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98BF0D" w14:textId="77777777" w:rsidR="000D3262" w:rsidRPr="00D86EDA" w:rsidRDefault="000D3262" w:rsidP="0009683A">
      <w:pPr>
        <w:spacing w:line="360" w:lineRule="auto"/>
        <w:jc w:val="both"/>
        <w:rPr>
          <w:rFonts w:ascii="Arial" w:hAnsi="Arial" w:cs="Arial"/>
          <w:b/>
          <w:bCs/>
          <w:sz w:val="72"/>
          <w:szCs w:val="72"/>
          <w:lang w:val="es-MX"/>
        </w:rPr>
      </w:pPr>
    </w:p>
    <w:p w14:paraId="53A66FDD" w14:textId="77777777" w:rsidR="00AF3EDB" w:rsidRPr="00D86EDA" w:rsidRDefault="00AF3EDB" w:rsidP="0009683A">
      <w:pPr>
        <w:spacing w:line="360" w:lineRule="auto"/>
        <w:jc w:val="both"/>
        <w:rPr>
          <w:rFonts w:ascii="Arial" w:hAnsi="Arial" w:cs="Arial"/>
          <w:b/>
          <w:bCs/>
          <w:sz w:val="72"/>
          <w:szCs w:val="72"/>
          <w:lang w:val="es-MX"/>
        </w:rPr>
      </w:pPr>
    </w:p>
    <w:p w14:paraId="22DB5C01" w14:textId="54EE3790" w:rsidR="000D3262" w:rsidRPr="00D86EDA" w:rsidRDefault="000D3262" w:rsidP="00D91184">
      <w:pPr>
        <w:spacing w:line="360" w:lineRule="auto"/>
        <w:jc w:val="center"/>
        <w:rPr>
          <w:rFonts w:ascii="Arial" w:hAnsi="Arial" w:cs="Arial"/>
          <w:b/>
          <w:bCs/>
          <w:sz w:val="72"/>
          <w:szCs w:val="72"/>
          <w:lang w:val="es-MX"/>
        </w:rPr>
      </w:pPr>
      <w:r w:rsidRPr="00D86EDA">
        <w:rPr>
          <w:rFonts w:ascii="Arial" w:hAnsi="Arial" w:cs="Arial"/>
          <w:b/>
          <w:bCs/>
          <w:sz w:val="72"/>
          <w:szCs w:val="72"/>
          <w:lang w:val="es-MX"/>
        </w:rPr>
        <w:t xml:space="preserve">Plataforma Integral de </w:t>
      </w:r>
      <w:r w:rsidR="55114E1E" w:rsidRPr="00D86EDA">
        <w:rPr>
          <w:rFonts w:ascii="Arial" w:hAnsi="Arial" w:cs="Arial"/>
          <w:b/>
          <w:bCs/>
          <w:sz w:val="72"/>
          <w:szCs w:val="72"/>
          <w:lang w:val="es-MX"/>
        </w:rPr>
        <w:t>G</w:t>
      </w:r>
      <w:r w:rsidRPr="00D86EDA">
        <w:rPr>
          <w:rFonts w:ascii="Arial" w:hAnsi="Arial" w:cs="Arial"/>
          <w:b/>
          <w:bCs/>
          <w:sz w:val="72"/>
          <w:szCs w:val="72"/>
          <w:lang w:val="es-MX"/>
        </w:rPr>
        <w:t xml:space="preserve">estión de </w:t>
      </w:r>
      <w:r w:rsidR="429871A5" w:rsidRPr="00D86EDA">
        <w:rPr>
          <w:rFonts w:ascii="Arial" w:hAnsi="Arial" w:cs="Arial"/>
          <w:b/>
          <w:bCs/>
          <w:sz w:val="72"/>
          <w:szCs w:val="72"/>
          <w:lang w:val="es-MX"/>
        </w:rPr>
        <w:t>C</w:t>
      </w:r>
      <w:r w:rsidRPr="00D86EDA">
        <w:rPr>
          <w:rFonts w:ascii="Arial" w:hAnsi="Arial" w:cs="Arial"/>
          <w:b/>
          <w:bCs/>
          <w:sz w:val="72"/>
          <w:szCs w:val="72"/>
          <w:lang w:val="es-MX"/>
        </w:rPr>
        <w:t xml:space="preserve">lientes y </w:t>
      </w:r>
      <w:r w:rsidR="38C8B968" w:rsidRPr="00D86EDA">
        <w:rPr>
          <w:rFonts w:ascii="Arial" w:hAnsi="Arial" w:cs="Arial"/>
          <w:b/>
          <w:bCs/>
          <w:sz w:val="72"/>
          <w:szCs w:val="72"/>
          <w:lang w:val="es-MX"/>
        </w:rPr>
        <w:t>Ó</w:t>
      </w:r>
      <w:r w:rsidR="00C67118" w:rsidRPr="00D86EDA">
        <w:rPr>
          <w:rFonts w:ascii="Arial" w:hAnsi="Arial" w:cs="Arial"/>
          <w:b/>
          <w:bCs/>
          <w:sz w:val="72"/>
          <w:szCs w:val="72"/>
          <w:lang w:val="es-MX"/>
        </w:rPr>
        <w:t>rdenes</w:t>
      </w:r>
      <w:r w:rsidRPr="00D86EDA">
        <w:rPr>
          <w:rFonts w:ascii="Arial" w:hAnsi="Arial" w:cs="Arial"/>
          <w:b/>
          <w:bCs/>
          <w:sz w:val="72"/>
          <w:szCs w:val="72"/>
          <w:lang w:val="es-MX"/>
        </w:rPr>
        <w:t xml:space="preserve"> de </w:t>
      </w:r>
      <w:r w:rsidR="4AF8D45C" w:rsidRPr="00D86EDA">
        <w:rPr>
          <w:rFonts w:ascii="Arial" w:hAnsi="Arial" w:cs="Arial"/>
          <w:b/>
          <w:bCs/>
          <w:sz w:val="72"/>
          <w:szCs w:val="72"/>
          <w:lang w:val="es-MX"/>
        </w:rPr>
        <w:t>T</w:t>
      </w:r>
      <w:r w:rsidRPr="00D86EDA">
        <w:rPr>
          <w:rFonts w:ascii="Arial" w:hAnsi="Arial" w:cs="Arial"/>
          <w:b/>
          <w:bCs/>
          <w:sz w:val="72"/>
          <w:szCs w:val="72"/>
          <w:lang w:val="es-MX"/>
        </w:rPr>
        <w:t>ransporte.</w:t>
      </w:r>
    </w:p>
    <w:p w14:paraId="25A37782" w14:textId="77777777" w:rsidR="00D91184" w:rsidRPr="00D86EDA" w:rsidRDefault="00D91184" w:rsidP="00D91184">
      <w:pPr>
        <w:spacing w:line="360" w:lineRule="auto"/>
        <w:jc w:val="center"/>
        <w:rPr>
          <w:rFonts w:ascii="Arial" w:hAnsi="Arial" w:cs="Arial"/>
          <w:lang w:val="es-MX"/>
        </w:rPr>
      </w:pPr>
    </w:p>
    <w:p w14:paraId="54655A72" w14:textId="77777777" w:rsidR="000D3262" w:rsidRPr="00D86EDA" w:rsidRDefault="000D3262" w:rsidP="0009683A">
      <w:pPr>
        <w:spacing w:line="360" w:lineRule="auto"/>
        <w:jc w:val="both"/>
        <w:rPr>
          <w:rFonts w:ascii="Arial" w:hAnsi="Arial" w:cs="Arial"/>
          <w:lang w:val="es-MX"/>
        </w:rPr>
      </w:pPr>
    </w:p>
    <w:p w14:paraId="46A1D9DC" w14:textId="77777777" w:rsidR="00234948" w:rsidRPr="00D86EDA" w:rsidRDefault="00234948" w:rsidP="0009683A">
      <w:pPr>
        <w:spacing w:line="360" w:lineRule="auto"/>
        <w:jc w:val="both"/>
        <w:rPr>
          <w:rFonts w:ascii="Arial" w:hAnsi="Arial" w:cs="Arial"/>
          <w:lang w:val="es-MX"/>
        </w:rPr>
      </w:pPr>
    </w:p>
    <w:p w14:paraId="21F4DD9E" w14:textId="77777777" w:rsidR="000D3262" w:rsidRPr="00D86EDA" w:rsidRDefault="000D3262" w:rsidP="0009683A">
      <w:pPr>
        <w:spacing w:line="360" w:lineRule="auto"/>
        <w:jc w:val="both"/>
        <w:rPr>
          <w:rFonts w:ascii="Arial" w:hAnsi="Arial" w:cs="Arial"/>
          <w:lang w:val="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25"/>
        <w:gridCol w:w="6423"/>
      </w:tblGrid>
      <w:tr w:rsidR="000D3262" w:rsidRPr="00D86EDA" w14:paraId="4AA2BD65" w14:textId="77777777">
        <w:tc>
          <w:tcPr>
            <w:tcW w:w="1980" w:type="dxa"/>
          </w:tcPr>
          <w:p w14:paraId="49E6B88F" w14:textId="77777777" w:rsidR="000D3262" w:rsidRPr="00D86EDA" w:rsidRDefault="000D3262" w:rsidP="0009683A">
            <w:pPr>
              <w:spacing w:line="360" w:lineRule="auto"/>
              <w:jc w:val="both"/>
              <w:rPr>
                <w:rFonts w:ascii="Arial" w:hAnsi="Arial" w:cs="Arial"/>
                <w:sz w:val="24"/>
                <w:szCs w:val="24"/>
                <w:lang w:val="es-MX"/>
              </w:rPr>
            </w:pPr>
            <w:r w:rsidRPr="7BB47E12">
              <w:rPr>
                <w:rFonts w:ascii="Arial" w:hAnsi="Arial" w:cs="Arial"/>
                <w:sz w:val="24"/>
                <w:szCs w:val="24"/>
                <w:lang w:val="es-MX"/>
              </w:rPr>
              <w:t>Integrantes</w:t>
            </w:r>
          </w:p>
        </w:tc>
        <w:tc>
          <w:tcPr>
            <w:tcW w:w="425" w:type="dxa"/>
          </w:tcPr>
          <w:p w14:paraId="33432EB3" w14:textId="77777777" w:rsidR="000D3262" w:rsidRPr="00D86EDA" w:rsidRDefault="000D3262" w:rsidP="0009683A">
            <w:pPr>
              <w:spacing w:line="360" w:lineRule="auto"/>
              <w:jc w:val="both"/>
              <w:rPr>
                <w:rFonts w:ascii="Arial" w:hAnsi="Arial" w:cs="Arial"/>
                <w:lang w:val="es-MX"/>
              </w:rPr>
            </w:pPr>
            <w:r w:rsidRPr="00D86EDA">
              <w:rPr>
                <w:rFonts w:ascii="Arial" w:hAnsi="Arial" w:cs="Arial"/>
                <w:lang w:val="es-MX"/>
              </w:rPr>
              <w:t>:</w:t>
            </w:r>
          </w:p>
        </w:tc>
        <w:tc>
          <w:tcPr>
            <w:tcW w:w="6423" w:type="dxa"/>
          </w:tcPr>
          <w:p w14:paraId="33636052" w14:textId="77777777" w:rsidR="000D3262" w:rsidRPr="00D86EDA" w:rsidRDefault="000D3262" w:rsidP="0009683A">
            <w:pPr>
              <w:spacing w:line="360" w:lineRule="auto"/>
              <w:jc w:val="both"/>
              <w:rPr>
                <w:rFonts w:ascii="Arial" w:hAnsi="Arial" w:cs="Arial"/>
                <w:sz w:val="24"/>
                <w:szCs w:val="24"/>
                <w:lang w:val="es-MX"/>
              </w:rPr>
            </w:pPr>
            <w:r w:rsidRPr="3B56D44A">
              <w:rPr>
                <w:rFonts w:ascii="Arial" w:hAnsi="Arial" w:cs="Arial"/>
                <w:sz w:val="24"/>
                <w:szCs w:val="24"/>
                <w:lang w:val="es-MX"/>
              </w:rPr>
              <w:t>Martín Hidalgo</w:t>
            </w:r>
          </w:p>
          <w:p w14:paraId="0672F4B9" w14:textId="77777777" w:rsidR="000D3262" w:rsidRPr="00D86EDA" w:rsidRDefault="000D3262" w:rsidP="0009683A">
            <w:pPr>
              <w:spacing w:line="360" w:lineRule="auto"/>
              <w:jc w:val="both"/>
              <w:rPr>
                <w:rFonts w:ascii="Arial" w:hAnsi="Arial" w:cs="Arial"/>
                <w:sz w:val="24"/>
                <w:szCs w:val="24"/>
                <w:lang w:val="es-MX"/>
              </w:rPr>
            </w:pPr>
            <w:r w:rsidRPr="3B56D44A">
              <w:rPr>
                <w:rFonts w:ascii="Arial" w:hAnsi="Arial" w:cs="Arial"/>
                <w:sz w:val="24"/>
                <w:szCs w:val="24"/>
                <w:lang w:val="es-MX"/>
              </w:rPr>
              <w:t>Jonatan Sandoval</w:t>
            </w:r>
          </w:p>
          <w:p w14:paraId="032302E6" w14:textId="77777777" w:rsidR="000D3262" w:rsidRPr="00D86EDA" w:rsidRDefault="000D3262" w:rsidP="0009683A">
            <w:pPr>
              <w:spacing w:line="360" w:lineRule="auto"/>
              <w:jc w:val="both"/>
              <w:rPr>
                <w:rFonts w:ascii="Arial" w:hAnsi="Arial" w:cs="Arial"/>
                <w:sz w:val="24"/>
                <w:szCs w:val="24"/>
                <w:lang w:val="es-MX"/>
              </w:rPr>
            </w:pPr>
            <w:r w:rsidRPr="3B56D44A">
              <w:rPr>
                <w:rFonts w:ascii="Arial" w:hAnsi="Arial" w:cs="Arial"/>
                <w:sz w:val="24"/>
                <w:szCs w:val="24"/>
                <w:lang w:val="es-MX"/>
              </w:rPr>
              <w:t>Vanessa Salazar</w:t>
            </w:r>
          </w:p>
          <w:p w14:paraId="7132F30A" w14:textId="77777777" w:rsidR="000D3262" w:rsidRPr="00D86EDA" w:rsidRDefault="000D3262" w:rsidP="0009683A">
            <w:pPr>
              <w:spacing w:line="360" w:lineRule="auto"/>
              <w:jc w:val="both"/>
              <w:rPr>
                <w:rFonts w:ascii="Arial" w:hAnsi="Arial" w:cs="Arial"/>
                <w:sz w:val="24"/>
                <w:szCs w:val="24"/>
                <w:lang w:val="es-MX"/>
              </w:rPr>
            </w:pPr>
          </w:p>
        </w:tc>
      </w:tr>
      <w:tr w:rsidR="000D3262" w:rsidRPr="00D86EDA" w14:paraId="1452EB2B" w14:textId="77777777">
        <w:tc>
          <w:tcPr>
            <w:tcW w:w="1980" w:type="dxa"/>
          </w:tcPr>
          <w:p w14:paraId="6048B8B6" w14:textId="77777777" w:rsidR="000D3262" w:rsidRPr="00D86EDA" w:rsidRDefault="000D3262" w:rsidP="0009683A">
            <w:pPr>
              <w:spacing w:line="360" w:lineRule="auto"/>
              <w:jc w:val="both"/>
              <w:rPr>
                <w:rFonts w:ascii="Arial" w:hAnsi="Arial" w:cs="Arial"/>
                <w:sz w:val="24"/>
                <w:szCs w:val="24"/>
                <w:lang w:val="es-MX"/>
              </w:rPr>
            </w:pPr>
            <w:r w:rsidRPr="7BB47E12">
              <w:rPr>
                <w:rFonts w:ascii="Arial" w:hAnsi="Arial" w:cs="Arial"/>
                <w:sz w:val="24"/>
                <w:szCs w:val="24"/>
                <w:lang w:val="es-MX"/>
              </w:rPr>
              <w:t>Carrera</w:t>
            </w:r>
          </w:p>
        </w:tc>
        <w:tc>
          <w:tcPr>
            <w:tcW w:w="425" w:type="dxa"/>
          </w:tcPr>
          <w:p w14:paraId="60E302F8" w14:textId="77777777" w:rsidR="000D3262" w:rsidRPr="00D86EDA" w:rsidRDefault="000D3262" w:rsidP="0009683A">
            <w:pPr>
              <w:spacing w:line="360" w:lineRule="auto"/>
              <w:jc w:val="both"/>
              <w:rPr>
                <w:rFonts w:ascii="Arial" w:hAnsi="Arial" w:cs="Arial"/>
                <w:lang w:val="es-MX"/>
              </w:rPr>
            </w:pPr>
            <w:r w:rsidRPr="00D86EDA">
              <w:rPr>
                <w:rFonts w:ascii="Arial" w:hAnsi="Arial" w:cs="Arial"/>
                <w:lang w:val="es-MX"/>
              </w:rPr>
              <w:t>:</w:t>
            </w:r>
          </w:p>
        </w:tc>
        <w:tc>
          <w:tcPr>
            <w:tcW w:w="6423" w:type="dxa"/>
          </w:tcPr>
          <w:p w14:paraId="7FF5D0A9" w14:textId="77777777" w:rsidR="000D3262" w:rsidRPr="00D86EDA" w:rsidRDefault="000D3262" w:rsidP="0009683A">
            <w:pPr>
              <w:spacing w:line="360" w:lineRule="auto"/>
              <w:jc w:val="both"/>
              <w:rPr>
                <w:rFonts w:ascii="Arial" w:hAnsi="Arial" w:cs="Arial"/>
                <w:sz w:val="24"/>
                <w:szCs w:val="24"/>
                <w:lang w:val="es-MX"/>
              </w:rPr>
            </w:pPr>
            <w:r w:rsidRPr="3B56D44A">
              <w:rPr>
                <w:rFonts w:ascii="Arial" w:hAnsi="Arial" w:cs="Arial"/>
                <w:sz w:val="24"/>
                <w:szCs w:val="24"/>
                <w:lang w:val="es-MX"/>
              </w:rPr>
              <w:t>Ingeniería en informática</w:t>
            </w:r>
          </w:p>
        </w:tc>
      </w:tr>
      <w:tr w:rsidR="000D3262" w:rsidRPr="00D86EDA" w14:paraId="46A7A5E0" w14:textId="77777777">
        <w:tc>
          <w:tcPr>
            <w:tcW w:w="1980" w:type="dxa"/>
          </w:tcPr>
          <w:p w14:paraId="4C148931" w14:textId="77777777" w:rsidR="000D3262" w:rsidRPr="00D86EDA" w:rsidRDefault="000D3262" w:rsidP="0009683A">
            <w:pPr>
              <w:spacing w:line="360" w:lineRule="auto"/>
              <w:jc w:val="both"/>
              <w:rPr>
                <w:rFonts w:ascii="Arial" w:hAnsi="Arial" w:cs="Arial"/>
                <w:sz w:val="24"/>
                <w:szCs w:val="24"/>
                <w:lang w:val="es-MX"/>
              </w:rPr>
            </w:pPr>
            <w:r w:rsidRPr="7BB47E12">
              <w:rPr>
                <w:rFonts w:ascii="Arial" w:hAnsi="Arial" w:cs="Arial"/>
                <w:sz w:val="24"/>
                <w:szCs w:val="24"/>
                <w:lang w:val="es-MX"/>
              </w:rPr>
              <w:t>Profesor</w:t>
            </w:r>
          </w:p>
        </w:tc>
        <w:tc>
          <w:tcPr>
            <w:tcW w:w="425" w:type="dxa"/>
          </w:tcPr>
          <w:p w14:paraId="4ADFFBF6" w14:textId="77777777" w:rsidR="000D3262" w:rsidRPr="00D86EDA" w:rsidRDefault="000D3262" w:rsidP="0009683A">
            <w:pPr>
              <w:spacing w:line="360" w:lineRule="auto"/>
              <w:jc w:val="both"/>
              <w:rPr>
                <w:rFonts w:ascii="Arial" w:hAnsi="Arial" w:cs="Arial"/>
                <w:lang w:val="es-MX"/>
              </w:rPr>
            </w:pPr>
            <w:r w:rsidRPr="00D86EDA">
              <w:rPr>
                <w:rFonts w:ascii="Arial" w:hAnsi="Arial" w:cs="Arial"/>
                <w:lang w:val="es-MX"/>
              </w:rPr>
              <w:t>:</w:t>
            </w:r>
          </w:p>
        </w:tc>
        <w:tc>
          <w:tcPr>
            <w:tcW w:w="6423" w:type="dxa"/>
          </w:tcPr>
          <w:p w14:paraId="0DD1DA12" w14:textId="12B19E3B" w:rsidR="000D3262" w:rsidRPr="00D86EDA" w:rsidRDefault="00890461" w:rsidP="0009683A">
            <w:pPr>
              <w:spacing w:line="360" w:lineRule="auto"/>
              <w:jc w:val="both"/>
              <w:rPr>
                <w:rFonts w:ascii="Arial" w:hAnsi="Arial" w:cs="Arial"/>
                <w:sz w:val="24"/>
                <w:szCs w:val="24"/>
                <w:lang w:val="es-MX"/>
              </w:rPr>
            </w:pPr>
            <w:r>
              <w:rPr>
                <w:rFonts w:ascii="Arial" w:hAnsi="Arial" w:cs="Arial"/>
                <w:sz w:val="24"/>
                <w:szCs w:val="24"/>
                <w:lang w:val="es-MX"/>
              </w:rPr>
              <w:t xml:space="preserve">Mg. </w:t>
            </w:r>
            <w:r w:rsidR="000D3262" w:rsidRPr="3B56D44A">
              <w:rPr>
                <w:rFonts w:ascii="Arial" w:hAnsi="Arial" w:cs="Arial"/>
                <w:sz w:val="24"/>
                <w:szCs w:val="24"/>
                <w:lang w:val="es-MX"/>
              </w:rPr>
              <w:t xml:space="preserve">Jonathan </w:t>
            </w:r>
            <w:r w:rsidR="520E25CC" w:rsidRPr="3B56D44A">
              <w:rPr>
                <w:rFonts w:ascii="Arial" w:hAnsi="Arial" w:cs="Arial"/>
                <w:sz w:val="24"/>
                <w:szCs w:val="24"/>
                <w:lang w:val="es-MX"/>
              </w:rPr>
              <w:t>López</w:t>
            </w:r>
            <w:r w:rsidR="000D3262" w:rsidRPr="3B56D44A">
              <w:rPr>
                <w:rFonts w:ascii="Arial" w:hAnsi="Arial" w:cs="Arial"/>
                <w:sz w:val="24"/>
                <w:szCs w:val="24"/>
                <w:lang w:val="es-MX"/>
              </w:rPr>
              <w:t xml:space="preserve"> Acevedo</w:t>
            </w:r>
          </w:p>
        </w:tc>
      </w:tr>
      <w:tr w:rsidR="000D3262" w:rsidRPr="00D86EDA" w14:paraId="6A0CA93A" w14:textId="77777777" w:rsidTr="00234948">
        <w:trPr>
          <w:trHeight w:val="95"/>
        </w:trPr>
        <w:tc>
          <w:tcPr>
            <w:tcW w:w="1980" w:type="dxa"/>
          </w:tcPr>
          <w:p w14:paraId="28936B34" w14:textId="77777777" w:rsidR="000D3262" w:rsidRPr="00D86EDA" w:rsidRDefault="000D3262" w:rsidP="00D235C5">
            <w:pPr>
              <w:spacing w:line="360" w:lineRule="auto"/>
              <w:rPr>
                <w:rFonts w:ascii="Arial" w:hAnsi="Arial" w:cs="Arial"/>
                <w:sz w:val="24"/>
                <w:szCs w:val="24"/>
                <w:lang w:val="es-MX"/>
              </w:rPr>
            </w:pPr>
            <w:r w:rsidRPr="7BB47E12">
              <w:rPr>
                <w:rFonts w:ascii="Arial" w:hAnsi="Arial" w:cs="Arial"/>
                <w:sz w:val="24"/>
                <w:szCs w:val="24"/>
                <w:lang w:val="es-MX"/>
              </w:rPr>
              <w:t>Fecha de entrega</w:t>
            </w:r>
          </w:p>
        </w:tc>
        <w:tc>
          <w:tcPr>
            <w:tcW w:w="425" w:type="dxa"/>
          </w:tcPr>
          <w:p w14:paraId="3A8461CA" w14:textId="77777777" w:rsidR="000D3262" w:rsidRPr="00D86EDA" w:rsidRDefault="000D3262" w:rsidP="0009683A">
            <w:pPr>
              <w:spacing w:line="360" w:lineRule="auto"/>
              <w:jc w:val="both"/>
              <w:rPr>
                <w:rFonts w:ascii="Arial" w:hAnsi="Arial" w:cs="Arial"/>
                <w:lang w:val="es-MX"/>
              </w:rPr>
            </w:pPr>
            <w:r w:rsidRPr="00D86EDA">
              <w:rPr>
                <w:rFonts w:ascii="Arial" w:hAnsi="Arial" w:cs="Arial"/>
                <w:lang w:val="es-MX"/>
              </w:rPr>
              <w:t>:</w:t>
            </w:r>
          </w:p>
        </w:tc>
        <w:tc>
          <w:tcPr>
            <w:tcW w:w="6423" w:type="dxa"/>
          </w:tcPr>
          <w:p w14:paraId="03A84932" w14:textId="77777777" w:rsidR="000D3262" w:rsidRPr="00D86EDA" w:rsidRDefault="000D3262" w:rsidP="0009683A">
            <w:pPr>
              <w:spacing w:line="360" w:lineRule="auto"/>
              <w:jc w:val="both"/>
              <w:rPr>
                <w:rFonts w:ascii="Arial" w:hAnsi="Arial" w:cs="Arial"/>
                <w:sz w:val="24"/>
                <w:szCs w:val="24"/>
                <w:lang w:val="es-MX"/>
              </w:rPr>
            </w:pPr>
            <w:r w:rsidRPr="3B56D44A">
              <w:rPr>
                <w:rFonts w:ascii="Arial" w:hAnsi="Arial" w:cs="Arial"/>
                <w:sz w:val="24"/>
                <w:szCs w:val="24"/>
                <w:lang w:val="es-MX"/>
              </w:rPr>
              <w:t>Diciembre 2024</w:t>
            </w:r>
          </w:p>
        </w:tc>
      </w:tr>
    </w:tbl>
    <w:sdt>
      <w:sdtPr>
        <w:rPr>
          <w:rFonts w:ascii="Arial" w:eastAsiaTheme="minorEastAsia" w:hAnsi="Arial" w:cs="Arial"/>
          <w:color w:val="auto"/>
          <w:kern w:val="2"/>
          <w:sz w:val="22"/>
          <w:szCs w:val="22"/>
          <w:lang w:eastAsia="en-US"/>
          <w14:ligatures w14:val="standardContextual"/>
        </w:rPr>
        <w:id w:val="1463333817"/>
        <w:docPartObj>
          <w:docPartGallery w:val="Table of Contents"/>
          <w:docPartUnique/>
        </w:docPartObj>
      </w:sdtPr>
      <w:sdtEndPr/>
      <w:sdtContent>
        <w:p w14:paraId="659CBAF2" w14:textId="78B4EC24" w:rsidR="00234948" w:rsidRPr="00D86EDA" w:rsidRDefault="00234948" w:rsidP="0009683A">
          <w:pPr>
            <w:pStyle w:val="TtuloTDC"/>
            <w:spacing w:line="360" w:lineRule="auto"/>
            <w:jc w:val="both"/>
            <w:rPr>
              <w:rFonts w:ascii="Arial" w:hAnsi="Arial" w:cs="Arial"/>
              <w:sz w:val="24"/>
              <w:szCs w:val="24"/>
            </w:rPr>
          </w:pPr>
          <w:r w:rsidRPr="00D86EDA">
            <w:rPr>
              <w:rFonts w:ascii="Arial" w:hAnsi="Arial" w:cs="Arial"/>
              <w:sz w:val="24"/>
              <w:szCs w:val="24"/>
              <w:lang w:val="es-ES"/>
            </w:rPr>
            <w:t>Contenido</w:t>
          </w:r>
        </w:p>
        <w:p w14:paraId="583E6F9A" w14:textId="5ACE6C18" w:rsidR="007B72FE" w:rsidRDefault="50633263">
          <w:pPr>
            <w:pStyle w:val="TDC1"/>
            <w:tabs>
              <w:tab w:val="right" w:leader="dot" w:pos="8828"/>
            </w:tabs>
            <w:rPr>
              <w:rFonts w:eastAsiaTheme="minorEastAsia"/>
              <w:noProof/>
              <w:sz w:val="24"/>
              <w:szCs w:val="24"/>
              <w:lang w:eastAsia="es-CL"/>
            </w:rPr>
          </w:pPr>
          <w:r w:rsidRPr="00D86EDA">
            <w:rPr>
              <w:rFonts w:ascii="Arial" w:hAnsi="Arial" w:cs="Arial"/>
            </w:rPr>
            <w:fldChar w:fldCharType="begin"/>
          </w:r>
          <w:r w:rsidR="45287ADF" w:rsidRPr="00D86EDA">
            <w:rPr>
              <w:rFonts w:ascii="Arial" w:hAnsi="Arial" w:cs="Arial"/>
            </w:rPr>
            <w:instrText>TOC \o "1-3" \z \u \h</w:instrText>
          </w:r>
          <w:r w:rsidRPr="00D86EDA">
            <w:rPr>
              <w:rFonts w:ascii="Arial" w:hAnsi="Arial" w:cs="Arial"/>
            </w:rPr>
            <w:fldChar w:fldCharType="separate"/>
          </w:r>
          <w:hyperlink w:anchor="_Toc184323752" w:history="1">
            <w:r w:rsidR="007B72FE" w:rsidRPr="00436CD5">
              <w:rPr>
                <w:rStyle w:val="Hipervnculo"/>
                <w:rFonts w:cs="Arial"/>
                <w:noProof/>
              </w:rPr>
              <w:t>Resumen ejecutivo (español).</w:t>
            </w:r>
            <w:r w:rsidR="007B72FE">
              <w:rPr>
                <w:noProof/>
                <w:webHidden/>
              </w:rPr>
              <w:tab/>
            </w:r>
            <w:r w:rsidR="007B72FE">
              <w:rPr>
                <w:noProof/>
                <w:webHidden/>
              </w:rPr>
              <w:fldChar w:fldCharType="begin"/>
            </w:r>
            <w:r w:rsidR="007B72FE">
              <w:rPr>
                <w:noProof/>
                <w:webHidden/>
              </w:rPr>
              <w:instrText xml:space="preserve"> PAGEREF _Toc184323752 \h </w:instrText>
            </w:r>
            <w:r w:rsidR="007B72FE">
              <w:rPr>
                <w:noProof/>
                <w:webHidden/>
              </w:rPr>
            </w:r>
            <w:r w:rsidR="007B72FE">
              <w:rPr>
                <w:noProof/>
                <w:webHidden/>
              </w:rPr>
              <w:fldChar w:fldCharType="separate"/>
            </w:r>
            <w:r w:rsidR="007B72FE">
              <w:rPr>
                <w:noProof/>
                <w:webHidden/>
              </w:rPr>
              <w:t>7</w:t>
            </w:r>
            <w:r w:rsidR="007B72FE">
              <w:rPr>
                <w:noProof/>
                <w:webHidden/>
              </w:rPr>
              <w:fldChar w:fldCharType="end"/>
            </w:r>
          </w:hyperlink>
        </w:p>
        <w:p w14:paraId="6E4C5D8E" w14:textId="1F50F9AF" w:rsidR="007B72FE" w:rsidRDefault="007B72FE">
          <w:pPr>
            <w:pStyle w:val="TDC1"/>
            <w:tabs>
              <w:tab w:val="right" w:leader="dot" w:pos="8828"/>
            </w:tabs>
            <w:rPr>
              <w:rFonts w:eastAsiaTheme="minorEastAsia"/>
              <w:noProof/>
              <w:sz w:val="24"/>
              <w:szCs w:val="24"/>
              <w:lang w:eastAsia="es-CL"/>
            </w:rPr>
          </w:pPr>
          <w:hyperlink w:anchor="_Toc184323753" w:history="1">
            <w:r w:rsidRPr="00436CD5">
              <w:rPr>
                <w:rStyle w:val="Hipervnculo"/>
                <w:rFonts w:cs="Arial"/>
                <w:noProof/>
              </w:rPr>
              <w:t>Introducción.</w:t>
            </w:r>
            <w:r>
              <w:rPr>
                <w:noProof/>
                <w:webHidden/>
              </w:rPr>
              <w:tab/>
            </w:r>
            <w:r>
              <w:rPr>
                <w:noProof/>
                <w:webHidden/>
              </w:rPr>
              <w:fldChar w:fldCharType="begin"/>
            </w:r>
            <w:r>
              <w:rPr>
                <w:noProof/>
                <w:webHidden/>
              </w:rPr>
              <w:instrText xml:space="preserve"> PAGEREF _Toc184323753 \h </w:instrText>
            </w:r>
            <w:r>
              <w:rPr>
                <w:noProof/>
                <w:webHidden/>
              </w:rPr>
            </w:r>
            <w:r>
              <w:rPr>
                <w:noProof/>
                <w:webHidden/>
              </w:rPr>
              <w:fldChar w:fldCharType="separate"/>
            </w:r>
            <w:r>
              <w:rPr>
                <w:noProof/>
                <w:webHidden/>
              </w:rPr>
              <w:t>8</w:t>
            </w:r>
            <w:r>
              <w:rPr>
                <w:noProof/>
                <w:webHidden/>
              </w:rPr>
              <w:fldChar w:fldCharType="end"/>
            </w:r>
          </w:hyperlink>
        </w:p>
        <w:p w14:paraId="02ADFF09" w14:textId="0F96A6A2" w:rsidR="007B72FE" w:rsidRDefault="007B72FE">
          <w:pPr>
            <w:pStyle w:val="TDC1"/>
            <w:tabs>
              <w:tab w:val="right" w:leader="dot" w:pos="8828"/>
            </w:tabs>
            <w:rPr>
              <w:rFonts w:eastAsiaTheme="minorEastAsia"/>
              <w:noProof/>
              <w:sz w:val="24"/>
              <w:szCs w:val="24"/>
              <w:lang w:eastAsia="es-CL"/>
            </w:rPr>
          </w:pPr>
          <w:hyperlink w:anchor="_Toc184323754" w:history="1">
            <w:r w:rsidRPr="00436CD5">
              <w:rPr>
                <w:rStyle w:val="Hipervnculo"/>
                <w:rFonts w:cs="Arial"/>
                <w:noProof/>
              </w:rPr>
              <w:t>Descripción del problema.</w:t>
            </w:r>
            <w:r>
              <w:rPr>
                <w:noProof/>
                <w:webHidden/>
              </w:rPr>
              <w:tab/>
            </w:r>
            <w:r>
              <w:rPr>
                <w:noProof/>
                <w:webHidden/>
              </w:rPr>
              <w:fldChar w:fldCharType="begin"/>
            </w:r>
            <w:r>
              <w:rPr>
                <w:noProof/>
                <w:webHidden/>
              </w:rPr>
              <w:instrText xml:space="preserve"> PAGEREF _Toc184323754 \h </w:instrText>
            </w:r>
            <w:r>
              <w:rPr>
                <w:noProof/>
                <w:webHidden/>
              </w:rPr>
            </w:r>
            <w:r>
              <w:rPr>
                <w:noProof/>
                <w:webHidden/>
              </w:rPr>
              <w:fldChar w:fldCharType="separate"/>
            </w:r>
            <w:r>
              <w:rPr>
                <w:noProof/>
                <w:webHidden/>
              </w:rPr>
              <w:t>9</w:t>
            </w:r>
            <w:r>
              <w:rPr>
                <w:noProof/>
                <w:webHidden/>
              </w:rPr>
              <w:fldChar w:fldCharType="end"/>
            </w:r>
          </w:hyperlink>
        </w:p>
        <w:p w14:paraId="681DA5DA" w14:textId="5DFBFDB4" w:rsidR="007B72FE" w:rsidRDefault="007B72FE">
          <w:pPr>
            <w:pStyle w:val="TDC2"/>
            <w:tabs>
              <w:tab w:val="right" w:leader="dot" w:pos="8828"/>
            </w:tabs>
            <w:rPr>
              <w:rFonts w:eastAsiaTheme="minorEastAsia"/>
              <w:noProof/>
              <w:sz w:val="24"/>
              <w:szCs w:val="24"/>
              <w:lang w:eastAsia="es-CL"/>
            </w:rPr>
          </w:pPr>
          <w:hyperlink w:anchor="_Toc184323755" w:history="1">
            <w:r w:rsidRPr="00436CD5">
              <w:rPr>
                <w:rStyle w:val="Hipervnculo"/>
                <w:rFonts w:cs="Arial"/>
                <w:noProof/>
              </w:rPr>
              <w:t>Flujo actual SetraLog</w:t>
            </w:r>
            <w:r>
              <w:rPr>
                <w:noProof/>
                <w:webHidden/>
              </w:rPr>
              <w:tab/>
            </w:r>
            <w:r>
              <w:rPr>
                <w:noProof/>
                <w:webHidden/>
              </w:rPr>
              <w:fldChar w:fldCharType="begin"/>
            </w:r>
            <w:r>
              <w:rPr>
                <w:noProof/>
                <w:webHidden/>
              </w:rPr>
              <w:instrText xml:space="preserve"> PAGEREF _Toc184323755 \h </w:instrText>
            </w:r>
            <w:r>
              <w:rPr>
                <w:noProof/>
                <w:webHidden/>
              </w:rPr>
            </w:r>
            <w:r>
              <w:rPr>
                <w:noProof/>
                <w:webHidden/>
              </w:rPr>
              <w:fldChar w:fldCharType="separate"/>
            </w:r>
            <w:r>
              <w:rPr>
                <w:noProof/>
                <w:webHidden/>
              </w:rPr>
              <w:t>10</w:t>
            </w:r>
            <w:r>
              <w:rPr>
                <w:noProof/>
                <w:webHidden/>
              </w:rPr>
              <w:fldChar w:fldCharType="end"/>
            </w:r>
          </w:hyperlink>
        </w:p>
        <w:p w14:paraId="54709522" w14:textId="3A0AF78B" w:rsidR="007B72FE" w:rsidRDefault="007B72FE">
          <w:pPr>
            <w:pStyle w:val="TDC1"/>
            <w:tabs>
              <w:tab w:val="right" w:leader="dot" w:pos="8828"/>
            </w:tabs>
            <w:rPr>
              <w:rFonts w:eastAsiaTheme="minorEastAsia"/>
              <w:noProof/>
              <w:sz w:val="24"/>
              <w:szCs w:val="24"/>
              <w:lang w:eastAsia="es-CL"/>
            </w:rPr>
          </w:pPr>
          <w:hyperlink w:anchor="_Toc184323756" w:history="1">
            <w:r w:rsidRPr="00436CD5">
              <w:rPr>
                <w:rStyle w:val="Hipervnculo"/>
                <w:rFonts w:cs="Arial"/>
                <w:noProof/>
              </w:rPr>
              <w:t>Solución al problema.</w:t>
            </w:r>
            <w:r>
              <w:rPr>
                <w:noProof/>
                <w:webHidden/>
              </w:rPr>
              <w:tab/>
            </w:r>
            <w:r>
              <w:rPr>
                <w:noProof/>
                <w:webHidden/>
              </w:rPr>
              <w:fldChar w:fldCharType="begin"/>
            </w:r>
            <w:r>
              <w:rPr>
                <w:noProof/>
                <w:webHidden/>
              </w:rPr>
              <w:instrText xml:space="preserve"> PAGEREF _Toc184323756 \h </w:instrText>
            </w:r>
            <w:r>
              <w:rPr>
                <w:noProof/>
                <w:webHidden/>
              </w:rPr>
            </w:r>
            <w:r>
              <w:rPr>
                <w:noProof/>
                <w:webHidden/>
              </w:rPr>
              <w:fldChar w:fldCharType="separate"/>
            </w:r>
            <w:r>
              <w:rPr>
                <w:noProof/>
                <w:webHidden/>
              </w:rPr>
              <w:t>11</w:t>
            </w:r>
            <w:r>
              <w:rPr>
                <w:noProof/>
                <w:webHidden/>
              </w:rPr>
              <w:fldChar w:fldCharType="end"/>
            </w:r>
          </w:hyperlink>
        </w:p>
        <w:p w14:paraId="7E160A45" w14:textId="5FEEACC6" w:rsidR="007B72FE" w:rsidRDefault="007B72FE">
          <w:pPr>
            <w:pStyle w:val="TDC1"/>
            <w:tabs>
              <w:tab w:val="right" w:leader="dot" w:pos="8828"/>
            </w:tabs>
            <w:rPr>
              <w:rFonts w:eastAsiaTheme="minorEastAsia"/>
              <w:noProof/>
              <w:sz w:val="24"/>
              <w:szCs w:val="24"/>
              <w:lang w:eastAsia="es-CL"/>
            </w:rPr>
          </w:pPr>
          <w:hyperlink w:anchor="_Toc184323757" w:history="1">
            <w:r w:rsidRPr="00436CD5">
              <w:rPr>
                <w:rStyle w:val="Hipervnculo"/>
                <w:rFonts w:cs="Arial"/>
                <w:noProof/>
              </w:rPr>
              <w:t>Objetivo general.</w:t>
            </w:r>
            <w:r>
              <w:rPr>
                <w:noProof/>
                <w:webHidden/>
              </w:rPr>
              <w:tab/>
            </w:r>
            <w:r>
              <w:rPr>
                <w:noProof/>
                <w:webHidden/>
              </w:rPr>
              <w:fldChar w:fldCharType="begin"/>
            </w:r>
            <w:r>
              <w:rPr>
                <w:noProof/>
                <w:webHidden/>
              </w:rPr>
              <w:instrText xml:space="preserve"> PAGEREF _Toc184323757 \h </w:instrText>
            </w:r>
            <w:r>
              <w:rPr>
                <w:noProof/>
                <w:webHidden/>
              </w:rPr>
            </w:r>
            <w:r>
              <w:rPr>
                <w:noProof/>
                <w:webHidden/>
              </w:rPr>
              <w:fldChar w:fldCharType="separate"/>
            </w:r>
            <w:r>
              <w:rPr>
                <w:noProof/>
                <w:webHidden/>
              </w:rPr>
              <w:t>14</w:t>
            </w:r>
            <w:r>
              <w:rPr>
                <w:noProof/>
                <w:webHidden/>
              </w:rPr>
              <w:fldChar w:fldCharType="end"/>
            </w:r>
          </w:hyperlink>
        </w:p>
        <w:p w14:paraId="2E94FFDD" w14:textId="3C5DE760" w:rsidR="007B72FE" w:rsidRDefault="007B72FE">
          <w:pPr>
            <w:pStyle w:val="TDC1"/>
            <w:tabs>
              <w:tab w:val="right" w:leader="dot" w:pos="8828"/>
            </w:tabs>
            <w:rPr>
              <w:rFonts w:eastAsiaTheme="minorEastAsia"/>
              <w:noProof/>
              <w:sz w:val="24"/>
              <w:szCs w:val="24"/>
              <w:lang w:eastAsia="es-CL"/>
            </w:rPr>
          </w:pPr>
          <w:hyperlink w:anchor="_Toc184323758" w:history="1">
            <w:r w:rsidRPr="00436CD5">
              <w:rPr>
                <w:rStyle w:val="Hipervnculo"/>
                <w:rFonts w:cs="Arial"/>
                <w:noProof/>
              </w:rPr>
              <w:t>Objetivos específicos.</w:t>
            </w:r>
            <w:r>
              <w:rPr>
                <w:noProof/>
                <w:webHidden/>
              </w:rPr>
              <w:tab/>
            </w:r>
            <w:r>
              <w:rPr>
                <w:noProof/>
                <w:webHidden/>
              </w:rPr>
              <w:fldChar w:fldCharType="begin"/>
            </w:r>
            <w:r>
              <w:rPr>
                <w:noProof/>
                <w:webHidden/>
              </w:rPr>
              <w:instrText xml:space="preserve"> PAGEREF _Toc184323758 \h </w:instrText>
            </w:r>
            <w:r>
              <w:rPr>
                <w:noProof/>
                <w:webHidden/>
              </w:rPr>
            </w:r>
            <w:r>
              <w:rPr>
                <w:noProof/>
                <w:webHidden/>
              </w:rPr>
              <w:fldChar w:fldCharType="separate"/>
            </w:r>
            <w:r>
              <w:rPr>
                <w:noProof/>
                <w:webHidden/>
              </w:rPr>
              <w:t>14</w:t>
            </w:r>
            <w:r>
              <w:rPr>
                <w:noProof/>
                <w:webHidden/>
              </w:rPr>
              <w:fldChar w:fldCharType="end"/>
            </w:r>
          </w:hyperlink>
        </w:p>
        <w:p w14:paraId="2528926F" w14:textId="6EF01EA8" w:rsidR="007B72FE" w:rsidRDefault="007B72FE">
          <w:pPr>
            <w:pStyle w:val="TDC1"/>
            <w:tabs>
              <w:tab w:val="right" w:leader="dot" w:pos="8828"/>
            </w:tabs>
            <w:rPr>
              <w:rFonts w:eastAsiaTheme="minorEastAsia"/>
              <w:noProof/>
              <w:sz w:val="24"/>
              <w:szCs w:val="24"/>
              <w:lang w:eastAsia="es-CL"/>
            </w:rPr>
          </w:pPr>
          <w:hyperlink w:anchor="_Toc184323759" w:history="1">
            <w:r w:rsidRPr="00436CD5">
              <w:rPr>
                <w:rStyle w:val="Hipervnculo"/>
                <w:rFonts w:cs="Arial"/>
                <w:noProof/>
              </w:rPr>
              <w:t>Competencias del perfil de egreso.</w:t>
            </w:r>
            <w:r>
              <w:rPr>
                <w:noProof/>
                <w:webHidden/>
              </w:rPr>
              <w:tab/>
            </w:r>
            <w:r>
              <w:rPr>
                <w:noProof/>
                <w:webHidden/>
              </w:rPr>
              <w:fldChar w:fldCharType="begin"/>
            </w:r>
            <w:r>
              <w:rPr>
                <w:noProof/>
                <w:webHidden/>
              </w:rPr>
              <w:instrText xml:space="preserve"> PAGEREF _Toc184323759 \h </w:instrText>
            </w:r>
            <w:r>
              <w:rPr>
                <w:noProof/>
                <w:webHidden/>
              </w:rPr>
            </w:r>
            <w:r>
              <w:rPr>
                <w:noProof/>
                <w:webHidden/>
              </w:rPr>
              <w:fldChar w:fldCharType="separate"/>
            </w:r>
            <w:r>
              <w:rPr>
                <w:noProof/>
                <w:webHidden/>
              </w:rPr>
              <w:t>16</w:t>
            </w:r>
            <w:r>
              <w:rPr>
                <w:noProof/>
                <w:webHidden/>
              </w:rPr>
              <w:fldChar w:fldCharType="end"/>
            </w:r>
          </w:hyperlink>
        </w:p>
        <w:p w14:paraId="20867B4D" w14:textId="5E206E22" w:rsidR="007B72FE" w:rsidRDefault="007B72FE">
          <w:pPr>
            <w:pStyle w:val="TDC1"/>
            <w:tabs>
              <w:tab w:val="right" w:leader="dot" w:pos="8828"/>
            </w:tabs>
            <w:rPr>
              <w:rFonts w:eastAsiaTheme="minorEastAsia"/>
              <w:noProof/>
              <w:sz w:val="24"/>
              <w:szCs w:val="24"/>
              <w:lang w:eastAsia="es-CL"/>
            </w:rPr>
          </w:pPr>
          <w:hyperlink w:anchor="_Toc184323760" w:history="1">
            <w:r w:rsidRPr="00436CD5">
              <w:rPr>
                <w:rStyle w:val="Hipervnculo"/>
                <w:rFonts w:cs="Arial"/>
                <w:noProof/>
              </w:rPr>
              <w:t>Acta de constitución de proyecto.</w:t>
            </w:r>
            <w:r>
              <w:rPr>
                <w:noProof/>
                <w:webHidden/>
              </w:rPr>
              <w:tab/>
            </w:r>
            <w:r>
              <w:rPr>
                <w:noProof/>
                <w:webHidden/>
              </w:rPr>
              <w:fldChar w:fldCharType="begin"/>
            </w:r>
            <w:r>
              <w:rPr>
                <w:noProof/>
                <w:webHidden/>
              </w:rPr>
              <w:instrText xml:space="preserve"> PAGEREF _Toc184323760 \h </w:instrText>
            </w:r>
            <w:r>
              <w:rPr>
                <w:noProof/>
                <w:webHidden/>
              </w:rPr>
            </w:r>
            <w:r>
              <w:rPr>
                <w:noProof/>
                <w:webHidden/>
              </w:rPr>
              <w:fldChar w:fldCharType="separate"/>
            </w:r>
            <w:r>
              <w:rPr>
                <w:noProof/>
                <w:webHidden/>
              </w:rPr>
              <w:t>17</w:t>
            </w:r>
            <w:r>
              <w:rPr>
                <w:noProof/>
                <w:webHidden/>
              </w:rPr>
              <w:fldChar w:fldCharType="end"/>
            </w:r>
          </w:hyperlink>
        </w:p>
        <w:p w14:paraId="6234FDAE" w14:textId="01543476" w:rsidR="007B72FE" w:rsidRDefault="007B72FE">
          <w:pPr>
            <w:pStyle w:val="TDC2"/>
            <w:tabs>
              <w:tab w:val="right" w:leader="dot" w:pos="8828"/>
            </w:tabs>
            <w:rPr>
              <w:rFonts w:eastAsiaTheme="minorEastAsia"/>
              <w:noProof/>
              <w:sz w:val="24"/>
              <w:szCs w:val="24"/>
              <w:lang w:eastAsia="es-CL"/>
            </w:rPr>
          </w:pPr>
          <w:hyperlink w:anchor="_Toc184323761" w:history="1">
            <w:r w:rsidRPr="00436CD5">
              <w:rPr>
                <w:rStyle w:val="Hipervnculo"/>
                <w:rFonts w:ascii="Arial" w:hAnsi="Arial" w:cs="Arial"/>
                <w:noProof/>
              </w:rPr>
              <w:t>Información general</w:t>
            </w:r>
            <w:r>
              <w:rPr>
                <w:noProof/>
                <w:webHidden/>
              </w:rPr>
              <w:tab/>
            </w:r>
            <w:r>
              <w:rPr>
                <w:noProof/>
                <w:webHidden/>
              </w:rPr>
              <w:fldChar w:fldCharType="begin"/>
            </w:r>
            <w:r>
              <w:rPr>
                <w:noProof/>
                <w:webHidden/>
              </w:rPr>
              <w:instrText xml:space="preserve"> PAGEREF _Toc184323761 \h </w:instrText>
            </w:r>
            <w:r>
              <w:rPr>
                <w:noProof/>
                <w:webHidden/>
              </w:rPr>
            </w:r>
            <w:r>
              <w:rPr>
                <w:noProof/>
                <w:webHidden/>
              </w:rPr>
              <w:fldChar w:fldCharType="separate"/>
            </w:r>
            <w:r>
              <w:rPr>
                <w:noProof/>
                <w:webHidden/>
              </w:rPr>
              <w:t>17</w:t>
            </w:r>
            <w:r>
              <w:rPr>
                <w:noProof/>
                <w:webHidden/>
              </w:rPr>
              <w:fldChar w:fldCharType="end"/>
            </w:r>
          </w:hyperlink>
        </w:p>
        <w:p w14:paraId="25F4EBB5" w14:textId="38A46AE4" w:rsidR="007B72FE" w:rsidRDefault="007B72FE">
          <w:pPr>
            <w:pStyle w:val="TDC2"/>
            <w:tabs>
              <w:tab w:val="right" w:leader="dot" w:pos="8828"/>
            </w:tabs>
            <w:rPr>
              <w:rFonts w:eastAsiaTheme="minorEastAsia"/>
              <w:noProof/>
              <w:sz w:val="24"/>
              <w:szCs w:val="24"/>
              <w:lang w:eastAsia="es-CL"/>
            </w:rPr>
          </w:pPr>
          <w:hyperlink w:anchor="_Toc184323762" w:history="1">
            <w:r w:rsidRPr="00436CD5">
              <w:rPr>
                <w:rStyle w:val="Hipervnculo"/>
                <w:rFonts w:ascii="Arial" w:hAnsi="Arial" w:cs="Arial"/>
                <w:noProof/>
              </w:rPr>
              <w:t>Propósito del Proyecto</w:t>
            </w:r>
            <w:r>
              <w:rPr>
                <w:noProof/>
                <w:webHidden/>
              </w:rPr>
              <w:tab/>
            </w:r>
            <w:r>
              <w:rPr>
                <w:noProof/>
                <w:webHidden/>
              </w:rPr>
              <w:fldChar w:fldCharType="begin"/>
            </w:r>
            <w:r>
              <w:rPr>
                <w:noProof/>
                <w:webHidden/>
              </w:rPr>
              <w:instrText xml:space="preserve"> PAGEREF _Toc184323762 \h </w:instrText>
            </w:r>
            <w:r>
              <w:rPr>
                <w:noProof/>
                <w:webHidden/>
              </w:rPr>
            </w:r>
            <w:r>
              <w:rPr>
                <w:noProof/>
                <w:webHidden/>
              </w:rPr>
              <w:fldChar w:fldCharType="separate"/>
            </w:r>
            <w:r>
              <w:rPr>
                <w:noProof/>
                <w:webHidden/>
              </w:rPr>
              <w:t>17</w:t>
            </w:r>
            <w:r>
              <w:rPr>
                <w:noProof/>
                <w:webHidden/>
              </w:rPr>
              <w:fldChar w:fldCharType="end"/>
            </w:r>
          </w:hyperlink>
        </w:p>
        <w:p w14:paraId="40033D05" w14:textId="4C329AC2" w:rsidR="007B72FE" w:rsidRDefault="007B72FE">
          <w:pPr>
            <w:pStyle w:val="TDC2"/>
            <w:tabs>
              <w:tab w:val="right" w:leader="dot" w:pos="8828"/>
            </w:tabs>
            <w:rPr>
              <w:rFonts w:eastAsiaTheme="minorEastAsia"/>
              <w:noProof/>
              <w:sz w:val="24"/>
              <w:szCs w:val="24"/>
              <w:lang w:eastAsia="es-CL"/>
            </w:rPr>
          </w:pPr>
          <w:hyperlink w:anchor="_Toc184323763" w:history="1">
            <w:r w:rsidRPr="00436CD5">
              <w:rPr>
                <w:rStyle w:val="Hipervnculo"/>
                <w:rFonts w:ascii="Arial" w:hAnsi="Arial" w:cs="Arial"/>
                <w:noProof/>
              </w:rPr>
              <w:t>Aprobaciones</w:t>
            </w:r>
            <w:r>
              <w:rPr>
                <w:noProof/>
                <w:webHidden/>
              </w:rPr>
              <w:tab/>
            </w:r>
            <w:r>
              <w:rPr>
                <w:noProof/>
                <w:webHidden/>
              </w:rPr>
              <w:fldChar w:fldCharType="begin"/>
            </w:r>
            <w:r>
              <w:rPr>
                <w:noProof/>
                <w:webHidden/>
              </w:rPr>
              <w:instrText xml:space="preserve"> PAGEREF _Toc184323763 \h </w:instrText>
            </w:r>
            <w:r>
              <w:rPr>
                <w:noProof/>
                <w:webHidden/>
              </w:rPr>
            </w:r>
            <w:r>
              <w:rPr>
                <w:noProof/>
                <w:webHidden/>
              </w:rPr>
              <w:fldChar w:fldCharType="separate"/>
            </w:r>
            <w:r>
              <w:rPr>
                <w:noProof/>
                <w:webHidden/>
              </w:rPr>
              <w:t>22</w:t>
            </w:r>
            <w:r>
              <w:rPr>
                <w:noProof/>
                <w:webHidden/>
              </w:rPr>
              <w:fldChar w:fldCharType="end"/>
            </w:r>
          </w:hyperlink>
        </w:p>
        <w:p w14:paraId="5748C07B" w14:textId="0D22EF90" w:rsidR="007B72FE" w:rsidRDefault="007B72FE">
          <w:pPr>
            <w:pStyle w:val="TDC1"/>
            <w:tabs>
              <w:tab w:val="right" w:leader="dot" w:pos="8828"/>
            </w:tabs>
            <w:rPr>
              <w:rFonts w:eastAsiaTheme="minorEastAsia"/>
              <w:noProof/>
              <w:sz w:val="24"/>
              <w:szCs w:val="24"/>
              <w:lang w:eastAsia="es-CL"/>
            </w:rPr>
          </w:pPr>
          <w:hyperlink w:anchor="_Toc184323764" w:history="1">
            <w:r w:rsidRPr="00436CD5">
              <w:rPr>
                <w:rStyle w:val="Hipervnculo"/>
                <w:rFonts w:cs="Arial"/>
                <w:noProof/>
              </w:rPr>
              <w:t>Asignación de roles.</w:t>
            </w:r>
            <w:r>
              <w:rPr>
                <w:noProof/>
                <w:webHidden/>
              </w:rPr>
              <w:tab/>
            </w:r>
            <w:r>
              <w:rPr>
                <w:noProof/>
                <w:webHidden/>
              </w:rPr>
              <w:fldChar w:fldCharType="begin"/>
            </w:r>
            <w:r>
              <w:rPr>
                <w:noProof/>
                <w:webHidden/>
              </w:rPr>
              <w:instrText xml:space="preserve"> PAGEREF _Toc184323764 \h </w:instrText>
            </w:r>
            <w:r>
              <w:rPr>
                <w:noProof/>
                <w:webHidden/>
              </w:rPr>
            </w:r>
            <w:r>
              <w:rPr>
                <w:noProof/>
                <w:webHidden/>
              </w:rPr>
              <w:fldChar w:fldCharType="separate"/>
            </w:r>
            <w:r>
              <w:rPr>
                <w:noProof/>
                <w:webHidden/>
              </w:rPr>
              <w:t>22</w:t>
            </w:r>
            <w:r>
              <w:rPr>
                <w:noProof/>
                <w:webHidden/>
              </w:rPr>
              <w:fldChar w:fldCharType="end"/>
            </w:r>
          </w:hyperlink>
        </w:p>
        <w:p w14:paraId="1D0D1C75" w14:textId="138232D3" w:rsidR="007B72FE" w:rsidRDefault="007B72FE">
          <w:pPr>
            <w:pStyle w:val="TDC2"/>
            <w:tabs>
              <w:tab w:val="right" w:leader="dot" w:pos="8828"/>
            </w:tabs>
            <w:rPr>
              <w:rFonts w:eastAsiaTheme="minorEastAsia"/>
              <w:noProof/>
              <w:sz w:val="24"/>
              <w:szCs w:val="24"/>
              <w:lang w:eastAsia="es-CL"/>
            </w:rPr>
          </w:pPr>
          <w:hyperlink w:anchor="_Toc184323765" w:history="1">
            <w:r w:rsidRPr="00436CD5">
              <w:rPr>
                <w:rStyle w:val="Hipervnculo"/>
                <w:rFonts w:cs="Arial"/>
                <w:noProof/>
                <w:lang w:val="es-419"/>
              </w:rPr>
              <w:t>Roles en el proyecto.</w:t>
            </w:r>
            <w:r>
              <w:rPr>
                <w:noProof/>
                <w:webHidden/>
              </w:rPr>
              <w:tab/>
            </w:r>
            <w:r>
              <w:rPr>
                <w:noProof/>
                <w:webHidden/>
              </w:rPr>
              <w:fldChar w:fldCharType="begin"/>
            </w:r>
            <w:r>
              <w:rPr>
                <w:noProof/>
                <w:webHidden/>
              </w:rPr>
              <w:instrText xml:space="preserve"> PAGEREF _Toc184323765 \h </w:instrText>
            </w:r>
            <w:r>
              <w:rPr>
                <w:noProof/>
                <w:webHidden/>
              </w:rPr>
            </w:r>
            <w:r>
              <w:rPr>
                <w:noProof/>
                <w:webHidden/>
              </w:rPr>
              <w:fldChar w:fldCharType="separate"/>
            </w:r>
            <w:r>
              <w:rPr>
                <w:noProof/>
                <w:webHidden/>
              </w:rPr>
              <w:t>22</w:t>
            </w:r>
            <w:r>
              <w:rPr>
                <w:noProof/>
                <w:webHidden/>
              </w:rPr>
              <w:fldChar w:fldCharType="end"/>
            </w:r>
          </w:hyperlink>
        </w:p>
        <w:p w14:paraId="1B096BF4" w14:textId="34621558" w:rsidR="007B72FE" w:rsidRDefault="007B72FE">
          <w:pPr>
            <w:pStyle w:val="TDC2"/>
            <w:tabs>
              <w:tab w:val="right" w:leader="dot" w:pos="8828"/>
            </w:tabs>
            <w:rPr>
              <w:rFonts w:eastAsiaTheme="minorEastAsia"/>
              <w:noProof/>
              <w:sz w:val="24"/>
              <w:szCs w:val="24"/>
              <w:lang w:eastAsia="es-CL"/>
            </w:rPr>
          </w:pPr>
          <w:hyperlink w:anchor="_Toc184323766" w:history="1">
            <w:r w:rsidRPr="00436CD5">
              <w:rPr>
                <w:rStyle w:val="Hipervnculo"/>
                <w:rFonts w:cs="Arial"/>
                <w:noProof/>
              </w:rPr>
              <w:t>Responsables de cada rol.</w:t>
            </w:r>
            <w:r>
              <w:rPr>
                <w:noProof/>
                <w:webHidden/>
              </w:rPr>
              <w:tab/>
            </w:r>
            <w:r>
              <w:rPr>
                <w:noProof/>
                <w:webHidden/>
              </w:rPr>
              <w:fldChar w:fldCharType="begin"/>
            </w:r>
            <w:r>
              <w:rPr>
                <w:noProof/>
                <w:webHidden/>
              </w:rPr>
              <w:instrText xml:space="preserve"> PAGEREF _Toc184323766 \h </w:instrText>
            </w:r>
            <w:r>
              <w:rPr>
                <w:noProof/>
                <w:webHidden/>
              </w:rPr>
            </w:r>
            <w:r>
              <w:rPr>
                <w:noProof/>
                <w:webHidden/>
              </w:rPr>
              <w:fldChar w:fldCharType="separate"/>
            </w:r>
            <w:r>
              <w:rPr>
                <w:noProof/>
                <w:webHidden/>
              </w:rPr>
              <w:t>24</w:t>
            </w:r>
            <w:r>
              <w:rPr>
                <w:noProof/>
                <w:webHidden/>
              </w:rPr>
              <w:fldChar w:fldCharType="end"/>
            </w:r>
          </w:hyperlink>
        </w:p>
        <w:p w14:paraId="537F3300" w14:textId="5DF0B328" w:rsidR="007B72FE" w:rsidRDefault="007B72FE">
          <w:pPr>
            <w:pStyle w:val="TDC1"/>
            <w:tabs>
              <w:tab w:val="right" w:leader="dot" w:pos="8828"/>
            </w:tabs>
            <w:rPr>
              <w:rFonts w:eastAsiaTheme="minorEastAsia"/>
              <w:noProof/>
              <w:sz w:val="24"/>
              <w:szCs w:val="24"/>
              <w:lang w:eastAsia="es-CL"/>
            </w:rPr>
          </w:pPr>
          <w:hyperlink w:anchor="_Toc184323767" w:history="1">
            <w:r w:rsidRPr="00436CD5">
              <w:rPr>
                <w:rStyle w:val="Hipervnculo"/>
                <w:rFonts w:cs="Arial"/>
                <w:noProof/>
              </w:rPr>
              <w:t>Metodología.</w:t>
            </w:r>
            <w:r>
              <w:rPr>
                <w:noProof/>
                <w:webHidden/>
              </w:rPr>
              <w:tab/>
            </w:r>
            <w:r>
              <w:rPr>
                <w:noProof/>
                <w:webHidden/>
              </w:rPr>
              <w:fldChar w:fldCharType="begin"/>
            </w:r>
            <w:r>
              <w:rPr>
                <w:noProof/>
                <w:webHidden/>
              </w:rPr>
              <w:instrText xml:space="preserve"> PAGEREF _Toc184323767 \h </w:instrText>
            </w:r>
            <w:r>
              <w:rPr>
                <w:noProof/>
                <w:webHidden/>
              </w:rPr>
            </w:r>
            <w:r>
              <w:rPr>
                <w:noProof/>
                <w:webHidden/>
              </w:rPr>
              <w:fldChar w:fldCharType="separate"/>
            </w:r>
            <w:r>
              <w:rPr>
                <w:noProof/>
                <w:webHidden/>
              </w:rPr>
              <w:t>24</w:t>
            </w:r>
            <w:r>
              <w:rPr>
                <w:noProof/>
                <w:webHidden/>
              </w:rPr>
              <w:fldChar w:fldCharType="end"/>
            </w:r>
          </w:hyperlink>
        </w:p>
        <w:p w14:paraId="51D46C27" w14:textId="23F25E40" w:rsidR="007B72FE" w:rsidRDefault="007B72FE">
          <w:pPr>
            <w:pStyle w:val="TDC2"/>
            <w:tabs>
              <w:tab w:val="right" w:leader="dot" w:pos="8828"/>
            </w:tabs>
            <w:rPr>
              <w:rFonts w:eastAsiaTheme="minorEastAsia"/>
              <w:noProof/>
              <w:sz w:val="24"/>
              <w:szCs w:val="24"/>
              <w:lang w:eastAsia="es-CL"/>
            </w:rPr>
          </w:pPr>
          <w:hyperlink w:anchor="_Toc184323768" w:history="1">
            <w:r w:rsidRPr="00436CD5">
              <w:rPr>
                <w:rStyle w:val="Hipervnculo"/>
                <w:rFonts w:cs="Arial"/>
                <w:noProof/>
              </w:rPr>
              <w:t>Fase 1 - Levantamiento de Requerimiento y Entendimiento del Negocio</w:t>
            </w:r>
            <w:r>
              <w:rPr>
                <w:noProof/>
                <w:webHidden/>
              </w:rPr>
              <w:tab/>
            </w:r>
            <w:r>
              <w:rPr>
                <w:noProof/>
                <w:webHidden/>
              </w:rPr>
              <w:fldChar w:fldCharType="begin"/>
            </w:r>
            <w:r>
              <w:rPr>
                <w:noProof/>
                <w:webHidden/>
              </w:rPr>
              <w:instrText xml:space="preserve"> PAGEREF _Toc184323768 \h </w:instrText>
            </w:r>
            <w:r>
              <w:rPr>
                <w:noProof/>
                <w:webHidden/>
              </w:rPr>
            </w:r>
            <w:r>
              <w:rPr>
                <w:noProof/>
                <w:webHidden/>
              </w:rPr>
              <w:fldChar w:fldCharType="separate"/>
            </w:r>
            <w:r>
              <w:rPr>
                <w:noProof/>
                <w:webHidden/>
              </w:rPr>
              <w:t>26</w:t>
            </w:r>
            <w:r>
              <w:rPr>
                <w:noProof/>
                <w:webHidden/>
              </w:rPr>
              <w:fldChar w:fldCharType="end"/>
            </w:r>
          </w:hyperlink>
        </w:p>
        <w:p w14:paraId="5D45F63F" w14:textId="5B94C3C7" w:rsidR="007B72FE" w:rsidRDefault="007B72FE">
          <w:pPr>
            <w:pStyle w:val="TDC2"/>
            <w:tabs>
              <w:tab w:val="right" w:leader="dot" w:pos="8828"/>
            </w:tabs>
            <w:rPr>
              <w:rFonts w:eastAsiaTheme="minorEastAsia"/>
              <w:noProof/>
              <w:sz w:val="24"/>
              <w:szCs w:val="24"/>
              <w:lang w:eastAsia="es-CL"/>
            </w:rPr>
          </w:pPr>
          <w:hyperlink w:anchor="_Toc184323769" w:history="1">
            <w:r w:rsidRPr="00436CD5">
              <w:rPr>
                <w:rStyle w:val="Hipervnculo"/>
                <w:rFonts w:cs="Arial"/>
                <w:noProof/>
              </w:rPr>
              <w:t>Fase 2 - Diseño, desarrollo y pruebas.</w:t>
            </w:r>
            <w:r>
              <w:rPr>
                <w:noProof/>
                <w:webHidden/>
              </w:rPr>
              <w:tab/>
            </w:r>
            <w:r>
              <w:rPr>
                <w:noProof/>
                <w:webHidden/>
              </w:rPr>
              <w:fldChar w:fldCharType="begin"/>
            </w:r>
            <w:r>
              <w:rPr>
                <w:noProof/>
                <w:webHidden/>
              </w:rPr>
              <w:instrText xml:space="preserve"> PAGEREF _Toc184323769 \h </w:instrText>
            </w:r>
            <w:r>
              <w:rPr>
                <w:noProof/>
                <w:webHidden/>
              </w:rPr>
            </w:r>
            <w:r>
              <w:rPr>
                <w:noProof/>
                <w:webHidden/>
              </w:rPr>
              <w:fldChar w:fldCharType="separate"/>
            </w:r>
            <w:r>
              <w:rPr>
                <w:noProof/>
                <w:webHidden/>
              </w:rPr>
              <w:t>27</w:t>
            </w:r>
            <w:r>
              <w:rPr>
                <w:noProof/>
                <w:webHidden/>
              </w:rPr>
              <w:fldChar w:fldCharType="end"/>
            </w:r>
          </w:hyperlink>
        </w:p>
        <w:p w14:paraId="6004C62C" w14:textId="173EA5FB" w:rsidR="007B72FE" w:rsidRDefault="007B72FE">
          <w:pPr>
            <w:pStyle w:val="TDC2"/>
            <w:tabs>
              <w:tab w:val="right" w:leader="dot" w:pos="8828"/>
            </w:tabs>
            <w:rPr>
              <w:rFonts w:eastAsiaTheme="minorEastAsia"/>
              <w:noProof/>
              <w:sz w:val="24"/>
              <w:szCs w:val="24"/>
              <w:lang w:eastAsia="es-CL"/>
            </w:rPr>
          </w:pPr>
          <w:hyperlink w:anchor="_Toc184323770" w:history="1">
            <w:r w:rsidRPr="00436CD5">
              <w:rPr>
                <w:rStyle w:val="Hipervnculo"/>
                <w:rFonts w:cs="Arial"/>
                <w:noProof/>
              </w:rPr>
              <w:t>Fase 3 – Implementación y marcha blanca.</w:t>
            </w:r>
            <w:r>
              <w:rPr>
                <w:noProof/>
                <w:webHidden/>
              </w:rPr>
              <w:tab/>
            </w:r>
            <w:r>
              <w:rPr>
                <w:noProof/>
                <w:webHidden/>
              </w:rPr>
              <w:fldChar w:fldCharType="begin"/>
            </w:r>
            <w:r>
              <w:rPr>
                <w:noProof/>
                <w:webHidden/>
              </w:rPr>
              <w:instrText xml:space="preserve"> PAGEREF _Toc184323770 \h </w:instrText>
            </w:r>
            <w:r>
              <w:rPr>
                <w:noProof/>
                <w:webHidden/>
              </w:rPr>
            </w:r>
            <w:r>
              <w:rPr>
                <w:noProof/>
                <w:webHidden/>
              </w:rPr>
              <w:fldChar w:fldCharType="separate"/>
            </w:r>
            <w:r>
              <w:rPr>
                <w:noProof/>
                <w:webHidden/>
              </w:rPr>
              <w:t>29</w:t>
            </w:r>
            <w:r>
              <w:rPr>
                <w:noProof/>
                <w:webHidden/>
              </w:rPr>
              <w:fldChar w:fldCharType="end"/>
            </w:r>
          </w:hyperlink>
        </w:p>
        <w:p w14:paraId="3233666B" w14:textId="7408506C" w:rsidR="007B72FE" w:rsidRDefault="007B72FE">
          <w:pPr>
            <w:pStyle w:val="TDC1"/>
            <w:tabs>
              <w:tab w:val="right" w:leader="dot" w:pos="8828"/>
            </w:tabs>
            <w:rPr>
              <w:rFonts w:eastAsiaTheme="minorEastAsia"/>
              <w:noProof/>
              <w:sz w:val="24"/>
              <w:szCs w:val="24"/>
              <w:lang w:eastAsia="es-CL"/>
            </w:rPr>
          </w:pPr>
          <w:hyperlink w:anchor="_Toc184323771" w:history="1">
            <w:r w:rsidRPr="00436CD5">
              <w:rPr>
                <w:rStyle w:val="Hipervnculo"/>
                <w:rFonts w:cs="Arial"/>
                <w:noProof/>
              </w:rPr>
              <w:t>Carta Gantt.</w:t>
            </w:r>
            <w:r>
              <w:rPr>
                <w:noProof/>
                <w:webHidden/>
              </w:rPr>
              <w:tab/>
            </w:r>
            <w:r>
              <w:rPr>
                <w:noProof/>
                <w:webHidden/>
              </w:rPr>
              <w:fldChar w:fldCharType="begin"/>
            </w:r>
            <w:r>
              <w:rPr>
                <w:noProof/>
                <w:webHidden/>
              </w:rPr>
              <w:instrText xml:space="preserve"> PAGEREF _Toc184323771 \h </w:instrText>
            </w:r>
            <w:r>
              <w:rPr>
                <w:noProof/>
                <w:webHidden/>
              </w:rPr>
            </w:r>
            <w:r>
              <w:rPr>
                <w:noProof/>
                <w:webHidden/>
              </w:rPr>
              <w:fldChar w:fldCharType="separate"/>
            </w:r>
            <w:r>
              <w:rPr>
                <w:noProof/>
                <w:webHidden/>
              </w:rPr>
              <w:t>29</w:t>
            </w:r>
            <w:r>
              <w:rPr>
                <w:noProof/>
                <w:webHidden/>
              </w:rPr>
              <w:fldChar w:fldCharType="end"/>
            </w:r>
          </w:hyperlink>
        </w:p>
        <w:p w14:paraId="78ECE7F1" w14:textId="69020302" w:rsidR="007B72FE" w:rsidRDefault="007B72FE">
          <w:pPr>
            <w:pStyle w:val="TDC1"/>
            <w:tabs>
              <w:tab w:val="right" w:leader="dot" w:pos="8828"/>
            </w:tabs>
            <w:rPr>
              <w:rFonts w:eastAsiaTheme="minorEastAsia"/>
              <w:noProof/>
              <w:sz w:val="24"/>
              <w:szCs w:val="24"/>
              <w:lang w:eastAsia="es-CL"/>
            </w:rPr>
          </w:pPr>
          <w:hyperlink w:anchor="_Toc184323772" w:history="1">
            <w:r w:rsidRPr="00436CD5">
              <w:rPr>
                <w:rStyle w:val="Hipervnculo"/>
                <w:rFonts w:cs="Arial"/>
                <w:noProof/>
              </w:rPr>
              <w:t>Desarrollo del proyecto.</w:t>
            </w:r>
            <w:r>
              <w:rPr>
                <w:noProof/>
                <w:webHidden/>
              </w:rPr>
              <w:tab/>
            </w:r>
            <w:r>
              <w:rPr>
                <w:noProof/>
                <w:webHidden/>
              </w:rPr>
              <w:fldChar w:fldCharType="begin"/>
            </w:r>
            <w:r>
              <w:rPr>
                <w:noProof/>
                <w:webHidden/>
              </w:rPr>
              <w:instrText xml:space="preserve"> PAGEREF _Toc184323772 \h </w:instrText>
            </w:r>
            <w:r>
              <w:rPr>
                <w:noProof/>
                <w:webHidden/>
              </w:rPr>
            </w:r>
            <w:r>
              <w:rPr>
                <w:noProof/>
                <w:webHidden/>
              </w:rPr>
              <w:fldChar w:fldCharType="separate"/>
            </w:r>
            <w:r>
              <w:rPr>
                <w:noProof/>
                <w:webHidden/>
              </w:rPr>
              <w:t>33</w:t>
            </w:r>
            <w:r>
              <w:rPr>
                <w:noProof/>
                <w:webHidden/>
              </w:rPr>
              <w:fldChar w:fldCharType="end"/>
            </w:r>
          </w:hyperlink>
        </w:p>
        <w:p w14:paraId="338AF6EC" w14:textId="6408FFC7" w:rsidR="007B72FE" w:rsidRDefault="007B72FE">
          <w:pPr>
            <w:pStyle w:val="TDC2"/>
            <w:tabs>
              <w:tab w:val="right" w:leader="dot" w:pos="8828"/>
            </w:tabs>
            <w:rPr>
              <w:rFonts w:eastAsiaTheme="minorEastAsia"/>
              <w:noProof/>
              <w:sz w:val="24"/>
              <w:szCs w:val="24"/>
              <w:lang w:eastAsia="es-CL"/>
            </w:rPr>
          </w:pPr>
          <w:hyperlink w:anchor="_Toc184323773" w:history="1">
            <w:r w:rsidRPr="00436CD5">
              <w:rPr>
                <w:rStyle w:val="Hipervnculo"/>
                <w:noProof/>
              </w:rPr>
              <w:t>Consultora encargada de desarrollo.</w:t>
            </w:r>
            <w:r>
              <w:rPr>
                <w:noProof/>
                <w:webHidden/>
              </w:rPr>
              <w:tab/>
            </w:r>
            <w:r>
              <w:rPr>
                <w:noProof/>
                <w:webHidden/>
              </w:rPr>
              <w:fldChar w:fldCharType="begin"/>
            </w:r>
            <w:r>
              <w:rPr>
                <w:noProof/>
                <w:webHidden/>
              </w:rPr>
              <w:instrText xml:space="preserve"> PAGEREF _Toc184323773 \h </w:instrText>
            </w:r>
            <w:r>
              <w:rPr>
                <w:noProof/>
                <w:webHidden/>
              </w:rPr>
            </w:r>
            <w:r>
              <w:rPr>
                <w:noProof/>
                <w:webHidden/>
              </w:rPr>
              <w:fldChar w:fldCharType="separate"/>
            </w:r>
            <w:r>
              <w:rPr>
                <w:noProof/>
                <w:webHidden/>
              </w:rPr>
              <w:t>33</w:t>
            </w:r>
            <w:r>
              <w:rPr>
                <w:noProof/>
                <w:webHidden/>
              </w:rPr>
              <w:fldChar w:fldCharType="end"/>
            </w:r>
          </w:hyperlink>
        </w:p>
        <w:p w14:paraId="752F84A3" w14:textId="141766C5" w:rsidR="007B72FE" w:rsidRDefault="007B72FE">
          <w:pPr>
            <w:pStyle w:val="TDC2"/>
            <w:tabs>
              <w:tab w:val="right" w:leader="dot" w:pos="8828"/>
            </w:tabs>
            <w:rPr>
              <w:rFonts w:eastAsiaTheme="minorEastAsia"/>
              <w:noProof/>
              <w:sz w:val="24"/>
              <w:szCs w:val="24"/>
              <w:lang w:eastAsia="es-CL"/>
            </w:rPr>
          </w:pPr>
          <w:hyperlink w:anchor="_Toc184323774" w:history="1">
            <w:r w:rsidRPr="00436CD5">
              <w:rPr>
                <w:rStyle w:val="Hipervnculo"/>
                <w:noProof/>
              </w:rPr>
              <w:t>Herramientas de desarrollo</w:t>
            </w:r>
            <w:r>
              <w:rPr>
                <w:noProof/>
                <w:webHidden/>
              </w:rPr>
              <w:tab/>
            </w:r>
            <w:r>
              <w:rPr>
                <w:noProof/>
                <w:webHidden/>
              </w:rPr>
              <w:fldChar w:fldCharType="begin"/>
            </w:r>
            <w:r>
              <w:rPr>
                <w:noProof/>
                <w:webHidden/>
              </w:rPr>
              <w:instrText xml:space="preserve"> PAGEREF _Toc184323774 \h </w:instrText>
            </w:r>
            <w:r>
              <w:rPr>
                <w:noProof/>
                <w:webHidden/>
              </w:rPr>
            </w:r>
            <w:r>
              <w:rPr>
                <w:noProof/>
                <w:webHidden/>
              </w:rPr>
              <w:fldChar w:fldCharType="separate"/>
            </w:r>
            <w:r>
              <w:rPr>
                <w:noProof/>
                <w:webHidden/>
              </w:rPr>
              <w:t>33</w:t>
            </w:r>
            <w:r>
              <w:rPr>
                <w:noProof/>
                <w:webHidden/>
              </w:rPr>
              <w:fldChar w:fldCharType="end"/>
            </w:r>
          </w:hyperlink>
        </w:p>
        <w:p w14:paraId="3B00574D" w14:textId="48B8DD67" w:rsidR="007B72FE" w:rsidRDefault="007B72FE">
          <w:pPr>
            <w:pStyle w:val="TDC3"/>
            <w:rPr>
              <w:rFonts w:eastAsiaTheme="minorEastAsia" w:cstheme="minorBidi"/>
              <w:sz w:val="24"/>
              <w:szCs w:val="24"/>
              <w:lang w:eastAsia="es-CL"/>
            </w:rPr>
          </w:pPr>
          <w:hyperlink w:anchor="_Toc184323775" w:history="1">
            <w:r w:rsidRPr="00436CD5">
              <w:rPr>
                <w:rStyle w:val="Hipervnculo"/>
              </w:rPr>
              <w:t>Visual Studio Code</w:t>
            </w:r>
            <w:r>
              <w:rPr>
                <w:webHidden/>
              </w:rPr>
              <w:tab/>
            </w:r>
            <w:r>
              <w:rPr>
                <w:webHidden/>
              </w:rPr>
              <w:fldChar w:fldCharType="begin"/>
            </w:r>
            <w:r>
              <w:rPr>
                <w:webHidden/>
              </w:rPr>
              <w:instrText xml:space="preserve"> PAGEREF _Toc184323775 \h </w:instrText>
            </w:r>
            <w:r>
              <w:rPr>
                <w:webHidden/>
              </w:rPr>
            </w:r>
            <w:r>
              <w:rPr>
                <w:webHidden/>
              </w:rPr>
              <w:fldChar w:fldCharType="separate"/>
            </w:r>
            <w:r>
              <w:rPr>
                <w:webHidden/>
              </w:rPr>
              <w:t>33</w:t>
            </w:r>
            <w:r>
              <w:rPr>
                <w:webHidden/>
              </w:rPr>
              <w:fldChar w:fldCharType="end"/>
            </w:r>
          </w:hyperlink>
        </w:p>
        <w:p w14:paraId="17220901" w14:textId="55601118" w:rsidR="007B72FE" w:rsidRDefault="007B72FE">
          <w:pPr>
            <w:pStyle w:val="TDC3"/>
            <w:rPr>
              <w:rFonts w:eastAsiaTheme="minorEastAsia" w:cstheme="minorBidi"/>
              <w:sz w:val="24"/>
              <w:szCs w:val="24"/>
              <w:lang w:eastAsia="es-CL"/>
            </w:rPr>
          </w:pPr>
          <w:hyperlink w:anchor="_Toc184323776" w:history="1">
            <w:r w:rsidRPr="00436CD5">
              <w:rPr>
                <w:rStyle w:val="Hipervnculo"/>
              </w:rPr>
              <w:t>GitHub</w:t>
            </w:r>
            <w:r>
              <w:rPr>
                <w:webHidden/>
              </w:rPr>
              <w:tab/>
            </w:r>
            <w:r>
              <w:rPr>
                <w:webHidden/>
              </w:rPr>
              <w:fldChar w:fldCharType="begin"/>
            </w:r>
            <w:r>
              <w:rPr>
                <w:webHidden/>
              </w:rPr>
              <w:instrText xml:space="preserve"> PAGEREF _Toc184323776 \h </w:instrText>
            </w:r>
            <w:r>
              <w:rPr>
                <w:webHidden/>
              </w:rPr>
            </w:r>
            <w:r>
              <w:rPr>
                <w:webHidden/>
              </w:rPr>
              <w:fldChar w:fldCharType="separate"/>
            </w:r>
            <w:r>
              <w:rPr>
                <w:webHidden/>
              </w:rPr>
              <w:t>33</w:t>
            </w:r>
            <w:r>
              <w:rPr>
                <w:webHidden/>
              </w:rPr>
              <w:fldChar w:fldCharType="end"/>
            </w:r>
          </w:hyperlink>
        </w:p>
        <w:p w14:paraId="0FC031A6" w14:textId="7BE6A023" w:rsidR="007B72FE" w:rsidRDefault="007B72FE">
          <w:pPr>
            <w:pStyle w:val="TDC3"/>
            <w:rPr>
              <w:rFonts w:eastAsiaTheme="minorEastAsia" w:cstheme="minorBidi"/>
              <w:sz w:val="24"/>
              <w:szCs w:val="24"/>
              <w:lang w:eastAsia="es-CL"/>
            </w:rPr>
          </w:pPr>
          <w:hyperlink w:anchor="_Toc184323777" w:history="1">
            <w:r w:rsidRPr="00436CD5">
              <w:rPr>
                <w:rStyle w:val="Hipervnculo"/>
              </w:rPr>
              <w:t>SQL Server Management Studio (SSMS)</w:t>
            </w:r>
            <w:r>
              <w:rPr>
                <w:webHidden/>
              </w:rPr>
              <w:tab/>
            </w:r>
            <w:r>
              <w:rPr>
                <w:webHidden/>
              </w:rPr>
              <w:fldChar w:fldCharType="begin"/>
            </w:r>
            <w:r>
              <w:rPr>
                <w:webHidden/>
              </w:rPr>
              <w:instrText xml:space="preserve"> PAGEREF _Toc184323777 \h </w:instrText>
            </w:r>
            <w:r>
              <w:rPr>
                <w:webHidden/>
              </w:rPr>
            </w:r>
            <w:r>
              <w:rPr>
                <w:webHidden/>
              </w:rPr>
              <w:fldChar w:fldCharType="separate"/>
            </w:r>
            <w:r>
              <w:rPr>
                <w:webHidden/>
              </w:rPr>
              <w:t>33</w:t>
            </w:r>
            <w:r>
              <w:rPr>
                <w:webHidden/>
              </w:rPr>
              <w:fldChar w:fldCharType="end"/>
            </w:r>
          </w:hyperlink>
        </w:p>
        <w:p w14:paraId="5B3D6F51" w14:textId="0CA6AA22" w:rsidR="007B72FE" w:rsidRDefault="007B72FE">
          <w:pPr>
            <w:pStyle w:val="TDC2"/>
            <w:tabs>
              <w:tab w:val="right" w:leader="dot" w:pos="8828"/>
            </w:tabs>
            <w:rPr>
              <w:rFonts w:eastAsiaTheme="minorEastAsia"/>
              <w:noProof/>
              <w:sz w:val="24"/>
              <w:szCs w:val="24"/>
              <w:lang w:eastAsia="es-CL"/>
            </w:rPr>
          </w:pPr>
          <w:hyperlink w:anchor="_Toc184323778" w:history="1">
            <w:r w:rsidRPr="00436CD5">
              <w:rPr>
                <w:rStyle w:val="Hipervnculo"/>
                <w:rFonts w:cs="Arial"/>
                <w:noProof/>
              </w:rPr>
              <w:t>Levantamiento de requerimientos.</w:t>
            </w:r>
            <w:r>
              <w:rPr>
                <w:noProof/>
                <w:webHidden/>
              </w:rPr>
              <w:tab/>
            </w:r>
            <w:r>
              <w:rPr>
                <w:noProof/>
                <w:webHidden/>
              </w:rPr>
              <w:fldChar w:fldCharType="begin"/>
            </w:r>
            <w:r>
              <w:rPr>
                <w:noProof/>
                <w:webHidden/>
              </w:rPr>
              <w:instrText xml:space="preserve"> PAGEREF _Toc184323778 \h </w:instrText>
            </w:r>
            <w:r>
              <w:rPr>
                <w:noProof/>
                <w:webHidden/>
              </w:rPr>
            </w:r>
            <w:r>
              <w:rPr>
                <w:noProof/>
                <w:webHidden/>
              </w:rPr>
              <w:fldChar w:fldCharType="separate"/>
            </w:r>
            <w:r>
              <w:rPr>
                <w:noProof/>
                <w:webHidden/>
              </w:rPr>
              <w:t>34</w:t>
            </w:r>
            <w:r>
              <w:rPr>
                <w:noProof/>
                <w:webHidden/>
              </w:rPr>
              <w:fldChar w:fldCharType="end"/>
            </w:r>
          </w:hyperlink>
        </w:p>
        <w:p w14:paraId="5EE4513D" w14:textId="07926EAC" w:rsidR="007B72FE" w:rsidRDefault="007B72FE">
          <w:pPr>
            <w:pStyle w:val="TDC2"/>
            <w:tabs>
              <w:tab w:val="right" w:leader="dot" w:pos="8828"/>
            </w:tabs>
            <w:rPr>
              <w:rFonts w:eastAsiaTheme="minorEastAsia"/>
              <w:noProof/>
              <w:sz w:val="24"/>
              <w:szCs w:val="24"/>
              <w:lang w:eastAsia="es-CL"/>
            </w:rPr>
          </w:pPr>
          <w:hyperlink w:anchor="_Toc184323779" w:history="1">
            <w:r w:rsidRPr="00436CD5">
              <w:rPr>
                <w:rStyle w:val="Hipervnculo"/>
                <w:rFonts w:cs="Arial"/>
                <w:noProof/>
              </w:rPr>
              <w:t>Flujos de Procesos.</w:t>
            </w:r>
            <w:r>
              <w:rPr>
                <w:noProof/>
                <w:webHidden/>
              </w:rPr>
              <w:tab/>
            </w:r>
            <w:r>
              <w:rPr>
                <w:noProof/>
                <w:webHidden/>
              </w:rPr>
              <w:fldChar w:fldCharType="begin"/>
            </w:r>
            <w:r>
              <w:rPr>
                <w:noProof/>
                <w:webHidden/>
              </w:rPr>
              <w:instrText xml:space="preserve"> PAGEREF _Toc184323779 \h </w:instrText>
            </w:r>
            <w:r>
              <w:rPr>
                <w:noProof/>
                <w:webHidden/>
              </w:rPr>
            </w:r>
            <w:r>
              <w:rPr>
                <w:noProof/>
                <w:webHidden/>
              </w:rPr>
              <w:fldChar w:fldCharType="separate"/>
            </w:r>
            <w:r>
              <w:rPr>
                <w:noProof/>
                <w:webHidden/>
              </w:rPr>
              <w:t>36</w:t>
            </w:r>
            <w:r>
              <w:rPr>
                <w:noProof/>
                <w:webHidden/>
              </w:rPr>
              <w:fldChar w:fldCharType="end"/>
            </w:r>
          </w:hyperlink>
        </w:p>
        <w:p w14:paraId="780D70B1" w14:textId="6DD8C9B2" w:rsidR="007B72FE" w:rsidRDefault="007B72FE">
          <w:pPr>
            <w:pStyle w:val="TDC3"/>
            <w:rPr>
              <w:rFonts w:eastAsiaTheme="minorEastAsia" w:cstheme="minorBidi"/>
              <w:sz w:val="24"/>
              <w:szCs w:val="24"/>
              <w:lang w:eastAsia="es-CL"/>
            </w:rPr>
          </w:pPr>
          <w:hyperlink w:anchor="_Toc184323780" w:history="1">
            <w:r w:rsidRPr="00436CD5">
              <w:rPr>
                <w:rStyle w:val="Hipervnculo"/>
              </w:rPr>
              <w:t>Registro de usuarios/empresas.</w:t>
            </w:r>
            <w:r>
              <w:rPr>
                <w:webHidden/>
              </w:rPr>
              <w:tab/>
            </w:r>
            <w:r>
              <w:rPr>
                <w:webHidden/>
              </w:rPr>
              <w:fldChar w:fldCharType="begin"/>
            </w:r>
            <w:r>
              <w:rPr>
                <w:webHidden/>
              </w:rPr>
              <w:instrText xml:space="preserve"> PAGEREF _Toc184323780 \h </w:instrText>
            </w:r>
            <w:r>
              <w:rPr>
                <w:webHidden/>
              </w:rPr>
            </w:r>
            <w:r>
              <w:rPr>
                <w:webHidden/>
              </w:rPr>
              <w:fldChar w:fldCharType="separate"/>
            </w:r>
            <w:r>
              <w:rPr>
                <w:webHidden/>
              </w:rPr>
              <w:t>36</w:t>
            </w:r>
            <w:r>
              <w:rPr>
                <w:webHidden/>
              </w:rPr>
              <w:fldChar w:fldCharType="end"/>
            </w:r>
          </w:hyperlink>
        </w:p>
        <w:p w14:paraId="36A926D8" w14:textId="6C32A659" w:rsidR="007B72FE" w:rsidRDefault="007B72FE">
          <w:pPr>
            <w:pStyle w:val="TDC3"/>
            <w:rPr>
              <w:rFonts w:eastAsiaTheme="minorEastAsia" w:cstheme="minorBidi"/>
              <w:sz w:val="24"/>
              <w:szCs w:val="24"/>
              <w:lang w:eastAsia="es-CL"/>
            </w:rPr>
          </w:pPr>
          <w:hyperlink w:anchor="_Toc184323781" w:history="1">
            <w:r w:rsidRPr="00436CD5">
              <w:rPr>
                <w:rStyle w:val="Hipervnculo"/>
              </w:rPr>
              <w:t>Generación de órdenes de transporte.</w:t>
            </w:r>
            <w:r>
              <w:rPr>
                <w:webHidden/>
              </w:rPr>
              <w:tab/>
            </w:r>
            <w:r>
              <w:rPr>
                <w:webHidden/>
              </w:rPr>
              <w:fldChar w:fldCharType="begin"/>
            </w:r>
            <w:r>
              <w:rPr>
                <w:webHidden/>
              </w:rPr>
              <w:instrText xml:space="preserve"> PAGEREF _Toc184323781 \h </w:instrText>
            </w:r>
            <w:r>
              <w:rPr>
                <w:webHidden/>
              </w:rPr>
            </w:r>
            <w:r>
              <w:rPr>
                <w:webHidden/>
              </w:rPr>
              <w:fldChar w:fldCharType="separate"/>
            </w:r>
            <w:r>
              <w:rPr>
                <w:webHidden/>
              </w:rPr>
              <w:t>37</w:t>
            </w:r>
            <w:r>
              <w:rPr>
                <w:webHidden/>
              </w:rPr>
              <w:fldChar w:fldCharType="end"/>
            </w:r>
          </w:hyperlink>
        </w:p>
        <w:p w14:paraId="1243FFB8" w14:textId="6D6E99E7" w:rsidR="007B72FE" w:rsidRDefault="007B72FE">
          <w:pPr>
            <w:pStyle w:val="TDC3"/>
            <w:rPr>
              <w:rFonts w:eastAsiaTheme="minorEastAsia" w:cstheme="minorBidi"/>
              <w:sz w:val="24"/>
              <w:szCs w:val="24"/>
              <w:lang w:eastAsia="es-CL"/>
            </w:rPr>
          </w:pPr>
          <w:hyperlink w:anchor="_Toc184323782" w:history="1">
            <w:r w:rsidRPr="00436CD5">
              <w:rPr>
                <w:rStyle w:val="Hipervnculo"/>
              </w:rPr>
              <w:t>Seguimiento de Orden</w:t>
            </w:r>
            <w:r>
              <w:rPr>
                <w:webHidden/>
              </w:rPr>
              <w:tab/>
            </w:r>
            <w:r>
              <w:rPr>
                <w:webHidden/>
              </w:rPr>
              <w:fldChar w:fldCharType="begin"/>
            </w:r>
            <w:r>
              <w:rPr>
                <w:webHidden/>
              </w:rPr>
              <w:instrText xml:space="preserve"> PAGEREF _Toc184323782 \h </w:instrText>
            </w:r>
            <w:r>
              <w:rPr>
                <w:webHidden/>
              </w:rPr>
            </w:r>
            <w:r>
              <w:rPr>
                <w:webHidden/>
              </w:rPr>
              <w:fldChar w:fldCharType="separate"/>
            </w:r>
            <w:r>
              <w:rPr>
                <w:webHidden/>
              </w:rPr>
              <w:t>38</w:t>
            </w:r>
            <w:r>
              <w:rPr>
                <w:webHidden/>
              </w:rPr>
              <w:fldChar w:fldCharType="end"/>
            </w:r>
          </w:hyperlink>
        </w:p>
        <w:p w14:paraId="55B5E1C0" w14:textId="70BCC0A8" w:rsidR="007B72FE" w:rsidRDefault="007B72FE">
          <w:pPr>
            <w:pStyle w:val="TDC2"/>
            <w:tabs>
              <w:tab w:val="right" w:leader="dot" w:pos="8828"/>
            </w:tabs>
            <w:rPr>
              <w:rFonts w:eastAsiaTheme="minorEastAsia"/>
              <w:noProof/>
              <w:sz w:val="24"/>
              <w:szCs w:val="24"/>
              <w:lang w:eastAsia="es-CL"/>
            </w:rPr>
          </w:pPr>
          <w:hyperlink w:anchor="_Toc184323783" w:history="1">
            <w:r w:rsidRPr="00436CD5">
              <w:rPr>
                <w:rStyle w:val="Hipervnculo"/>
                <w:rFonts w:cs="Arial"/>
                <w:noProof/>
              </w:rPr>
              <w:t>Casos de uso.</w:t>
            </w:r>
            <w:r>
              <w:rPr>
                <w:noProof/>
                <w:webHidden/>
              </w:rPr>
              <w:tab/>
            </w:r>
            <w:r>
              <w:rPr>
                <w:noProof/>
                <w:webHidden/>
              </w:rPr>
              <w:fldChar w:fldCharType="begin"/>
            </w:r>
            <w:r>
              <w:rPr>
                <w:noProof/>
                <w:webHidden/>
              </w:rPr>
              <w:instrText xml:space="preserve"> PAGEREF _Toc184323783 \h </w:instrText>
            </w:r>
            <w:r>
              <w:rPr>
                <w:noProof/>
                <w:webHidden/>
              </w:rPr>
            </w:r>
            <w:r>
              <w:rPr>
                <w:noProof/>
                <w:webHidden/>
              </w:rPr>
              <w:fldChar w:fldCharType="separate"/>
            </w:r>
            <w:r>
              <w:rPr>
                <w:noProof/>
                <w:webHidden/>
              </w:rPr>
              <w:t>39</w:t>
            </w:r>
            <w:r>
              <w:rPr>
                <w:noProof/>
                <w:webHidden/>
              </w:rPr>
              <w:fldChar w:fldCharType="end"/>
            </w:r>
          </w:hyperlink>
        </w:p>
        <w:p w14:paraId="3DA26D86" w14:textId="657E530E" w:rsidR="007B72FE" w:rsidRDefault="007B72FE">
          <w:pPr>
            <w:pStyle w:val="TDC2"/>
            <w:tabs>
              <w:tab w:val="right" w:leader="dot" w:pos="8828"/>
            </w:tabs>
            <w:rPr>
              <w:rFonts w:eastAsiaTheme="minorEastAsia"/>
              <w:noProof/>
              <w:sz w:val="24"/>
              <w:szCs w:val="24"/>
              <w:lang w:eastAsia="es-CL"/>
            </w:rPr>
          </w:pPr>
          <w:hyperlink w:anchor="_Toc184323784" w:history="1">
            <w:r w:rsidRPr="00436CD5">
              <w:rPr>
                <w:rStyle w:val="Hipervnculo"/>
                <w:rFonts w:cs="Arial"/>
                <w:noProof/>
              </w:rPr>
              <w:t>Modelo 3 capas.</w:t>
            </w:r>
            <w:r>
              <w:rPr>
                <w:noProof/>
                <w:webHidden/>
              </w:rPr>
              <w:tab/>
            </w:r>
            <w:r>
              <w:rPr>
                <w:noProof/>
                <w:webHidden/>
              </w:rPr>
              <w:fldChar w:fldCharType="begin"/>
            </w:r>
            <w:r>
              <w:rPr>
                <w:noProof/>
                <w:webHidden/>
              </w:rPr>
              <w:instrText xml:space="preserve"> PAGEREF _Toc184323784 \h </w:instrText>
            </w:r>
            <w:r>
              <w:rPr>
                <w:noProof/>
                <w:webHidden/>
              </w:rPr>
            </w:r>
            <w:r>
              <w:rPr>
                <w:noProof/>
                <w:webHidden/>
              </w:rPr>
              <w:fldChar w:fldCharType="separate"/>
            </w:r>
            <w:r>
              <w:rPr>
                <w:noProof/>
                <w:webHidden/>
              </w:rPr>
              <w:t>51</w:t>
            </w:r>
            <w:r>
              <w:rPr>
                <w:noProof/>
                <w:webHidden/>
              </w:rPr>
              <w:fldChar w:fldCharType="end"/>
            </w:r>
          </w:hyperlink>
        </w:p>
        <w:p w14:paraId="1B50814D" w14:textId="7E929B08" w:rsidR="007B72FE" w:rsidRDefault="007B72FE">
          <w:pPr>
            <w:pStyle w:val="TDC2"/>
            <w:tabs>
              <w:tab w:val="right" w:leader="dot" w:pos="8828"/>
            </w:tabs>
            <w:rPr>
              <w:rFonts w:eastAsiaTheme="minorEastAsia"/>
              <w:noProof/>
              <w:sz w:val="24"/>
              <w:szCs w:val="24"/>
              <w:lang w:eastAsia="es-CL"/>
            </w:rPr>
          </w:pPr>
          <w:hyperlink w:anchor="_Toc184323785" w:history="1">
            <w:r w:rsidRPr="00436CD5">
              <w:rPr>
                <w:rStyle w:val="Hipervnculo"/>
                <w:rFonts w:cs="Arial"/>
                <w:noProof/>
              </w:rPr>
              <w:t>Arquitectura física.</w:t>
            </w:r>
            <w:r>
              <w:rPr>
                <w:noProof/>
                <w:webHidden/>
              </w:rPr>
              <w:tab/>
            </w:r>
            <w:r>
              <w:rPr>
                <w:noProof/>
                <w:webHidden/>
              </w:rPr>
              <w:fldChar w:fldCharType="begin"/>
            </w:r>
            <w:r>
              <w:rPr>
                <w:noProof/>
                <w:webHidden/>
              </w:rPr>
              <w:instrText xml:space="preserve"> PAGEREF _Toc184323785 \h </w:instrText>
            </w:r>
            <w:r>
              <w:rPr>
                <w:noProof/>
                <w:webHidden/>
              </w:rPr>
            </w:r>
            <w:r>
              <w:rPr>
                <w:noProof/>
                <w:webHidden/>
              </w:rPr>
              <w:fldChar w:fldCharType="separate"/>
            </w:r>
            <w:r>
              <w:rPr>
                <w:noProof/>
                <w:webHidden/>
              </w:rPr>
              <w:t>53</w:t>
            </w:r>
            <w:r>
              <w:rPr>
                <w:noProof/>
                <w:webHidden/>
              </w:rPr>
              <w:fldChar w:fldCharType="end"/>
            </w:r>
          </w:hyperlink>
        </w:p>
        <w:p w14:paraId="7A7D35B8" w14:textId="223AC61F" w:rsidR="007B72FE" w:rsidRDefault="007B72FE">
          <w:pPr>
            <w:pStyle w:val="TDC2"/>
            <w:tabs>
              <w:tab w:val="right" w:leader="dot" w:pos="8828"/>
            </w:tabs>
            <w:rPr>
              <w:rFonts w:eastAsiaTheme="minorEastAsia"/>
              <w:noProof/>
              <w:sz w:val="24"/>
              <w:szCs w:val="24"/>
              <w:lang w:eastAsia="es-CL"/>
            </w:rPr>
          </w:pPr>
          <w:hyperlink w:anchor="_Toc184323786" w:history="1">
            <w:r w:rsidRPr="00436CD5">
              <w:rPr>
                <w:rStyle w:val="Hipervnculo"/>
                <w:rFonts w:cs="Arial"/>
                <w:noProof/>
              </w:rPr>
              <w:t>Product Backlog.</w:t>
            </w:r>
            <w:r>
              <w:rPr>
                <w:noProof/>
                <w:webHidden/>
              </w:rPr>
              <w:tab/>
            </w:r>
            <w:r>
              <w:rPr>
                <w:noProof/>
                <w:webHidden/>
              </w:rPr>
              <w:fldChar w:fldCharType="begin"/>
            </w:r>
            <w:r>
              <w:rPr>
                <w:noProof/>
                <w:webHidden/>
              </w:rPr>
              <w:instrText xml:space="preserve"> PAGEREF _Toc184323786 \h </w:instrText>
            </w:r>
            <w:r>
              <w:rPr>
                <w:noProof/>
                <w:webHidden/>
              </w:rPr>
            </w:r>
            <w:r>
              <w:rPr>
                <w:noProof/>
                <w:webHidden/>
              </w:rPr>
              <w:fldChar w:fldCharType="separate"/>
            </w:r>
            <w:r>
              <w:rPr>
                <w:noProof/>
                <w:webHidden/>
              </w:rPr>
              <w:t>55</w:t>
            </w:r>
            <w:r>
              <w:rPr>
                <w:noProof/>
                <w:webHidden/>
              </w:rPr>
              <w:fldChar w:fldCharType="end"/>
            </w:r>
          </w:hyperlink>
        </w:p>
        <w:p w14:paraId="3082D060" w14:textId="102E0D91" w:rsidR="007B72FE" w:rsidRDefault="007B72FE">
          <w:pPr>
            <w:pStyle w:val="TDC2"/>
            <w:tabs>
              <w:tab w:val="right" w:leader="dot" w:pos="8828"/>
            </w:tabs>
            <w:rPr>
              <w:rFonts w:eastAsiaTheme="minorEastAsia"/>
              <w:noProof/>
              <w:sz w:val="24"/>
              <w:szCs w:val="24"/>
              <w:lang w:eastAsia="es-CL"/>
            </w:rPr>
          </w:pPr>
          <w:hyperlink w:anchor="_Toc184323787" w:history="1">
            <w:r w:rsidRPr="00436CD5">
              <w:rPr>
                <w:rStyle w:val="Hipervnculo"/>
                <w:rFonts w:cs="Arial"/>
                <w:noProof/>
              </w:rPr>
              <w:t>Desarrollo de tareas.</w:t>
            </w:r>
            <w:r>
              <w:rPr>
                <w:noProof/>
                <w:webHidden/>
              </w:rPr>
              <w:tab/>
            </w:r>
            <w:r>
              <w:rPr>
                <w:noProof/>
                <w:webHidden/>
              </w:rPr>
              <w:fldChar w:fldCharType="begin"/>
            </w:r>
            <w:r>
              <w:rPr>
                <w:noProof/>
                <w:webHidden/>
              </w:rPr>
              <w:instrText xml:space="preserve"> PAGEREF _Toc184323787 \h </w:instrText>
            </w:r>
            <w:r>
              <w:rPr>
                <w:noProof/>
                <w:webHidden/>
              </w:rPr>
            </w:r>
            <w:r>
              <w:rPr>
                <w:noProof/>
                <w:webHidden/>
              </w:rPr>
              <w:fldChar w:fldCharType="separate"/>
            </w:r>
            <w:r>
              <w:rPr>
                <w:noProof/>
                <w:webHidden/>
              </w:rPr>
              <w:t>59</w:t>
            </w:r>
            <w:r>
              <w:rPr>
                <w:noProof/>
                <w:webHidden/>
              </w:rPr>
              <w:fldChar w:fldCharType="end"/>
            </w:r>
          </w:hyperlink>
        </w:p>
        <w:p w14:paraId="2580C885" w14:textId="0B11C2DC" w:rsidR="007B72FE" w:rsidRDefault="007B72FE">
          <w:pPr>
            <w:pStyle w:val="TDC2"/>
            <w:tabs>
              <w:tab w:val="right" w:leader="dot" w:pos="8828"/>
            </w:tabs>
            <w:rPr>
              <w:rFonts w:eastAsiaTheme="minorEastAsia"/>
              <w:noProof/>
              <w:sz w:val="24"/>
              <w:szCs w:val="24"/>
              <w:lang w:eastAsia="es-CL"/>
            </w:rPr>
          </w:pPr>
          <w:hyperlink w:anchor="_Toc184323788" w:history="1">
            <w:r w:rsidRPr="00436CD5">
              <w:rPr>
                <w:rStyle w:val="Hipervnculo"/>
                <w:rFonts w:cs="Arial"/>
                <w:noProof/>
              </w:rPr>
              <w:t>Base de datos.</w:t>
            </w:r>
            <w:r>
              <w:rPr>
                <w:noProof/>
                <w:webHidden/>
              </w:rPr>
              <w:tab/>
            </w:r>
            <w:r>
              <w:rPr>
                <w:noProof/>
                <w:webHidden/>
              </w:rPr>
              <w:fldChar w:fldCharType="begin"/>
            </w:r>
            <w:r>
              <w:rPr>
                <w:noProof/>
                <w:webHidden/>
              </w:rPr>
              <w:instrText xml:space="preserve"> PAGEREF _Toc184323788 \h </w:instrText>
            </w:r>
            <w:r>
              <w:rPr>
                <w:noProof/>
                <w:webHidden/>
              </w:rPr>
            </w:r>
            <w:r>
              <w:rPr>
                <w:noProof/>
                <w:webHidden/>
              </w:rPr>
              <w:fldChar w:fldCharType="separate"/>
            </w:r>
            <w:r>
              <w:rPr>
                <w:noProof/>
                <w:webHidden/>
              </w:rPr>
              <w:t>63</w:t>
            </w:r>
            <w:r>
              <w:rPr>
                <w:noProof/>
                <w:webHidden/>
              </w:rPr>
              <w:fldChar w:fldCharType="end"/>
            </w:r>
          </w:hyperlink>
        </w:p>
        <w:p w14:paraId="58996165" w14:textId="22407DB9" w:rsidR="007B72FE" w:rsidRDefault="007B72FE">
          <w:pPr>
            <w:pStyle w:val="TDC3"/>
            <w:rPr>
              <w:rFonts w:eastAsiaTheme="minorEastAsia" w:cstheme="minorBidi"/>
              <w:sz w:val="24"/>
              <w:szCs w:val="24"/>
              <w:lang w:eastAsia="es-CL"/>
            </w:rPr>
          </w:pPr>
          <w:hyperlink w:anchor="_Toc184323789" w:history="1">
            <w:r w:rsidRPr="00436CD5">
              <w:rPr>
                <w:rStyle w:val="Hipervnculo"/>
              </w:rPr>
              <w:t>Microsoft Azure data base.</w:t>
            </w:r>
            <w:r>
              <w:rPr>
                <w:webHidden/>
              </w:rPr>
              <w:tab/>
            </w:r>
            <w:r>
              <w:rPr>
                <w:webHidden/>
              </w:rPr>
              <w:fldChar w:fldCharType="begin"/>
            </w:r>
            <w:r>
              <w:rPr>
                <w:webHidden/>
              </w:rPr>
              <w:instrText xml:space="preserve"> PAGEREF _Toc184323789 \h </w:instrText>
            </w:r>
            <w:r>
              <w:rPr>
                <w:webHidden/>
              </w:rPr>
            </w:r>
            <w:r>
              <w:rPr>
                <w:webHidden/>
              </w:rPr>
              <w:fldChar w:fldCharType="separate"/>
            </w:r>
            <w:r>
              <w:rPr>
                <w:webHidden/>
              </w:rPr>
              <w:t>63</w:t>
            </w:r>
            <w:r>
              <w:rPr>
                <w:webHidden/>
              </w:rPr>
              <w:fldChar w:fldCharType="end"/>
            </w:r>
          </w:hyperlink>
        </w:p>
        <w:p w14:paraId="0F3A39AF" w14:textId="221135FB" w:rsidR="007B72FE" w:rsidRDefault="007B72FE">
          <w:pPr>
            <w:pStyle w:val="TDC3"/>
            <w:rPr>
              <w:rFonts w:eastAsiaTheme="minorEastAsia" w:cstheme="minorBidi"/>
              <w:sz w:val="24"/>
              <w:szCs w:val="24"/>
              <w:lang w:eastAsia="es-CL"/>
            </w:rPr>
          </w:pPr>
          <w:hyperlink w:anchor="_Toc184323790" w:history="1">
            <w:r w:rsidRPr="00436CD5">
              <w:rPr>
                <w:rStyle w:val="Hipervnculo"/>
              </w:rPr>
              <w:t>Modelo lógico.</w:t>
            </w:r>
            <w:r>
              <w:rPr>
                <w:webHidden/>
              </w:rPr>
              <w:tab/>
            </w:r>
            <w:r>
              <w:rPr>
                <w:webHidden/>
              </w:rPr>
              <w:fldChar w:fldCharType="begin"/>
            </w:r>
            <w:r>
              <w:rPr>
                <w:webHidden/>
              </w:rPr>
              <w:instrText xml:space="preserve"> PAGEREF _Toc184323790 \h </w:instrText>
            </w:r>
            <w:r>
              <w:rPr>
                <w:webHidden/>
              </w:rPr>
            </w:r>
            <w:r>
              <w:rPr>
                <w:webHidden/>
              </w:rPr>
              <w:fldChar w:fldCharType="separate"/>
            </w:r>
            <w:r>
              <w:rPr>
                <w:webHidden/>
              </w:rPr>
              <w:t>64</w:t>
            </w:r>
            <w:r>
              <w:rPr>
                <w:webHidden/>
              </w:rPr>
              <w:fldChar w:fldCharType="end"/>
            </w:r>
          </w:hyperlink>
        </w:p>
        <w:p w14:paraId="47C3A7D2" w14:textId="1ECAC90E" w:rsidR="007B72FE" w:rsidRDefault="007B72FE">
          <w:pPr>
            <w:pStyle w:val="TDC3"/>
            <w:rPr>
              <w:rFonts w:eastAsiaTheme="minorEastAsia" w:cstheme="minorBidi"/>
              <w:sz w:val="24"/>
              <w:szCs w:val="24"/>
              <w:lang w:eastAsia="es-CL"/>
            </w:rPr>
          </w:pPr>
          <w:hyperlink w:anchor="_Toc184323791" w:history="1">
            <w:r w:rsidRPr="00436CD5">
              <w:rPr>
                <w:rStyle w:val="Hipervnculo"/>
              </w:rPr>
              <w:t>Modelo relacional.</w:t>
            </w:r>
            <w:r>
              <w:rPr>
                <w:webHidden/>
              </w:rPr>
              <w:tab/>
            </w:r>
            <w:r>
              <w:rPr>
                <w:webHidden/>
              </w:rPr>
              <w:fldChar w:fldCharType="begin"/>
            </w:r>
            <w:r>
              <w:rPr>
                <w:webHidden/>
              </w:rPr>
              <w:instrText xml:space="preserve"> PAGEREF _Toc184323791 \h </w:instrText>
            </w:r>
            <w:r>
              <w:rPr>
                <w:webHidden/>
              </w:rPr>
            </w:r>
            <w:r>
              <w:rPr>
                <w:webHidden/>
              </w:rPr>
              <w:fldChar w:fldCharType="separate"/>
            </w:r>
            <w:r>
              <w:rPr>
                <w:webHidden/>
              </w:rPr>
              <w:t>65</w:t>
            </w:r>
            <w:r>
              <w:rPr>
                <w:webHidden/>
              </w:rPr>
              <w:fldChar w:fldCharType="end"/>
            </w:r>
          </w:hyperlink>
        </w:p>
        <w:p w14:paraId="3809F470" w14:textId="289C1321" w:rsidR="007B72FE" w:rsidRDefault="007B72FE">
          <w:pPr>
            <w:pStyle w:val="TDC3"/>
            <w:rPr>
              <w:rFonts w:eastAsiaTheme="minorEastAsia" w:cstheme="minorBidi"/>
              <w:sz w:val="24"/>
              <w:szCs w:val="24"/>
              <w:lang w:eastAsia="es-CL"/>
            </w:rPr>
          </w:pPr>
          <w:hyperlink w:anchor="_Toc184323792" w:history="1">
            <w:r w:rsidRPr="00436CD5">
              <w:rPr>
                <w:rStyle w:val="Hipervnculo"/>
              </w:rPr>
              <w:t>Código SQL.</w:t>
            </w:r>
            <w:r>
              <w:rPr>
                <w:webHidden/>
              </w:rPr>
              <w:tab/>
            </w:r>
            <w:r>
              <w:rPr>
                <w:webHidden/>
              </w:rPr>
              <w:fldChar w:fldCharType="begin"/>
            </w:r>
            <w:r>
              <w:rPr>
                <w:webHidden/>
              </w:rPr>
              <w:instrText xml:space="preserve"> PAGEREF _Toc184323792 \h </w:instrText>
            </w:r>
            <w:r>
              <w:rPr>
                <w:webHidden/>
              </w:rPr>
            </w:r>
            <w:r>
              <w:rPr>
                <w:webHidden/>
              </w:rPr>
              <w:fldChar w:fldCharType="separate"/>
            </w:r>
            <w:r>
              <w:rPr>
                <w:webHidden/>
              </w:rPr>
              <w:t>67</w:t>
            </w:r>
            <w:r>
              <w:rPr>
                <w:webHidden/>
              </w:rPr>
              <w:fldChar w:fldCharType="end"/>
            </w:r>
          </w:hyperlink>
        </w:p>
        <w:p w14:paraId="70F33BA9" w14:textId="0DB15B1B" w:rsidR="007B72FE" w:rsidRDefault="007B72FE">
          <w:pPr>
            <w:pStyle w:val="TDC2"/>
            <w:tabs>
              <w:tab w:val="right" w:leader="dot" w:pos="8828"/>
            </w:tabs>
            <w:rPr>
              <w:rFonts w:eastAsiaTheme="minorEastAsia"/>
              <w:noProof/>
              <w:sz w:val="24"/>
              <w:szCs w:val="24"/>
              <w:lang w:eastAsia="es-CL"/>
            </w:rPr>
          </w:pPr>
          <w:hyperlink w:anchor="_Toc184323793" w:history="1">
            <w:r w:rsidRPr="00436CD5">
              <w:rPr>
                <w:rStyle w:val="Hipervnculo"/>
                <w:rFonts w:cs="Arial"/>
                <w:noProof/>
              </w:rPr>
              <w:t>Desarrollo BackEnd.</w:t>
            </w:r>
            <w:r>
              <w:rPr>
                <w:noProof/>
                <w:webHidden/>
              </w:rPr>
              <w:tab/>
            </w:r>
            <w:r>
              <w:rPr>
                <w:noProof/>
                <w:webHidden/>
              </w:rPr>
              <w:fldChar w:fldCharType="begin"/>
            </w:r>
            <w:r>
              <w:rPr>
                <w:noProof/>
                <w:webHidden/>
              </w:rPr>
              <w:instrText xml:space="preserve"> PAGEREF _Toc184323793 \h </w:instrText>
            </w:r>
            <w:r>
              <w:rPr>
                <w:noProof/>
                <w:webHidden/>
              </w:rPr>
            </w:r>
            <w:r>
              <w:rPr>
                <w:noProof/>
                <w:webHidden/>
              </w:rPr>
              <w:fldChar w:fldCharType="separate"/>
            </w:r>
            <w:r>
              <w:rPr>
                <w:noProof/>
                <w:webHidden/>
              </w:rPr>
              <w:t>69</w:t>
            </w:r>
            <w:r>
              <w:rPr>
                <w:noProof/>
                <w:webHidden/>
              </w:rPr>
              <w:fldChar w:fldCharType="end"/>
            </w:r>
          </w:hyperlink>
        </w:p>
        <w:p w14:paraId="3E44AD78" w14:textId="5FF6450F" w:rsidR="007B72FE" w:rsidRDefault="007B72FE">
          <w:pPr>
            <w:pStyle w:val="TDC2"/>
            <w:tabs>
              <w:tab w:val="right" w:leader="dot" w:pos="8828"/>
            </w:tabs>
            <w:rPr>
              <w:rFonts w:eastAsiaTheme="minorEastAsia"/>
              <w:noProof/>
              <w:sz w:val="24"/>
              <w:szCs w:val="24"/>
              <w:lang w:eastAsia="es-CL"/>
            </w:rPr>
          </w:pPr>
          <w:hyperlink w:anchor="_Toc184323794" w:history="1">
            <w:r w:rsidRPr="00436CD5">
              <w:rPr>
                <w:rStyle w:val="Hipervnculo"/>
                <w:rFonts w:cs="Arial"/>
                <w:noProof/>
              </w:rPr>
              <w:t>FrontEnd.</w:t>
            </w:r>
            <w:r>
              <w:rPr>
                <w:noProof/>
                <w:webHidden/>
              </w:rPr>
              <w:tab/>
            </w:r>
            <w:r>
              <w:rPr>
                <w:noProof/>
                <w:webHidden/>
              </w:rPr>
              <w:fldChar w:fldCharType="begin"/>
            </w:r>
            <w:r>
              <w:rPr>
                <w:noProof/>
                <w:webHidden/>
              </w:rPr>
              <w:instrText xml:space="preserve"> PAGEREF _Toc184323794 \h </w:instrText>
            </w:r>
            <w:r>
              <w:rPr>
                <w:noProof/>
                <w:webHidden/>
              </w:rPr>
            </w:r>
            <w:r>
              <w:rPr>
                <w:noProof/>
                <w:webHidden/>
              </w:rPr>
              <w:fldChar w:fldCharType="separate"/>
            </w:r>
            <w:r>
              <w:rPr>
                <w:noProof/>
                <w:webHidden/>
              </w:rPr>
              <w:t>70</w:t>
            </w:r>
            <w:r>
              <w:rPr>
                <w:noProof/>
                <w:webHidden/>
              </w:rPr>
              <w:fldChar w:fldCharType="end"/>
            </w:r>
          </w:hyperlink>
        </w:p>
        <w:p w14:paraId="6BBF9DCC" w14:textId="13AF013B" w:rsidR="007B72FE" w:rsidRDefault="007B72FE">
          <w:pPr>
            <w:pStyle w:val="TDC1"/>
            <w:tabs>
              <w:tab w:val="right" w:leader="dot" w:pos="8828"/>
            </w:tabs>
            <w:rPr>
              <w:rFonts w:eastAsiaTheme="minorEastAsia"/>
              <w:noProof/>
              <w:sz w:val="24"/>
              <w:szCs w:val="24"/>
              <w:lang w:eastAsia="es-CL"/>
            </w:rPr>
          </w:pPr>
          <w:hyperlink w:anchor="_Toc184323795" w:history="1">
            <w:r w:rsidRPr="00436CD5">
              <w:rPr>
                <w:rStyle w:val="Hipervnculo"/>
                <w:rFonts w:cs="Arial"/>
                <w:noProof/>
              </w:rPr>
              <w:t>Factibilidad económica.</w:t>
            </w:r>
            <w:r>
              <w:rPr>
                <w:noProof/>
                <w:webHidden/>
              </w:rPr>
              <w:tab/>
            </w:r>
            <w:r>
              <w:rPr>
                <w:noProof/>
                <w:webHidden/>
              </w:rPr>
              <w:fldChar w:fldCharType="begin"/>
            </w:r>
            <w:r>
              <w:rPr>
                <w:noProof/>
                <w:webHidden/>
              </w:rPr>
              <w:instrText xml:space="preserve"> PAGEREF _Toc184323795 \h </w:instrText>
            </w:r>
            <w:r>
              <w:rPr>
                <w:noProof/>
                <w:webHidden/>
              </w:rPr>
            </w:r>
            <w:r>
              <w:rPr>
                <w:noProof/>
                <w:webHidden/>
              </w:rPr>
              <w:fldChar w:fldCharType="separate"/>
            </w:r>
            <w:r>
              <w:rPr>
                <w:noProof/>
                <w:webHidden/>
              </w:rPr>
              <w:t>75</w:t>
            </w:r>
            <w:r>
              <w:rPr>
                <w:noProof/>
                <w:webHidden/>
              </w:rPr>
              <w:fldChar w:fldCharType="end"/>
            </w:r>
          </w:hyperlink>
        </w:p>
        <w:p w14:paraId="311586B5" w14:textId="51B5A204" w:rsidR="007B72FE" w:rsidRDefault="007B72FE">
          <w:pPr>
            <w:pStyle w:val="TDC2"/>
            <w:tabs>
              <w:tab w:val="right" w:leader="dot" w:pos="8828"/>
            </w:tabs>
            <w:rPr>
              <w:rFonts w:eastAsiaTheme="minorEastAsia"/>
              <w:noProof/>
              <w:sz w:val="24"/>
              <w:szCs w:val="24"/>
              <w:lang w:eastAsia="es-CL"/>
            </w:rPr>
          </w:pPr>
          <w:hyperlink w:anchor="_Toc184323796" w:history="1">
            <w:r w:rsidRPr="00436CD5">
              <w:rPr>
                <w:rStyle w:val="Hipervnculo"/>
                <w:rFonts w:cs="Arial"/>
                <w:noProof/>
              </w:rPr>
              <w:t>Ingresos</w:t>
            </w:r>
            <w:r>
              <w:rPr>
                <w:noProof/>
                <w:webHidden/>
              </w:rPr>
              <w:tab/>
            </w:r>
            <w:r>
              <w:rPr>
                <w:noProof/>
                <w:webHidden/>
              </w:rPr>
              <w:fldChar w:fldCharType="begin"/>
            </w:r>
            <w:r>
              <w:rPr>
                <w:noProof/>
                <w:webHidden/>
              </w:rPr>
              <w:instrText xml:space="preserve"> PAGEREF _Toc184323796 \h </w:instrText>
            </w:r>
            <w:r>
              <w:rPr>
                <w:noProof/>
                <w:webHidden/>
              </w:rPr>
            </w:r>
            <w:r>
              <w:rPr>
                <w:noProof/>
                <w:webHidden/>
              </w:rPr>
              <w:fldChar w:fldCharType="separate"/>
            </w:r>
            <w:r>
              <w:rPr>
                <w:noProof/>
                <w:webHidden/>
              </w:rPr>
              <w:t>76</w:t>
            </w:r>
            <w:r>
              <w:rPr>
                <w:noProof/>
                <w:webHidden/>
              </w:rPr>
              <w:fldChar w:fldCharType="end"/>
            </w:r>
          </w:hyperlink>
        </w:p>
        <w:p w14:paraId="21DDA14D" w14:textId="41A029BB" w:rsidR="007B72FE" w:rsidRDefault="007B72FE">
          <w:pPr>
            <w:pStyle w:val="TDC2"/>
            <w:tabs>
              <w:tab w:val="right" w:leader="dot" w:pos="8828"/>
            </w:tabs>
            <w:rPr>
              <w:rFonts w:eastAsiaTheme="minorEastAsia"/>
              <w:noProof/>
              <w:sz w:val="24"/>
              <w:szCs w:val="24"/>
              <w:lang w:eastAsia="es-CL"/>
            </w:rPr>
          </w:pPr>
          <w:hyperlink w:anchor="_Toc184323797" w:history="1">
            <w:r w:rsidRPr="00436CD5">
              <w:rPr>
                <w:rStyle w:val="Hipervnculo"/>
                <w:rFonts w:ascii="Arial" w:hAnsi="Arial" w:cs="Arial"/>
                <w:noProof/>
              </w:rPr>
              <w:t>Inversión</w:t>
            </w:r>
            <w:r>
              <w:rPr>
                <w:noProof/>
                <w:webHidden/>
              </w:rPr>
              <w:tab/>
            </w:r>
            <w:r>
              <w:rPr>
                <w:noProof/>
                <w:webHidden/>
              </w:rPr>
              <w:fldChar w:fldCharType="begin"/>
            </w:r>
            <w:r>
              <w:rPr>
                <w:noProof/>
                <w:webHidden/>
              </w:rPr>
              <w:instrText xml:space="preserve"> PAGEREF _Toc184323797 \h </w:instrText>
            </w:r>
            <w:r>
              <w:rPr>
                <w:noProof/>
                <w:webHidden/>
              </w:rPr>
            </w:r>
            <w:r>
              <w:rPr>
                <w:noProof/>
                <w:webHidden/>
              </w:rPr>
              <w:fldChar w:fldCharType="separate"/>
            </w:r>
            <w:r>
              <w:rPr>
                <w:noProof/>
                <w:webHidden/>
              </w:rPr>
              <w:t>76</w:t>
            </w:r>
            <w:r>
              <w:rPr>
                <w:noProof/>
                <w:webHidden/>
              </w:rPr>
              <w:fldChar w:fldCharType="end"/>
            </w:r>
          </w:hyperlink>
        </w:p>
        <w:p w14:paraId="4E81CEC1" w14:textId="52A0E31F" w:rsidR="007B72FE" w:rsidRDefault="007B72FE">
          <w:pPr>
            <w:pStyle w:val="TDC2"/>
            <w:tabs>
              <w:tab w:val="right" w:leader="dot" w:pos="8828"/>
            </w:tabs>
            <w:rPr>
              <w:rFonts w:eastAsiaTheme="minorEastAsia"/>
              <w:noProof/>
              <w:sz w:val="24"/>
              <w:szCs w:val="24"/>
              <w:lang w:eastAsia="es-CL"/>
            </w:rPr>
          </w:pPr>
          <w:hyperlink w:anchor="_Toc184323798" w:history="1">
            <w:r w:rsidRPr="00436CD5">
              <w:rPr>
                <w:rStyle w:val="Hipervnculo"/>
                <w:rFonts w:ascii="Arial" w:hAnsi="Arial" w:cs="Arial"/>
                <w:noProof/>
              </w:rPr>
              <w:t>Costos</w:t>
            </w:r>
            <w:r>
              <w:rPr>
                <w:noProof/>
                <w:webHidden/>
              </w:rPr>
              <w:tab/>
            </w:r>
            <w:r>
              <w:rPr>
                <w:noProof/>
                <w:webHidden/>
              </w:rPr>
              <w:fldChar w:fldCharType="begin"/>
            </w:r>
            <w:r>
              <w:rPr>
                <w:noProof/>
                <w:webHidden/>
              </w:rPr>
              <w:instrText xml:space="preserve"> PAGEREF _Toc184323798 \h </w:instrText>
            </w:r>
            <w:r>
              <w:rPr>
                <w:noProof/>
                <w:webHidden/>
              </w:rPr>
            </w:r>
            <w:r>
              <w:rPr>
                <w:noProof/>
                <w:webHidden/>
              </w:rPr>
              <w:fldChar w:fldCharType="separate"/>
            </w:r>
            <w:r>
              <w:rPr>
                <w:noProof/>
                <w:webHidden/>
              </w:rPr>
              <w:t>77</w:t>
            </w:r>
            <w:r>
              <w:rPr>
                <w:noProof/>
                <w:webHidden/>
              </w:rPr>
              <w:fldChar w:fldCharType="end"/>
            </w:r>
          </w:hyperlink>
        </w:p>
        <w:p w14:paraId="64E59C66" w14:textId="7232803B" w:rsidR="007B72FE" w:rsidRDefault="007B72FE">
          <w:pPr>
            <w:pStyle w:val="TDC2"/>
            <w:tabs>
              <w:tab w:val="right" w:leader="dot" w:pos="8828"/>
            </w:tabs>
            <w:rPr>
              <w:rFonts w:eastAsiaTheme="minorEastAsia"/>
              <w:noProof/>
              <w:sz w:val="24"/>
              <w:szCs w:val="24"/>
              <w:lang w:eastAsia="es-CL"/>
            </w:rPr>
          </w:pPr>
          <w:hyperlink w:anchor="_Toc184323799" w:history="1">
            <w:r w:rsidRPr="00436CD5">
              <w:rPr>
                <w:rStyle w:val="Hipervnculo"/>
                <w:noProof/>
              </w:rPr>
              <w:t>Flujo de caja</w:t>
            </w:r>
            <w:r>
              <w:rPr>
                <w:noProof/>
                <w:webHidden/>
              </w:rPr>
              <w:tab/>
            </w:r>
            <w:r>
              <w:rPr>
                <w:noProof/>
                <w:webHidden/>
              </w:rPr>
              <w:fldChar w:fldCharType="begin"/>
            </w:r>
            <w:r>
              <w:rPr>
                <w:noProof/>
                <w:webHidden/>
              </w:rPr>
              <w:instrText xml:space="preserve"> PAGEREF _Toc184323799 \h </w:instrText>
            </w:r>
            <w:r>
              <w:rPr>
                <w:noProof/>
                <w:webHidden/>
              </w:rPr>
            </w:r>
            <w:r>
              <w:rPr>
                <w:noProof/>
                <w:webHidden/>
              </w:rPr>
              <w:fldChar w:fldCharType="separate"/>
            </w:r>
            <w:r>
              <w:rPr>
                <w:noProof/>
                <w:webHidden/>
              </w:rPr>
              <w:t>78</w:t>
            </w:r>
            <w:r>
              <w:rPr>
                <w:noProof/>
                <w:webHidden/>
              </w:rPr>
              <w:fldChar w:fldCharType="end"/>
            </w:r>
          </w:hyperlink>
        </w:p>
        <w:p w14:paraId="57ADF089" w14:textId="3A4296A2" w:rsidR="007B72FE" w:rsidRDefault="007B72FE">
          <w:pPr>
            <w:pStyle w:val="TDC2"/>
            <w:tabs>
              <w:tab w:val="right" w:leader="dot" w:pos="8828"/>
            </w:tabs>
            <w:rPr>
              <w:rFonts w:eastAsiaTheme="minorEastAsia"/>
              <w:noProof/>
              <w:sz w:val="24"/>
              <w:szCs w:val="24"/>
              <w:lang w:eastAsia="es-CL"/>
            </w:rPr>
          </w:pPr>
          <w:hyperlink w:anchor="_Toc184323800" w:history="1">
            <w:r w:rsidRPr="00436CD5">
              <w:rPr>
                <w:rStyle w:val="Hipervnculo"/>
                <w:rFonts w:cs="Arial"/>
                <w:noProof/>
              </w:rPr>
              <w:t>VAN valor actual neto.</w:t>
            </w:r>
            <w:r>
              <w:rPr>
                <w:noProof/>
                <w:webHidden/>
              </w:rPr>
              <w:tab/>
            </w:r>
            <w:r>
              <w:rPr>
                <w:noProof/>
                <w:webHidden/>
              </w:rPr>
              <w:fldChar w:fldCharType="begin"/>
            </w:r>
            <w:r>
              <w:rPr>
                <w:noProof/>
                <w:webHidden/>
              </w:rPr>
              <w:instrText xml:space="preserve"> PAGEREF _Toc184323800 \h </w:instrText>
            </w:r>
            <w:r>
              <w:rPr>
                <w:noProof/>
                <w:webHidden/>
              </w:rPr>
            </w:r>
            <w:r>
              <w:rPr>
                <w:noProof/>
                <w:webHidden/>
              </w:rPr>
              <w:fldChar w:fldCharType="separate"/>
            </w:r>
            <w:r>
              <w:rPr>
                <w:noProof/>
                <w:webHidden/>
              </w:rPr>
              <w:t>78</w:t>
            </w:r>
            <w:r>
              <w:rPr>
                <w:noProof/>
                <w:webHidden/>
              </w:rPr>
              <w:fldChar w:fldCharType="end"/>
            </w:r>
          </w:hyperlink>
        </w:p>
        <w:p w14:paraId="46F19ECC" w14:textId="32E80D10" w:rsidR="007B72FE" w:rsidRDefault="007B72FE">
          <w:pPr>
            <w:pStyle w:val="TDC2"/>
            <w:tabs>
              <w:tab w:val="right" w:leader="dot" w:pos="8828"/>
            </w:tabs>
            <w:rPr>
              <w:rFonts w:eastAsiaTheme="minorEastAsia"/>
              <w:noProof/>
              <w:sz w:val="24"/>
              <w:szCs w:val="24"/>
              <w:lang w:eastAsia="es-CL"/>
            </w:rPr>
          </w:pPr>
          <w:hyperlink w:anchor="_Toc184323801" w:history="1">
            <w:r w:rsidRPr="00436CD5">
              <w:rPr>
                <w:rStyle w:val="Hipervnculo"/>
                <w:rFonts w:cs="Arial"/>
                <w:noProof/>
              </w:rPr>
              <w:t>TIR tasa interna de retorno.</w:t>
            </w:r>
            <w:r>
              <w:rPr>
                <w:noProof/>
                <w:webHidden/>
              </w:rPr>
              <w:tab/>
            </w:r>
            <w:r>
              <w:rPr>
                <w:noProof/>
                <w:webHidden/>
              </w:rPr>
              <w:fldChar w:fldCharType="begin"/>
            </w:r>
            <w:r>
              <w:rPr>
                <w:noProof/>
                <w:webHidden/>
              </w:rPr>
              <w:instrText xml:space="preserve"> PAGEREF _Toc184323801 \h </w:instrText>
            </w:r>
            <w:r>
              <w:rPr>
                <w:noProof/>
                <w:webHidden/>
              </w:rPr>
            </w:r>
            <w:r>
              <w:rPr>
                <w:noProof/>
                <w:webHidden/>
              </w:rPr>
              <w:fldChar w:fldCharType="separate"/>
            </w:r>
            <w:r>
              <w:rPr>
                <w:noProof/>
                <w:webHidden/>
              </w:rPr>
              <w:t>78</w:t>
            </w:r>
            <w:r>
              <w:rPr>
                <w:noProof/>
                <w:webHidden/>
              </w:rPr>
              <w:fldChar w:fldCharType="end"/>
            </w:r>
          </w:hyperlink>
        </w:p>
        <w:p w14:paraId="3E65C895" w14:textId="607DE107" w:rsidR="007B72FE" w:rsidRDefault="007B72FE">
          <w:pPr>
            <w:pStyle w:val="TDC1"/>
            <w:tabs>
              <w:tab w:val="right" w:leader="dot" w:pos="8828"/>
            </w:tabs>
            <w:rPr>
              <w:rFonts w:eastAsiaTheme="minorEastAsia"/>
              <w:noProof/>
              <w:sz w:val="24"/>
              <w:szCs w:val="24"/>
              <w:lang w:eastAsia="es-CL"/>
            </w:rPr>
          </w:pPr>
          <w:hyperlink w:anchor="_Toc184323802" w:history="1">
            <w:r w:rsidRPr="00436CD5">
              <w:rPr>
                <w:rStyle w:val="Hipervnculo"/>
                <w:rFonts w:cs="Arial"/>
                <w:noProof/>
              </w:rPr>
              <w:t>Conclusión.</w:t>
            </w:r>
            <w:r>
              <w:rPr>
                <w:noProof/>
                <w:webHidden/>
              </w:rPr>
              <w:tab/>
            </w:r>
            <w:r>
              <w:rPr>
                <w:noProof/>
                <w:webHidden/>
              </w:rPr>
              <w:fldChar w:fldCharType="begin"/>
            </w:r>
            <w:r>
              <w:rPr>
                <w:noProof/>
                <w:webHidden/>
              </w:rPr>
              <w:instrText xml:space="preserve"> PAGEREF _Toc184323802 \h </w:instrText>
            </w:r>
            <w:r>
              <w:rPr>
                <w:noProof/>
                <w:webHidden/>
              </w:rPr>
            </w:r>
            <w:r>
              <w:rPr>
                <w:noProof/>
                <w:webHidden/>
              </w:rPr>
              <w:fldChar w:fldCharType="separate"/>
            </w:r>
            <w:r>
              <w:rPr>
                <w:noProof/>
                <w:webHidden/>
              </w:rPr>
              <w:t>79</w:t>
            </w:r>
            <w:r>
              <w:rPr>
                <w:noProof/>
                <w:webHidden/>
              </w:rPr>
              <w:fldChar w:fldCharType="end"/>
            </w:r>
          </w:hyperlink>
        </w:p>
        <w:p w14:paraId="61CCD91D" w14:textId="2EE93806" w:rsidR="007B72FE" w:rsidRDefault="007B72FE">
          <w:pPr>
            <w:pStyle w:val="TDC1"/>
            <w:tabs>
              <w:tab w:val="right" w:leader="dot" w:pos="8828"/>
            </w:tabs>
            <w:rPr>
              <w:rFonts w:eastAsiaTheme="minorEastAsia"/>
              <w:noProof/>
              <w:sz w:val="24"/>
              <w:szCs w:val="24"/>
              <w:lang w:eastAsia="es-CL"/>
            </w:rPr>
          </w:pPr>
          <w:hyperlink w:anchor="_Toc184323803" w:history="1">
            <w:r w:rsidRPr="00436CD5">
              <w:rPr>
                <w:rStyle w:val="Hipervnculo"/>
                <w:rFonts w:cs="Arial"/>
                <w:noProof/>
              </w:rPr>
              <w:t>Mejoras a futuro.</w:t>
            </w:r>
            <w:r>
              <w:rPr>
                <w:noProof/>
                <w:webHidden/>
              </w:rPr>
              <w:tab/>
            </w:r>
            <w:r>
              <w:rPr>
                <w:noProof/>
                <w:webHidden/>
              </w:rPr>
              <w:fldChar w:fldCharType="begin"/>
            </w:r>
            <w:r>
              <w:rPr>
                <w:noProof/>
                <w:webHidden/>
              </w:rPr>
              <w:instrText xml:space="preserve"> PAGEREF _Toc184323803 \h </w:instrText>
            </w:r>
            <w:r>
              <w:rPr>
                <w:noProof/>
                <w:webHidden/>
              </w:rPr>
            </w:r>
            <w:r>
              <w:rPr>
                <w:noProof/>
                <w:webHidden/>
              </w:rPr>
              <w:fldChar w:fldCharType="separate"/>
            </w:r>
            <w:r>
              <w:rPr>
                <w:noProof/>
                <w:webHidden/>
              </w:rPr>
              <w:t>79</w:t>
            </w:r>
            <w:r>
              <w:rPr>
                <w:noProof/>
                <w:webHidden/>
              </w:rPr>
              <w:fldChar w:fldCharType="end"/>
            </w:r>
          </w:hyperlink>
        </w:p>
        <w:p w14:paraId="0AB21756" w14:textId="3A190AB0" w:rsidR="007B72FE" w:rsidRDefault="007B72FE">
          <w:pPr>
            <w:pStyle w:val="TDC1"/>
            <w:tabs>
              <w:tab w:val="right" w:leader="dot" w:pos="8828"/>
            </w:tabs>
            <w:rPr>
              <w:rFonts w:eastAsiaTheme="minorEastAsia"/>
              <w:noProof/>
              <w:sz w:val="24"/>
              <w:szCs w:val="24"/>
              <w:lang w:eastAsia="es-CL"/>
            </w:rPr>
          </w:pPr>
          <w:hyperlink w:anchor="_Toc184323804" w:history="1">
            <w:r w:rsidRPr="00436CD5">
              <w:rPr>
                <w:rStyle w:val="Hipervnculo"/>
                <w:rFonts w:cs="Arial"/>
                <w:noProof/>
              </w:rPr>
              <w:t>Acrónimos.</w:t>
            </w:r>
            <w:r>
              <w:rPr>
                <w:noProof/>
                <w:webHidden/>
              </w:rPr>
              <w:tab/>
            </w:r>
            <w:r>
              <w:rPr>
                <w:noProof/>
                <w:webHidden/>
              </w:rPr>
              <w:fldChar w:fldCharType="begin"/>
            </w:r>
            <w:r>
              <w:rPr>
                <w:noProof/>
                <w:webHidden/>
              </w:rPr>
              <w:instrText xml:space="preserve"> PAGEREF _Toc184323804 \h </w:instrText>
            </w:r>
            <w:r>
              <w:rPr>
                <w:noProof/>
                <w:webHidden/>
              </w:rPr>
            </w:r>
            <w:r>
              <w:rPr>
                <w:noProof/>
                <w:webHidden/>
              </w:rPr>
              <w:fldChar w:fldCharType="separate"/>
            </w:r>
            <w:r>
              <w:rPr>
                <w:noProof/>
                <w:webHidden/>
              </w:rPr>
              <w:t>80</w:t>
            </w:r>
            <w:r>
              <w:rPr>
                <w:noProof/>
                <w:webHidden/>
              </w:rPr>
              <w:fldChar w:fldCharType="end"/>
            </w:r>
          </w:hyperlink>
        </w:p>
        <w:p w14:paraId="6D3603FF" w14:textId="239C6688" w:rsidR="007B72FE" w:rsidRDefault="007B72FE">
          <w:pPr>
            <w:pStyle w:val="TDC1"/>
            <w:tabs>
              <w:tab w:val="right" w:leader="dot" w:pos="8828"/>
            </w:tabs>
            <w:rPr>
              <w:rFonts w:eastAsiaTheme="minorEastAsia"/>
              <w:noProof/>
              <w:sz w:val="24"/>
              <w:szCs w:val="24"/>
              <w:lang w:eastAsia="es-CL"/>
            </w:rPr>
          </w:pPr>
          <w:hyperlink w:anchor="_Toc184323805" w:history="1">
            <w:r w:rsidRPr="00436CD5">
              <w:rPr>
                <w:rStyle w:val="Hipervnculo"/>
                <w:rFonts w:cs="Arial"/>
                <w:noProof/>
              </w:rPr>
              <w:t>Bibliografía.</w:t>
            </w:r>
            <w:r>
              <w:rPr>
                <w:noProof/>
                <w:webHidden/>
              </w:rPr>
              <w:tab/>
            </w:r>
            <w:r>
              <w:rPr>
                <w:noProof/>
                <w:webHidden/>
              </w:rPr>
              <w:fldChar w:fldCharType="begin"/>
            </w:r>
            <w:r>
              <w:rPr>
                <w:noProof/>
                <w:webHidden/>
              </w:rPr>
              <w:instrText xml:space="preserve"> PAGEREF _Toc184323805 \h </w:instrText>
            </w:r>
            <w:r>
              <w:rPr>
                <w:noProof/>
                <w:webHidden/>
              </w:rPr>
            </w:r>
            <w:r>
              <w:rPr>
                <w:noProof/>
                <w:webHidden/>
              </w:rPr>
              <w:fldChar w:fldCharType="separate"/>
            </w:r>
            <w:r>
              <w:rPr>
                <w:noProof/>
                <w:webHidden/>
              </w:rPr>
              <w:t>82</w:t>
            </w:r>
            <w:r>
              <w:rPr>
                <w:noProof/>
                <w:webHidden/>
              </w:rPr>
              <w:fldChar w:fldCharType="end"/>
            </w:r>
          </w:hyperlink>
        </w:p>
        <w:p w14:paraId="4C4451F6" w14:textId="32B58A4F" w:rsidR="007B72FE" w:rsidRDefault="007B72FE">
          <w:pPr>
            <w:pStyle w:val="TDC1"/>
            <w:tabs>
              <w:tab w:val="right" w:leader="dot" w:pos="8828"/>
            </w:tabs>
            <w:rPr>
              <w:rFonts w:eastAsiaTheme="minorEastAsia"/>
              <w:noProof/>
              <w:sz w:val="24"/>
              <w:szCs w:val="24"/>
              <w:lang w:eastAsia="es-CL"/>
            </w:rPr>
          </w:pPr>
          <w:hyperlink w:anchor="_Toc184323806" w:history="1">
            <w:r w:rsidRPr="00436CD5">
              <w:rPr>
                <w:rStyle w:val="Hipervnculo"/>
                <w:rFonts w:cs="Arial"/>
                <w:noProof/>
              </w:rPr>
              <w:t>Anexos.</w:t>
            </w:r>
            <w:r>
              <w:rPr>
                <w:noProof/>
                <w:webHidden/>
              </w:rPr>
              <w:tab/>
            </w:r>
            <w:r>
              <w:rPr>
                <w:noProof/>
                <w:webHidden/>
              </w:rPr>
              <w:fldChar w:fldCharType="begin"/>
            </w:r>
            <w:r>
              <w:rPr>
                <w:noProof/>
                <w:webHidden/>
              </w:rPr>
              <w:instrText xml:space="preserve"> PAGEREF _Toc184323806 \h </w:instrText>
            </w:r>
            <w:r>
              <w:rPr>
                <w:noProof/>
                <w:webHidden/>
              </w:rPr>
            </w:r>
            <w:r>
              <w:rPr>
                <w:noProof/>
                <w:webHidden/>
              </w:rPr>
              <w:fldChar w:fldCharType="separate"/>
            </w:r>
            <w:r>
              <w:rPr>
                <w:noProof/>
                <w:webHidden/>
              </w:rPr>
              <w:t>83</w:t>
            </w:r>
            <w:r>
              <w:rPr>
                <w:noProof/>
                <w:webHidden/>
              </w:rPr>
              <w:fldChar w:fldCharType="end"/>
            </w:r>
          </w:hyperlink>
        </w:p>
        <w:p w14:paraId="74091BD0" w14:textId="730C983C" w:rsidR="007B72FE" w:rsidRDefault="007B72FE">
          <w:pPr>
            <w:pStyle w:val="TDC2"/>
            <w:tabs>
              <w:tab w:val="right" w:leader="dot" w:pos="8828"/>
            </w:tabs>
            <w:rPr>
              <w:rFonts w:eastAsiaTheme="minorEastAsia"/>
              <w:noProof/>
              <w:sz w:val="24"/>
              <w:szCs w:val="24"/>
              <w:lang w:eastAsia="es-CL"/>
            </w:rPr>
          </w:pPr>
          <w:hyperlink w:anchor="_Toc184323807" w:history="1">
            <w:r w:rsidRPr="00436CD5">
              <w:rPr>
                <w:rStyle w:val="Hipervnculo"/>
                <w:noProof/>
              </w:rPr>
              <w:t>Anexos Flujos</w:t>
            </w:r>
            <w:r>
              <w:rPr>
                <w:noProof/>
                <w:webHidden/>
              </w:rPr>
              <w:tab/>
            </w:r>
            <w:r>
              <w:rPr>
                <w:noProof/>
                <w:webHidden/>
              </w:rPr>
              <w:fldChar w:fldCharType="begin"/>
            </w:r>
            <w:r>
              <w:rPr>
                <w:noProof/>
                <w:webHidden/>
              </w:rPr>
              <w:instrText xml:space="preserve"> PAGEREF _Toc184323807 \h </w:instrText>
            </w:r>
            <w:r>
              <w:rPr>
                <w:noProof/>
                <w:webHidden/>
              </w:rPr>
            </w:r>
            <w:r>
              <w:rPr>
                <w:noProof/>
                <w:webHidden/>
              </w:rPr>
              <w:fldChar w:fldCharType="separate"/>
            </w:r>
            <w:r>
              <w:rPr>
                <w:noProof/>
                <w:webHidden/>
              </w:rPr>
              <w:t>83</w:t>
            </w:r>
            <w:r>
              <w:rPr>
                <w:noProof/>
                <w:webHidden/>
              </w:rPr>
              <w:fldChar w:fldCharType="end"/>
            </w:r>
          </w:hyperlink>
        </w:p>
        <w:p w14:paraId="1C7CE56A" w14:textId="6C8B2395" w:rsidR="007B72FE" w:rsidRDefault="007B72FE">
          <w:pPr>
            <w:pStyle w:val="TDC3"/>
            <w:rPr>
              <w:rFonts w:eastAsiaTheme="minorEastAsia" w:cstheme="minorBidi"/>
              <w:sz w:val="24"/>
              <w:szCs w:val="24"/>
              <w:lang w:eastAsia="es-CL"/>
            </w:rPr>
          </w:pPr>
          <w:hyperlink w:anchor="_Toc184323808" w:history="1">
            <w:r w:rsidRPr="00436CD5">
              <w:rPr>
                <w:rStyle w:val="Hipervnculo"/>
              </w:rPr>
              <w:t>Flujo de proceso original</w:t>
            </w:r>
            <w:r>
              <w:rPr>
                <w:webHidden/>
              </w:rPr>
              <w:tab/>
            </w:r>
            <w:r>
              <w:rPr>
                <w:webHidden/>
              </w:rPr>
              <w:fldChar w:fldCharType="begin"/>
            </w:r>
            <w:r>
              <w:rPr>
                <w:webHidden/>
              </w:rPr>
              <w:instrText xml:space="preserve"> PAGEREF _Toc184323808 \h </w:instrText>
            </w:r>
            <w:r>
              <w:rPr>
                <w:webHidden/>
              </w:rPr>
            </w:r>
            <w:r>
              <w:rPr>
                <w:webHidden/>
              </w:rPr>
              <w:fldChar w:fldCharType="separate"/>
            </w:r>
            <w:r>
              <w:rPr>
                <w:webHidden/>
              </w:rPr>
              <w:t>84</w:t>
            </w:r>
            <w:r>
              <w:rPr>
                <w:webHidden/>
              </w:rPr>
              <w:fldChar w:fldCharType="end"/>
            </w:r>
          </w:hyperlink>
        </w:p>
        <w:p w14:paraId="7E79C7E1" w14:textId="1342CB63" w:rsidR="007B72FE" w:rsidRDefault="007B72FE">
          <w:pPr>
            <w:pStyle w:val="TDC3"/>
            <w:rPr>
              <w:rFonts w:eastAsiaTheme="minorEastAsia" w:cstheme="minorBidi"/>
              <w:sz w:val="24"/>
              <w:szCs w:val="24"/>
              <w:lang w:eastAsia="es-CL"/>
            </w:rPr>
          </w:pPr>
          <w:hyperlink w:anchor="_Toc184323809" w:history="1">
            <w:r w:rsidRPr="00436CD5">
              <w:rPr>
                <w:rStyle w:val="Hipervnculo"/>
              </w:rPr>
              <w:t>Flujo de proceso optimizado</w:t>
            </w:r>
            <w:r>
              <w:rPr>
                <w:webHidden/>
              </w:rPr>
              <w:tab/>
            </w:r>
            <w:r>
              <w:rPr>
                <w:webHidden/>
              </w:rPr>
              <w:fldChar w:fldCharType="begin"/>
            </w:r>
            <w:r>
              <w:rPr>
                <w:webHidden/>
              </w:rPr>
              <w:instrText xml:space="preserve"> PAGEREF _Toc184323809 \h </w:instrText>
            </w:r>
            <w:r>
              <w:rPr>
                <w:webHidden/>
              </w:rPr>
            </w:r>
            <w:r>
              <w:rPr>
                <w:webHidden/>
              </w:rPr>
              <w:fldChar w:fldCharType="separate"/>
            </w:r>
            <w:r>
              <w:rPr>
                <w:webHidden/>
              </w:rPr>
              <w:t>85</w:t>
            </w:r>
            <w:r>
              <w:rPr>
                <w:webHidden/>
              </w:rPr>
              <w:fldChar w:fldCharType="end"/>
            </w:r>
          </w:hyperlink>
        </w:p>
        <w:p w14:paraId="20F601AB" w14:textId="38B92518" w:rsidR="007B72FE" w:rsidRDefault="007B72FE">
          <w:pPr>
            <w:pStyle w:val="TDC2"/>
            <w:tabs>
              <w:tab w:val="right" w:leader="dot" w:pos="8828"/>
            </w:tabs>
            <w:rPr>
              <w:rFonts w:eastAsiaTheme="minorEastAsia"/>
              <w:noProof/>
              <w:sz w:val="24"/>
              <w:szCs w:val="24"/>
              <w:lang w:eastAsia="es-CL"/>
            </w:rPr>
          </w:pPr>
          <w:hyperlink w:anchor="_Toc184323810" w:history="1">
            <w:r w:rsidRPr="00436CD5">
              <w:rPr>
                <w:rStyle w:val="Hipervnculo"/>
                <w:noProof/>
              </w:rPr>
              <w:t>Anexos Códigos</w:t>
            </w:r>
            <w:r>
              <w:rPr>
                <w:noProof/>
                <w:webHidden/>
              </w:rPr>
              <w:tab/>
            </w:r>
            <w:r>
              <w:rPr>
                <w:noProof/>
                <w:webHidden/>
              </w:rPr>
              <w:fldChar w:fldCharType="begin"/>
            </w:r>
            <w:r>
              <w:rPr>
                <w:noProof/>
                <w:webHidden/>
              </w:rPr>
              <w:instrText xml:space="preserve"> PAGEREF _Toc184323810 \h </w:instrText>
            </w:r>
            <w:r>
              <w:rPr>
                <w:noProof/>
                <w:webHidden/>
              </w:rPr>
            </w:r>
            <w:r>
              <w:rPr>
                <w:noProof/>
                <w:webHidden/>
              </w:rPr>
              <w:fldChar w:fldCharType="separate"/>
            </w:r>
            <w:r>
              <w:rPr>
                <w:noProof/>
                <w:webHidden/>
              </w:rPr>
              <w:t>86</w:t>
            </w:r>
            <w:r>
              <w:rPr>
                <w:noProof/>
                <w:webHidden/>
              </w:rPr>
              <w:fldChar w:fldCharType="end"/>
            </w:r>
          </w:hyperlink>
        </w:p>
        <w:p w14:paraId="18AACB93" w14:textId="2FFA547E" w:rsidR="007B72FE" w:rsidRDefault="007B72FE">
          <w:pPr>
            <w:pStyle w:val="TDC3"/>
            <w:rPr>
              <w:rFonts w:eastAsiaTheme="minorEastAsia" w:cstheme="minorBidi"/>
              <w:sz w:val="24"/>
              <w:szCs w:val="24"/>
              <w:lang w:eastAsia="es-CL"/>
            </w:rPr>
          </w:pPr>
          <w:hyperlink w:anchor="_Toc184323811" w:history="1">
            <w:r w:rsidRPr="00436CD5">
              <w:rPr>
                <w:rStyle w:val="Hipervnculo"/>
              </w:rPr>
              <w:t>Código DDL</w:t>
            </w:r>
            <w:r>
              <w:rPr>
                <w:webHidden/>
              </w:rPr>
              <w:tab/>
            </w:r>
            <w:r>
              <w:rPr>
                <w:webHidden/>
              </w:rPr>
              <w:fldChar w:fldCharType="begin"/>
            </w:r>
            <w:r>
              <w:rPr>
                <w:webHidden/>
              </w:rPr>
              <w:instrText xml:space="preserve"> PAGEREF _Toc184323811 \h </w:instrText>
            </w:r>
            <w:r>
              <w:rPr>
                <w:webHidden/>
              </w:rPr>
            </w:r>
            <w:r>
              <w:rPr>
                <w:webHidden/>
              </w:rPr>
              <w:fldChar w:fldCharType="separate"/>
            </w:r>
            <w:r>
              <w:rPr>
                <w:webHidden/>
              </w:rPr>
              <w:t>86</w:t>
            </w:r>
            <w:r>
              <w:rPr>
                <w:webHidden/>
              </w:rPr>
              <w:fldChar w:fldCharType="end"/>
            </w:r>
          </w:hyperlink>
        </w:p>
        <w:p w14:paraId="4A1F407C" w14:textId="6B5080B2" w:rsidR="50633263" w:rsidRPr="00D86EDA" w:rsidRDefault="50633263" w:rsidP="50633263">
          <w:pPr>
            <w:pStyle w:val="TDC1"/>
            <w:tabs>
              <w:tab w:val="right" w:leader="dot" w:pos="8820"/>
            </w:tabs>
            <w:rPr>
              <w:rStyle w:val="Hipervnculo"/>
              <w:rFonts w:ascii="Arial" w:hAnsi="Arial" w:cs="Arial"/>
            </w:rPr>
          </w:pPr>
          <w:r w:rsidRPr="00D86EDA">
            <w:rPr>
              <w:rFonts w:ascii="Arial" w:hAnsi="Arial" w:cs="Arial"/>
            </w:rPr>
            <w:fldChar w:fldCharType="end"/>
          </w:r>
        </w:p>
      </w:sdtContent>
    </w:sdt>
    <w:p w14:paraId="3479EBF6" w14:textId="60642786" w:rsidR="00525938" w:rsidRPr="00D86EDA" w:rsidRDefault="00525938" w:rsidP="71CE38BC">
      <w:pPr>
        <w:pStyle w:val="TDC1"/>
        <w:tabs>
          <w:tab w:val="right" w:leader="dot" w:pos="8820"/>
        </w:tabs>
        <w:rPr>
          <w:rStyle w:val="Hipervnculo"/>
          <w:rFonts w:ascii="Arial" w:hAnsi="Arial" w:cs="Arial"/>
          <w:noProof/>
          <w:lang w:eastAsia="es-CL"/>
        </w:rPr>
      </w:pPr>
    </w:p>
    <w:p w14:paraId="1627F4F6" w14:textId="77777777" w:rsidR="003B7A11" w:rsidRPr="00D86EDA" w:rsidRDefault="003B7A11" w:rsidP="003B7A11">
      <w:pPr>
        <w:rPr>
          <w:rFonts w:ascii="Arial" w:hAnsi="Arial" w:cs="Arial"/>
          <w:lang w:eastAsia="es-CL"/>
        </w:rPr>
      </w:pPr>
    </w:p>
    <w:p w14:paraId="482DD2D9" w14:textId="77777777" w:rsidR="003B7A11" w:rsidRPr="00D86EDA" w:rsidRDefault="003B7A11" w:rsidP="003B7A11">
      <w:pPr>
        <w:rPr>
          <w:rFonts w:ascii="Arial" w:hAnsi="Arial" w:cs="Arial"/>
          <w:lang w:eastAsia="es-CL"/>
        </w:rPr>
      </w:pPr>
    </w:p>
    <w:p w14:paraId="641B25D8" w14:textId="77777777" w:rsidR="003B7A11" w:rsidRPr="00D86EDA" w:rsidRDefault="003B7A11" w:rsidP="003B7A11">
      <w:pPr>
        <w:rPr>
          <w:rFonts w:ascii="Arial" w:hAnsi="Arial" w:cs="Arial"/>
          <w:lang w:eastAsia="es-CL"/>
        </w:rPr>
      </w:pPr>
    </w:p>
    <w:p w14:paraId="67E86223" w14:textId="0669C0C3" w:rsidR="003B7A11" w:rsidRPr="00D86EDA" w:rsidRDefault="006B54B1" w:rsidP="006B54B1">
      <w:pPr>
        <w:pStyle w:val="Subtituloproyecto"/>
        <w:rPr>
          <w:rFonts w:cs="Arial"/>
        </w:rPr>
      </w:pPr>
      <w:r w:rsidRPr="35A570DF">
        <w:rPr>
          <w:rFonts w:cs="Arial"/>
        </w:rPr>
        <w:lastRenderedPageBreak/>
        <w:t xml:space="preserve">Índice de </w:t>
      </w:r>
      <w:r w:rsidR="004A5E08">
        <w:rPr>
          <w:rFonts w:cs="Arial"/>
        </w:rPr>
        <w:t>ilustraciones</w:t>
      </w:r>
    </w:p>
    <w:p w14:paraId="017A6441" w14:textId="29DE7DE2" w:rsidR="00471FFA" w:rsidRDefault="00B957F1">
      <w:pPr>
        <w:pStyle w:val="Tabladeilustraciones"/>
        <w:tabs>
          <w:tab w:val="right" w:leader="dot" w:pos="8828"/>
        </w:tabs>
        <w:rPr>
          <w:rFonts w:eastAsiaTheme="minorEastAsia" w:hint="eastAsia"/>
          <w:noProof/>
          <w:sz w:val="24"/>
          <w:szCs w:val="24"/>
          <w:lang w:eastAsia="es-CL"/>
        </w:rPr>
      </w:pPr>
      <w:r w:rsidRPr="00D86EDA">
        <w:rPr>
          <w:rFonts w:ascii="Arial" w:hAnsi="Arial" w:cs="Arial"/>
        </w:rPr>
        <w:fldChar w:fldCharType="begin"/>
      </w:r>
      <w:r w:rsidRPr="00D86EDA">
        <w:rPr>
          <w:rFonts w:ascii="Arial" w:hAnsi="Arial" w:cs="Arial"/>
        </w:rPr>
        <w:instrText xml:space="preserve"> TOC \h \z \c "Ilustración" </w:instrText>
      </w:r>
      <w:r w:rsidRPr="00D86EDA">
        <w:rPr>
          <w:rFonts w:ascii="Arial" w:hAnsi="Arial" w:cs="Arial"/>
        </w:rPr>
        <w:fldChar w:fldCharType="separate"/>
      </w:r>
      <w:hyperlink w:anchor="_Toc184321143" w:history="1">
        <w:r w:rsidR="00471FFA" w:rsidRPr="00A06E30">
          <w:rPr>
            <w:rStyle w:val="Hipervnculo"/>
            <w:rFonts w:ascii="Arial" w:hAnsi="Arial" w:cs="Arial"/>
            <w:noProof/>
          </w:rPr>
          <w:t>Ilustración 1- Flujo de proceso actual</w:t>
        </w:r>
        <w:r w:rsidR="00471FFA">
          <w:rPr>
            <w:noProof/>
            <w:webHidden/>
          </w:rPr>
          <w:tab/>
        </w:r>
        <w:r w:rsidR="00471FFA">
          <w:rPr>
            <w:noProof/>
            <w:webHidden/>
          </w:rPr>
          <w:fldChar w:fldCharType="begin"/>
        </w:r>
        <w:r w:rsidR="00471FFA">
          <w:rPr>
            <w:noProof/>
            <w:webHidden/>
          </w:rPr>
          <w:instrText xml:space="preserve"> PAGEREF _Toc184321143 \h </w:instrText>
        </w:r>
        <w:r w:rsidR="00471FFA">
          <w:rPr>
            <w:noProof/>
            <w:webHidden/>
          </w:rPr>
        </w:r>
        <w:r w:rsidR="00471FFA">
          <w:rPr>
            <w:noProof/>
            <w:webHidden/>
          </w:rPr>
          <w:fldChar w:fldCharType="separate"/>
        </w:r>
        <w:r w:rsidR="00471FFA">
          <w:rPr>
            <w:noProof/>
            <w:webHidden/>
          </w:rPr>
          <w:t>9</w:t>
        </w:r>
        <w:r w:rsidR="00471FFA">
          <w:rPr>
            <w:noProof/>
            <w:webHidden/>
          </w:rPr>
          <w:fldChar w:fldCharType="end"/>
        </w:r>
      </w:hyperlink>
    </w:p>
    <w:p w14:paraId="4F64B2E1" w14:textId="57F96E55" w:rsidR="00471FFA" w:rsidRDefault="00471FFA">
      <w:pPr>
        <w:pStyle w:val="Tabladeilustraciones"/>
        <w:tabs>
          <w:tab w:val="right" w:leader="dot" w:pos="8828"/>
        </w:tabs>
        <w:rPr>
          <w:rFonts w:eastAsiaTheme="minorEastAsia" w:hint="eastAsia"/>
          <w:noProof/>
          <w:sz w:val="24"/>
          <w:szCs w:val="24"/>
          <w:lang w:eastAsia="es-CL"/>
        </w:rPr>
      </w:pPr>
      <w:hyperlink w:anchor="_Toc184321144" w:history="1">
        <w:r w:rsidRPr="00A06E30">
          <w:rPr>
            <w:rStyle w:val="Hipervnculo"/>
            <w:rFonts w:ascii="Arial" w:hAnsi="Arial" w:cs="Arial"/>
            <w:noProof/>
          </w:rPr>
          <w:t>Ilustración 2 - Flujo optimizado de procesos</w:t>
        </w:r>
        <w:r>
          <w:rPr>
            <w:noProof/>
            <w:webHidden/>
          </w:rPr>
          <w:tab/>
        </w:r>
        <w:r>
          <w:rPr>
            <w:noProof/>
            <w:webHidden/>
          </w:rPr>
          <w:fldChar w:fldCharType="begin"/>
        </w:r>
        <w:r>
          <w:rPr>
            <w:noProof/>
            <w:webHidden/>
          </w:rPr>
          <w:instrText xml:space="preserve"> PAGEREF _Toc184321144 \h </w:instrText>
        </w:r>
        <w:r>
          <w:rPr>
            <w:noProof/>
            <w:webHidden/>
          </w:rPr>
        </w:r>
        <w:r>
          <w:rPr>
            <w:noProof/>
            <w:webHidden/>
          </w:rPr>
          <w:fldChar w:fldCharType="separate"/>
        </w:r>
        <w:r>
          <w:rPr>
            <w:noProof/>
            <w:webHidden/>
          </w:rPr>
          <w:t>12</w:t>
        </w:r>
        <w:r>
          <w:rPr>
            <w:noProof/>
            <w:webHidden/>
          </w:rPr>
          <w:fldChar w:fldCharType="end"/>
        </w:r>
      </w:hyperlink>
    </w:p>
    <w:p w14:paraId="652F5474" w14:textId="20DCCD8D" w:rsidR="00471FFA" w:rsidRDefault="00471FFA">
      <w:pPr>
        <w:pStyle w:val="Tabladeilustraciones"/>
        <w:tabs>
          <w:tab w:val="right" w:leader="dot" w:pos="8828"/>
        </w:tabs>
        <w:rPr>
          <w:rFonts w:eastAsiaTheme="minorEastAsia" w:hint="eastAsia"/>
          <w:noProof/>
          <w:sz w:val="24"/>
          <w:szCs w:val="24"/>
          <w:lang w:eastAsia="es-CL"/>
        </w:rPr>
      </w:pPr>
      <w:hyperlink w:anchor="_Toc184321145" w:history="1">
        <w:r w:rsidRPr="00A06E30">
          <w:rPr>
            <w:rStyle w:val="Hipervnculo"/>
            <w:rFonts w:ascii="Arial" w:hAnsi="Arial" w:cs="Arial"/>
            <w:noProof/>
          </w:rPr>
          <w:t>Ilustración 3 - Desarrollo incremental</w:t>
        </w:r>
        <w:r>
          <w:rPr>
            <w:noProof/>
            <w:webHidden/>
          </w:rPr>
          <w:tab/>
        </w:r>
        <w:r>
          <w:rPr>
            <w:noProof/>
            <w:webHidden/>
          </w:rPr>
          <w:fldChar w:fldCharType="begin"/>
        </w:r>
        <w:r>
          <w:rPr>
            <w:noProof/>
            <w:webHidden/>
          </w:rPr>
          <w:instrText xml:space="preserve"> PAGEREF _Toc184321145 \h </w:instrText>
        </w:r>
        <w:r>
          <w:rPr>
            <w:noProof/>
            <w:webHidden/>
          </w:rPr>
        </w:r>
        <w:r>
          <w:rPr>
            <w:noProof/>
            <w:webHidden/>
          </w:rPr>
          <w:fldChar w:fldCharType="separate"/>
        </w:r>
        <w:r>
          <w:rPr>
            <w:noProof/>
            <w:webHidden/>
          </w:rPr>
          <w:t>25</w:t>
        </w:r>
        <w:r>
          <w:rPr>
            <w:noProof/>
            <w:webHidden/>
          </w:rPr>
          <w:fldChar w:fldCharType="end"/>
        </w:r>
      </w:hyperlink>
    </w:p>
    <w:p w14:paraId="63C7CEF7" w14:textId="4BB33564" w:rsidR="00471FFA" w:rsidRDefault="00471FFA">
      <w:pPr>
        <w:pStyle w:val="Tabladeilustraciones"/>
        <w:tabs>
          <w:tab w:val="right" w:leader="dot" w:pos="8828"/>
        </w:tabs>
        <w:rPr>
          <w:rFonts w:eastAsiaTheme="minorEastAsia" w:hint="eastAsia"/>
          <w:noProof/>
          <w:sz w:val="24"/>
          <w:szCs w:val="24"/>
          <w:lang w:eastAsia="es-CL"/>
        </w:rPr>
      </w:pPr>
      <w:hyperlink w:anchor="_Toc184321146" w:history="1">
        <w:r w:rsidRPr="00A06E30">
          <w:rPr>
            <w:rStyle w:val="Hipervnculo"/>
            <w:rFonts w:ascii="Arial" w:hAnsi="Arial" w:cs="Arial"/>
            <w:noProof/>
          </w:rPr>
          <w:t>Ilustración 4 -Diagrama Gantt con actividades</w:t>
        </w:r>
        <w:r>
          <w:rPr>
            <w:noProof/>
            <w:webHidden/>
          </w:rPr>
          <w:tab/>
        </w:r>
        <w:r>
          <w:rPr>
            <w:noProof/>
            <w:webHidden/>
          </w:rPr>
          <w:fldChar w:fldCharType="begin"/>
        </w:r>
        <w:r>
          <w:rPr>
            <w:noProof/>
            <w:webHidden/>
          </w:rPr>
          <w:instrText xml:space="preserve"> PAGEREF _Toc184321146 \h </w:instrText>
        </w:r>
        <w:r>
          <w:rPr>
            <w:noProof/>
            <w:webHidden/>
          </w:rPr>
        </w:r>
        <w:r>
          <w:rPr>
            <w:noProof/>
            <w:webHidden/>
          </w:rPr>
          <w:fldChar w:fldCharType="separate"/>
        </w:r>
        <w:r>
          <w:rPr>
            <w:noProof/>
            <w:webHidden/>
          </w:rPr>
          <w:t>30</w:t>
        </w:r>
        <w:r>
          <w:rPr>
            <w:noProof/>
            <w:webHidden/>
          </w:rPr>
          <w:fldChar w:fldCharType="end"/>
        </w:r>
      </w:hyperlink>
    </w:p>
    <w:p w14:paraId="035BB7FF" w14:textId="119C176E" w:rsidR="00471FFA" w:rsidRDefault="00471FFA">
      <w:pPr>
        <w:pStyle w:val="Tabladeilustraciones"/>
        <w:tabs>
          <w:tab w:val="right" w:leader="dot" w:pos="8828"/>
        </w:tabs>
        <w:rPr>
          <w:rFonts w:eastAsiaTheme="minorEastAsia" w:hint="eastAsia"/>
          <w:noProof/>
          <w:sz w:val="24"/>
          <w:szCs w:val="24"/>
          <w:lang w:eastAsia="es-CL"/>
        </w:rPr>
      </w:pPr>
      <w:hyperlink w:anchor="_Toc184321147" w:history="1">
        <w:r w:rsidRPr="00A06E30">
          <w:rPr>
            <w:rStyle w:val="Hipervnculo"/>
            <w:rFonts w:ascii="Arial" w:hAnsi="Arial" w:cs="Arial"/>
            <w:noProof/>
          </w:rPr>
          <w:t>Ilustración 5 - Diagrama Gantt con línea temporal.</w:t>
        </w:r>
        <w:r>
          <w:rPr>
            <w:noProof/>
            <w:webHidden/>
          </w:rPr>
          <w:tab/>
        </w:r>
        <w:r>
          <w:rPr>
            <w:noProof/>
            <w:webHidden/>
          </w:rPr>
          <w:fldChar w:fldCharType="begin"/>
        </w:r>
        <w:r>
          <w:rPr>
            <w:noProof/>
            <w:webHidden/>
          </w:rPr>
          <w:instrText xml:space="preserve"> PAGEREF _Toc184321147 \h </w:instrText>
        </w:r>
        <w:r>
          <w:rPr>
            <w:noProof/>
            <w:webHidden/>
          </w:rPr>
        </w:r>
        <w:r>
          <w:rPr>
            <w:noProof/>
            <w:webHidden/>
          </w:rPr>
          <w:fldChar w:fldCharType="separate"/>
        </w:r>
        <w:r>
          <w:rPr>
            <w:noProof/>
            <w:webHidden/>
          </w:rPr>
          <w:t>31</w:t>
        </w:r>
        <w:r>
          <w:rPr>
            <w:noProof/>
            <w:webHidden/>
          </w:rPr>
          <w:fldChar w:fldCharType="end"/>
        </w:r>
      </w:hyperlink>
    </w:p>
    <w:p w14:paraId="70AE5214" w14:textId="557667C2" w:rsidR="00471FFA" w:rsidRDefault="00471FFA">
      <w:pPr>
        <w:pStyle w:val="Tabladeilustraciones"/>
        <w:tabs>
          <w:tab w:val="right" w:leader="dot" w:pos="8828"/>
        </w:tabs>
        <w:rPr>
          <w:rFonts w:eastAsiaTheme="minorEastAsia" w:hint="eastAsia"/>
          <w:noProof/>
          <w:sz w:val="24"/>
          <w:szCs w:val="24"/>
          <w:lang w:eastAsia="es-CL"/>
        </w:rPr>
      </w:pPr>
      <w:hyperlink w:anchor="_Toc184321148" w:history="1">
        <w:r w:rsidRPr="00A06E30">
          <w:rPr>
            <w:rStyle w:val="Hipervnculo"/>
            <w:rFonts w:ascii="Arial" w:hAnsi="Arial" w:cs="Arial"/>
            <w:noProof/>
          </w:rPr>
          <w:t>Ilustración 6 - Flujo registro usuario/empresa</w:t>
        </w:r>
        <w:r>
          <w:rPr>
            <w:noProof/>
            <w:webHidden/>
          </w:rPr>
          <w:tab/>
        </w:r>
        <w:r>
          <w:rPr>
            <w:noProof/>
            <w:webHidden/>
          </w:rPr>
          <w:fldChar w:fldCharType="begin"/>
        </w:r>
        <w:r>
          <w:rPr>
            <w:noProof/>
            <w:webHidden/>
          </w:rPr>
          <w:instrText xml:space="preserve"> PAGEREF _Toc184321148 \h </w:instrText>
        </w:r>
        <w:r>
          <w:rPr>
            <w:noProof/>
            <w:webHidden/>
          </w:rPr>
        </w:r>
        <w:r>
          <w:rPr>
            <w:noProof/>
            <w:webHidden/>
          </w:rPr>
          <w:fldChar w:fldCharType="separate"/>
        </w:r>
        <w:r>
          <w:rPr>
            <w:noProof/>
            <w:webHidden/>
          </w:rPr>
          <w:t>34</w:t>
        </w:r>
        <w:r>
          <w:rPr>
            <w:noProof/>
            <w:webHidden/>
          </w:rPr>
          <w:fldChar w:fldCharType="end"/>
        </w:r>
      </w:hyperlink>
    </w:p>
    <w:p w14:paraId="6A8FBC0E" w14:textId="63B7981F" w:rsidR="00471FFA" w:rsidRDefault="00471FFA">
      <w:pPr>
        <w:pStyle w:val="Tabladeilustraciones"/>
        <w:tabs>
          <w:tab w:val="right" w:leader="dot" w:pos="8828"/>
        </w:tabs>
        <w:rPr>
          <w:rFonts w:eastAsiaTheme="minorEastAsia" w:hint="eastAsia"/>
          <w:noProof/>
          <w:sz w:val="24"/>
          <w:szCs w:val="24"/>
          <w:lang w:eastAsia="es-CL"/>
        </w:rPr>
      </w:pPr>
      <w:hyperlink w:anchor="_Toc184321149" w:history="1">
        <w:r w:rsidRPr="00A06E30">
          <w:rPr>
            <w:rStyle w:val="Hipervnculo"/>
            <w:rFonts w:ascii="Arial" w:hAnsi="Arial" w:cs="Arial"/>
            <w:noProof/>
          </w:rPr>
          <w:t>Ilustración 7- Flujo generación de transporte</w:t>
        </w:r>
        <w:r>
          <w:rPr>
            <w:noProof/>
            <w:webHidden/>
          </w:rPr>
          <w:tab/>
        </w:r>
        <w:r>
          <w:rPr>
            <w:noProof/>
            <w:webHidden/>
          </w:rPr>
          <w:fldChar w:fldCharType="begin"/>
        </w:r>
        <w:r>
          <w:rPr>
            <w:noProof/>
            <w:webHidden/>
          </w:rPr>
          <w:instrText xml:space="preserve"> PAGEREF _Toc184321149 \h </w:instrText>
        </w:r>
        <w:r>
          <w:rPr>
            <w:noProof/>
            <w:webHidden/>
          </w:rPr>
        </w:r>
        <w:r>
          <w:rPr>
            <w:noProof/>
            <w:webHidden/>
          </w:rPr>
          <w:fldChar w:fldCharType="separate"/>
        </w:r>
        <w:r>
          <w:rPr>
            <w:noProof/>
            <w:webHidden/>
          </w:rPr>
          <w:t>35</w:t>
        </w:r>
        <w:r>
          <w:rPr>
            <w:noProof/>
            <w:webHidden/>
          </w:rPr>
          <w:fldChar w:fldCharType="end"/>
        </w:r>
      </w:hyperlink>
    </w:p>
    <w:p w14:paraId="272E496B" w14:textId="344A4372" w:rsidR="00471FFA" w:rsidRDefault="00471FFA">
      <w:pPr>
        <w:pStyle w:val="Tabladeilustraciones"/>
        <w:tabs>
          <w:tab w:val="right" w:leader="dot" w:pos="8828"/>
        </w:tabs>
        <w:rPr>
          <w:rFonts w:eastAsiaTheme="minorEastAsia" w:hint="eastAsia"/>
          <w:noProof/>
          <w:sz w:val="24"/>
          <w:szCs w:val="24"/>
          <w:lang w:eastAsia="es-CL"/>
        </w:rPr>
      </w:pPr>
      <w:hyperlink w:anchor="_Toc184321150" w:history="1">
        <w:r w:rsidRPr="00A06E30">
          <w:rPr>
            <w:rStyle w:val="Hipervnculo"/>
            <w:rFonts w:ascii="Arial" w:hAnsi="Arial" w:cs="Arial"/>
            <w:noProof/>
          </w:rPr>
          <w:t>Ilustración 8 - Seguimiento de orden</w:t>
        </w:r>
        <w:r>
          <w:rPr>
            <w:noProof/>
            <w:webHidden/>
          </w:rPr>
          <w:tab/>
        </w:r>
        <w:r>
          <w:rPr>
            <w:noProof/>
            <w:webHidden/>
          </w:rPr>
          <w:fldChar w:fldCharType="begin"/>
        </w:r>
        <w:r>
          <w:rPr>
            <w:noProof/>
            <w:webHidden/>
          </w:rPr>
          <w:instrText xml:space="preserve"> PAGEREF _Toc184321150 \h </w:instrText>
        </w:r>
        <w:r>
          <w:rPr>
            <w:noProof/>
            <w:webHidden/>
          </w:rPr>
        </w:r>
        <w:r>
          <w:rPr>
            <w:noProof/>
            <w:webHidden/>
          </w:rPr>
          <w:fldChar w:fldCharType="separate"/>
        </w:r>
        <w:r>
          <w:rPr>
            <w:noProof/>
            <w:webHidden/>
          </w:rPr>
          <w:t>36</w:t>
        </w:r>
        <w:r>
          <w:rPr>
            <w:noProof/>
            <w:webHidden/>
          </w:rPr>
          <w:fldChar w:fldCharType="end"/>
        </w:r>
      </w:hyperlink>
    </w:p>
    <w:p w14:paraId="35C349AA" w14:textId="7E625BA4" w:rsidR="00471FFA" w:rsidRDefault="00471FFA">
      <w:pPr>
        <w:pStyle w:val="Tabladeilustraciones"/>
        <w:tabs>
          <w:tab w:val="right" w:leader="dot" w:pos="8828"/>
        </w:tabs>
        <w:rPr>
          <w:rFonts w:eastAsiaTheme="minorEastAsia" w:hint="eastAsia"/>
          <w:noProof/>
          <w:sz w:val="24"/>
          <w:szCs w:val="24"/>
          <w:lang w:eastAsia="es-CL"/>
        </w:rPr>
      </w:pPr>
      <w:hyperlink w:anchor="_Toc184321151" w:history="1">
        <w:r w:rsidRPr="00A06E30">
          <w:rPr>
            <w:rStyle w:val="Hipervnculo"/>
            <w:rFonts w:ascii="Arial" w:hAnsi="Arial" w:cs="Arial"/>
            <w:noProof/>
          </w:rPr>
          <w:t>Ilustración 9 - Caso de uso -Registro de Usuario</w:t>
        </w:r>
        <w:r>
          <w:rPr>
            <w:noProof/>
            <w:webHidden/>
          </w:rPr>
          <w:tab/>
        </w:r>
        <w:r>
          <w:rPr>
            <w:noProof/>
            <w:webHidden/>
          </w:rPr>
          <w:fldChar w:fldCharType="begin"/>
        </w:r>
        <w:r>
          <w:rPr>
            <w:noProof/>
            <w:webHidden/>
          </w:rPr>
          <w:instrText xml:space="preserve"> PAGEREF _Toc184321151 \h </w:instrText>
        </w:r>
        <w:r>
          <w:rPr>
            <w:noProof/>
            <w:webHidden/>
          </w:rPr>
        </w:r>
        <w:r>
          <w:rPr>
            <w:noProof/>
            <w:webHidden/>
          </w:rPr>
          <w:fldChar w:fldCharType="separate"/>
        </w:r>
        <w:r>
          <w:rPr>
            <w:noProof/>
            <w:webHidden/>
          </w:rPr>
          <w:t>38</w:t>
        </w:r>
        <w:r>
          <w:rPr>
            <w:noProof/>
            <w:webHidden/>
          </w:rPr>
          <w:fldChar w:fldCharType="end"/>
        </w:r>
      </w:hyperlink>
    </w:p>
    <w:p w14:paraId="1FEDD6A7" w14:textId="41AB1264" w:rsidR="00471FFA" w:rsidRDefault="00471FFA">
      <w:pPr>
        <w:pStyle w:val="Tabladeilustraciones"/>
        <w:tabs>
          <w:tab w:val="right" w:leader="dot" w:pos="8828"/>
        </w:tabs>
        <w:rPr>
          <w:rFonts w:eastAsiaTheme="minorEastAsia" w:hint="eastAsia"/>
          <w:noProof/>
          <w:sz w:val="24"/>
          <w:szCs w:val="24"/>
          <w:lang w:eastAsia="es-CL"/>
        </w:rPr>
      </w:pPr>
      <w:hyperlink w:anchor="_Toc184321152" w:history="1">
        <w:r w:rsidRPr="00A06E30">
          <w:rPr>
            <w:rStyle w:val="Hipervnculo"/>
            <w:rFonts w:ascii="Arial" w:hAnsi="Arial" w:cs="Arial"/>
            <w:noProof/>
          </w:rPr>
          <w:t>Ilustración 10 - Caso de uso - Inicio de Sesión</w:t>
        </w:r>
        <w:r>
          <w:rPr>
            <w:noProof/>
            <w:webHidden/>
          </w:rPr>
          <w:tab/>
        </w:r>
        <w:r>
          <w:rPr>
            <w:noProof/>
            <w:webHidden/>
          </w:rPr>
          <w:fldChar w:fldCharType="begin"/>
        </w:r>
        <w:r>
          <w:rPr>
            <w:noProof/>
            <w:webHidden/>
          </w:rPr>
          <w:instrText xml:space="preserve"> PAGEREF _Toc184321152 \h </w:instrText>
        </w:r>
        <w:r>
          <w:rPr>
            <w:noProof/>
            <w:webHidden/>
          </w:rPr>
        </w:r>
        <w:r>
          <w:rPr>
            <w:noProof/>
            <w:webHidden/>
          </w:rPr>
          <w:fldChar w:fldCharType="separate"/>
        </w:r>
        <w:r>
          <w:rPr>
            <w:noProof/>
            <w:webHidden/>
          </w:rPr>
          <w:t>39</w:t>
        </w:r>
        <w:r>
          <w:rPr>
            <w:noProof/>
            <w:webHidden/>
          </w:rPr>
          <w:fldChar w:fldCharType="end"/>
        </w:r>
      </w:hyperlink>
    </w:p>
    <w:p w14:paraId="02507A9F" w14:textId="30EF31BA" w:rsidR="00471FFA" w:rsidRDefault="00471FFA">
      <w:pPr>
        <w:pStyle w:val="Tabladeilustraciones"/>
        <w:tabs>
          <w:tab w:val="right" w:leader="dot" w:pos="8828"/>
        </w:tabs>
        <w:rPr>
          <w:rFonts w:eastAsiaTheme="minorEastAsia" w:hint="eastAsia"/>
          <w:noProof/>
          <w:sz w:val="24"/>
          <w:szCs w:val="24"/>
          <w:lang w:eastAsia="es-CL"/>
        </w:rPr>
      </w:pPr>
      <w:hyperlink w:anchor="_Toc184321153" w:history="1">
        <w:r w:rsidRPr="00A06E30">
          <w:rPr>
            <w:rStyle w:val="Hipervnculo"/>
            <w:rFonts w:ascii="Arial" w:hAnsi="Arial" w:cs="Arial"/>
            <w:noProof/>
          </w:rPr>
          <w:t>Ilustración 11- Caso de uso - Recuperación de Contraseña</w:t>
        </w:r>
        <w:r>
          <w:rPr>
            <w:noProof/>
            <w:webHidden/>
          </w:rPr>
          <w:tab/>
        </w:r>
        <w:r>
          <w:rPr>
            <w:noProof/>
            <w:webHidden/>
          </w:rPr>
          <w:fldChar w:fldCharType="begin"/>
        </w:r>
        <w:r>
          <w:rPr>
            <w:noProof/>
            <w:webHidden/>
          </w:rPr>
          <w:instrText xml:space="preserve"> PAGEREF _Toc184321153 \h </w:instrText>
        </w:r>
        <w:r>
          <w:rPr>
            <w:noProof/>
            <w:webHidden/>
          </w:rPr>
        </w:r>
        <w:r>
          <w:rPr>
            <w:noProof/>
            <w:webHidden/>
          </w:rPr>
          <w:fldChar w:fldCharType="separate"/>
        </w:r>
        <w:r>
          <w:rPr>
            <w:noProof/>
            <w:webHidden/>
          </w:rPr>
          <w:t>40</w:t>
        </w:r>
        <w:r>
          <w:rPr>
            <w:noProof/>
            <w:webHidden/>
          </w:rPr>
          <w:fldChar w:fldCharType="end"/>
        </w:r>
      </w:hyperlink>
    </w:p>
    <w:p w14:paraId="647CD0D8" w14:textId="386839BD" w:rsidR="00471FFA" w:rsidRDefault="00471FFA">
      <w:pPr>
        <w:pStyle w:val="Tabladeilustraciones"/>
        <w:tabs>
          <w:tab w:val="right" w:leader="dot" w:pos="8828"/>
        </w:tabs>
        <w:rPr>
          <w:rFonts w:eastAsiaTheme="minorEastAsia" w:hint="eastAsia"/>
          <w:noProof/>
          <w:sz w:val="24"/>
          <w:szCs w:val="24"/>
          <w:lang w:eastAsia="es-CL"/>
        </w:rPr>
      </w:pPr>
      <w:hyperlink w:anchor="_Toc184321154" w:history="1">
        <w:r w:rsidRPr="00A06E30">
          <w:rPr>
            <w:rStyle w:val="Hipervnculo"/>
            <w:rFonts w:ascii="Arial" w:hAnsi="Arial" w:cs="Arial"/>
            <w:noProof/>
          </w:rPr>
          <w:t>Ilustración 12 - Caso de uso - Creación de empresa</w:t>
        </w:r>
        <w:r>
          <w:rPr>
            <w:noProof/>
            <w:webHidden/>
          </w:rPr>
          <w:tab/>
        </w:r>
        <w:r>
          <w:rPr>
            <w:noProof/>
            <w:webHidden/>
          </w:rPr>
          <w:fldChar w:fldCharType="begin"/>
        </w:r>
        <w:r>
          <w:rPr>
            <w:noProof/>
            <w:webHidden/>
          </w:rPr>
          <w:instrText xml:space="preserve"> PAGEREF _Toc184321154 \h </w:instrText>
        </w:r>
        <w:r>
          <w:rPr>
            <w:noProof/>
            <w:webHidden/>
          </w:rPr>
        </w:r>
        <w:r>
          <w:rPr>
            <w:noProof/>
            <w:webHidden/>
          </w:rPr>
          <w:fldChar w:fldCharType="separate"/>
        </w:r>
        <w:r>
          <w:rPr>
            <w:noProof/>
            <w:webHidden/>
          </w:rPr>
          <w:t>41</w:t>
        </w:r>
        <w:r>
          <w:rPr>
            <w:noProof/>
            <w:webHidden/>
          </w:rPr>
          <w:fldChar w:fldCharType="end"/>
        </w:r>
      </w:hyperlink>
    </w:p>
    <w:p w14:paraId="2364D952" w14:textId="7F911A6D" w:rsidR="00471FFA" w:rsidRDefault="00471FFA">
      <w:pPr>
        <w:pStyle w:val="Tabladeilustraciones"/>
        <w:tabs>
          <w:tab w:val="right" w:leader="dot" w:pos="8828"/>
        </w:tabs>
        <w:rPr>
          <w:rFonts w:eastAsiaTheme="minorEastAsia" w:hint="eastAsia"/>
          <w:noProof/>
          <w:sz w:val="24"/>
          <w:szCs w:val="24"/>
          <w:lang w:eastAsia="es-CL"/>
        </w:rPr>
      </w:pPr>
      <w:hyperlink w:anchor="_Toc184321155" w:history="1">
        <w:r w:rsidRPr="00A06E30">
          <w:rPr>
            <w:rStyle w:val="Hipervnculo"/>
            <w:rFonts w:ascii="Arial" w:hAnsi="Arial" w:cs="Arial"/>
            <w:noProof/>
          </w:rPr>
          <w:t>Ilustración 13 - Caso de uso - Edición de Datos de Empresa</w:t>
        </w:r>
        <w:r>
          <w:rPr>
            <w:noProof/>
            <w:webHidden/>
          </w:rPr>
          <w:tab/>
        </w:r>
        <w:r>
          <w:rPr>
            <w:noProof/>
            <w:webHidden/>
          </w:rPr>
          <w:fldChar w:fldCharType="begin"/>
        </w:r>
        <w:r>
          <w:rPr>
            <w:noProof/>
            <w:webHidden/>
          </w:rPr>
          <w:instrText xml:space="preserve"> PAGEREF _Toc184321155 \h </w:instrText>
        </w:r>
        <w:r>
          <w:rPr>
            <w:noProof/>
            <w:webHidden/>
          </w:rPr>
        </w:r>
        <w:r>
          <w:rPr>
            <w:noProof/>
            <w:webHidden/>
          </w:rPr>
          <w:fldChar w:fldCharType="separate"/>
        </w:r>
        <w:r>
          <w:rPr>
            <w:noProof/>
            <w:webHidden/>
          </w:rPr>
          <w:t>42</w:t>
        </w:r>
        <w:r>
          <w:rPr>
            <w:noProof/>
            <w:webHidden/>
          </w:rPr>
          <w:fldChar w:fldCharType="end"/>
        </w:r>
      </w:hyperlink>
    </w:p>
    <w:p w14:paraId="6EF1EA04" w14:textId="13C4392A" w:rsidR="00471FFA" w:rsidRDefault="00471FFA">
      <w:pPr>
        <w:pStyle w:val="Tabladeilustraciones"/>
        <w:tabs>
          <w:tab w:val="right" w:leader="dot" w:pos="8828"/>
        </w:tabs>
        <w:rPr>
          <w:rFonts w:eastAsiaTheme="minorEastAsia" w:hint="eastAsia"/>
          <w:noProof/>
          <w:sz w:val="24"/>
          <w:szCs w:val="24"/>
          <w:lang w:eastAsia="es-CL"/>
        </w:rPr>
      </w:pPr>
      <w:hyperlink w:anchor="_Toc184321156" w:history="1">
        <w:r w:rsidRPr="00A06E30">
          <w:rPr>
            <w:rStyle w:val="Hipervnculo"/>
            <w:rFonts w:ascii="Arial" w:hAnsi="Arial" w:cs="Arial"/>
            <w:noProof/>
          </w:rPr>
          <w:t>Ilustración 14 - Caso de uso - Generación de Orden de Transporte</w:t>
        </w:r>
        <w:r>
          <w:rPr>
            <w:noProof/>
            <w:webHidden/>
          </w:rPr>
          <w:tab/>
        </w:r>
        <w:r>
          <w:rPr>
            <w:noProof/>
            <w:webHidden/>
          </w:rPr>
          <w:fldChar w:fldCharType="begin"/>
        </w:r>
        <w:r>
          <w:rPr>
            <w:noProof/>
            <w:webHidden/>
          </w:rPr>
          <w:instrText xml:space="preserve"> PAGEREF _Toc184321156 \h </w:instrText>
        </w:r>
        <w:r>
          <w:rPr>
            <w:noProof/>
            <w:webHidden/>
          </w:rPr>
        </w:r>
        <w:r>
          <w:rPr>
            <w:noProof/>
            <w:webHidden/>
          </w:rPr>
          <w:fldChar w:fldCharType="separate"/>
        </w:r>
        <w:r>
          <w:rPr>
            <w:noProof/>
            <w:webHidden/>
          </w:rPr>
          <w:t>43</w:t>
        </w:r>
        <w:r>
          <w:rPr>
            <w:noProof/>
            <w:webHidden/>
          </w:rPr>
          <w:fldChar w:fldCharType="end"/>
        </w:r>
      </w:hyperlink>
    </w:p>
    <w:p w14:paraId="51AB8361" w14:textId="5A74D47E" w:rsidR="00471FFA" w:rsidRDefault="00471FFA">
      <w:pPr>
        <w:pStyle w:val="Tabladeilustraciones"/>
        <w:tabs>
          <w:tab w:val="right" w:leader="dot" w:pos="8828"/>
        </w:tabs>
        <w:rPr>
          <w:rFonts w:eastAsiaTheme="minorEastAsia" w:hint="eastAsia"/>
          <w:noProof/>
          <w:sz w:val="24"/>
          <w:szCs w:val="24"/>
          <w:lang w:eastAsia="es-CL"/>
        </w:rPr>
      </w:pPr>
      <w:hyperlink w:anchor="_Toc184321157" w:history="1">
        <w:r w:rsidRPr="00A06E30">
          <w:rPr>
            <w:rStyle w:val="Hipervnculo"/>
            <w:rFonts w:ascii="Arial" w:hAnsi="Arial" w:cs="Arial"/>
            <w:noProof/>
          </w:rPr>
          <w:t>Ilustración 15 - Caso de uso - Seguimiento de Orden</w:t>
        </w:r>
        <w:r>
          <w:rPr>
            <w:noProof/>
            <w:webHidden/>
          </w:rPr>
          <w:tab/>
        </w:r>
        <w:r>
          <w:rPr>
            <w:noProof/>
            <w:webHidden/>
          </w:rPr>
          <w:fldChar w:fldCharType="begin"/>
        </w:r>
        <w:r>
          <w:rPr>
            <w:noProof/>
            <w:webHidden/>
          </w:rPr>
          <w:instrText xml:space="preserve"> PAGEREF _Toc184321157 \h </w:instrText>
        </w:r>
        <w:r>
          <w:rPr>
            <w:noProof/>
            <w:webHidden/>
          </w:rPr>
        </w:r>
        <w:r>
          <w:rPr>
            <w:noProof/>
            <w:webHidden/>
          </w:rPr>
          <w:fldChar w:fldCharType="separate"/>
        </w:r>
        <w:r>
          <w:rPr>
            <w:noProof/>
            <w:webHidden/>
          </w:rPr>
          <w:t>44</w:t>
        </w:r>
        <w:r>
          <w:rPr>
            <w:noProof/>
            <w:webHidden/>
          </w:rPr>
          <w:fldChar w:fldCharType="end"/>
        </w:r>
      </w:hyperlink>
    </w:p>
    <w:p w14:paraId="3BDBF7AE" w14:textId="3A190C1D" w:rsidR="00471FFA" w:rsidRDefault="00471FFA">
      <w:pPr>
        <w:pStyle w:val="Tabladeilustraciones"/>
        <w:tabs>
          <w:tab w:val="right" w:leader="dot" w:pos="8828"/>
        </w:tabs>
        <w:rPr>
          <w:rFonts w:eastAsiaTheme="minorEastAsia" w:hint="eastAsia"/>
          <w:noProof/>
          <w:sz w:val="24"/>
          <w:szCs w:val="24"/>
          <w:lang w:eastAsia="es-CL"/>
        </w:rPr>
      </w:pPr>
      <w:hyperlink w:anchor="_Toc184321158" w:history="1">
        <w:r w:rsidRPr="00A06E30">
          <w:rPr>
            <w:rStyle w:val="Hipervnculo"/>
            <w:rFonts w:ascii="Arial" w:hAnsi="Arial" w:cs="Arial"/>
            <w:noProof/>
          </w:rPr>
          <w:t>Ilustración 16 - Caso de uso - Notificaciones</w:t>
        </w:r>
        <w:r>
          <w:rPr>
            <w:noProof/>
            <w:webHidden/>
          </w:rPr>
          <w:tab/>
        </w:r>
        <w:r>
          <w:rPr>
            <w:noProof/>
            <w:webHidden/>
          </w:rPr>
          <w:fldChar w:fldCharType="begin"/>
        </w:r>
        <w:r>
          <w:rPr>
            <w:noProof/>
            <w:webHidden/>
          </w:rPr>
          <w:instrText xml:space="preserve"> PAGEREF _Toc184321158 \h </w:instrText>
        </w:r>
        <w:r>
          <w:rPr>
            <w:noProof/>
            <w:webHidden/>
          </w:rPr>
        </w:r>
        <w:r>
          <w:rPr>
            <w:noProof/>
            <w:webHidden/>
          </w:rPr>
          <w:fldChar w:fldCharType="separate"/>
        </w:r>
        <w:r>
          <w:rPr>
            <w:noProof/>
            <w:webHidden/>
          </w:rPr>
          <w:t>45</w:t>
        </w:r>
        <w:r>
          <w:rPr>
            <w:noProof/>
            <w:webHidden/>
          </w:rPr>
          <w:fldChar w:fldCharType="end"/>
        </w:r>
      </w:hyperlink>
    </w:p>
    <w:p w14:paraId="00B9A715" w14:textId="1F0EACF7" w:rsidR="00471FFA" w:rsidRDefault="00471FFA">
      <w:pPr>
        <w:pStyle w:val="Tabladeilustraciones"/>
        <w:tabs>
          <w:tab w:val="right" w:leader="dot" w:pos="8828"/>
        </w:tabs>
        <w:rPr>
          <w:rFonts w:eastAsiaTheme="minorEastAsia" w:hint="eastAsia"/>
          <w:noProof/>
          <w:sz w:val="24"/>
          <w:szCs w:val="24"/>
          <w:lang w:eastAsia="es-CL"/>
        </w:rPr>
      </w:pPr>
      <w:hyperlink w:anchor="_Toc184321159" w:history="1">
        <w:r w:rsidRPr="00A06E30">
          <w:rPr>
            <w:rStyle w:val="Hipervnculo"/>
            <w:rFonts w:ascii="Arial" w:hAnsi="Arial" w:cs="Arial"/>
            <w:noProof/>
          </w:rPr>
          <w:t>Ilustración 17 - Caso de uso - Gestión de Órdenes</w:t>
        </w:r>
        <w:r>
          <w:rPr>
            <w:noProof/>
            <w:webHidden/>
          </w:rPr>
          <w:tab/>
        </w:r>
        <w:r>
          <w:rPr>
            <w:noProof/>
            <w:webHidden/>
          </w:rPr>
          <w:fldChar w:fldCharType="begin"/>
        </w:r>
        <w:r>
          <w:rPr>
            <w:noProof/>
            <w:webHidden/>
          </w:rPr>
          <w:instrText xml:space="preserve"> PAGEREF _Toc184321159 \h </w:instrText>
        </w:r>
        <w:r>
          <w:rPr>
            <w:noProof/>
            <w:webHidden/>
          </w:rPr>
        </w:r>
        <w:r>
          <w:rPr>
            <w:noProof/>
            <w:webHidden/>
          </w:rPr>
          <w:fldChar w:fldCharType="separate"/>
        </w:r>
        <w:r>
          <w:rPr>
            <w:noProof/>
            <w:webHidden/>
          </w:rPr>
          <w:t>46</w:t>
        </w:r>
        <w:r>
          <w:rPr>
            <w:noProof/>
            <w:webHidden/>
          </w:rPr>
          <w:fldChar w:fldCharType="end"/>
        </w:r>
      </w:hyperlink>
    </w:p>
    <w:p w14:paraId="6D4B6E13" w14:textId="3592A70D" w:rsidR="00471FFA" w:rsidRDefault="00471FFA">
      <w:pPr>
        <w:pStyle w:val="Tabladeilustraciones"/>
        <w:tabs>
          <w:tab w:val="right" w:leader="dot" w:pos="8828"/>
        </w:tabs>
        <w:rPr>
          <w:rFonts w:eastAsiaTheme="minorEastAsia" w:hint="eastAsia"/>
          <w:noProof/>
          <w:sz w:val="24"/>
          <w:szCs w:val="24"/>
          <w:lang w:eastAsia="es-CL"/>
        </w:rPr>
      </w:pPr>
      <w:hyperlink w:anchor="_Toc184321160" w:history="1">
        <w:r w:rsidRPr="00A06E30">
          <w:rPr>
            <w:rStyle w:val="Hipervnculo"/>
            <w:rFonts w:ascii="Arial" w:hAnsi="Arial" w:cs="Arial"/>
            <w:noProof/>
          </w:rPr>
          <w:t>Ilustración 18 - Caso de uso - Generación de reportes</w:t>
        </w:r>
        <w:r>
          <w:rPr>
            <w:noProof/>
            <w:webHidden/>
          </w:rPr>
          <w:tab/>
        </w:r>
        <w:r>
          <w:rPr>
            <w:noProof/>
            <w:webHidden/>
          </w:rPr>
          <w:fldChar w:fldCharType="begin"/>
        </w:r>
        <w:r>
          <w:rPr>
            <w:noProof/>
            <w:webHidden/>
          </w:rPr>
          <w:instrText xml:space="preserve"> PAGEREF _Toc184321160 \h </w:instrText>
        </w:r>
        <w:r>
          <w:rPr>
            <w:noProof/>
            <w:webHidden/>
          </w:rPr>
        </w:r>
        <w:r>
          <w:rPr>
            <w:noProof/>
            <w:webHidden/>
          </w:rPr>
          <w:fldChar w:fldCharType="separate"/>
        </w:r>
        <w:r>
          <w:rPr>
            <w:noProof/>
            <w:webHidden/>
          </w:rPr>
          <w:t>47</w:t>
        </w:r>
        <w:r>
          <w:rPr>
            <w:noProof/>
            <w:webHidden/>
          </w:rPr>
          <w:fldChar w:fldCharType="end"/>
        </w:r>
      </w:hyperlink>
    </w:p>
    <w:p w14:paraId="01CAB782" w14:textId="0787569E" w:rsidR="00471FFA" w:rsidRDefault="00471FFA">
      <w:pPr>
        <w:pStyle w:val="Tabladeilustraciones"/>
        <w:tabs>
          <w:tab w:val="right" w:leader="dot" w:pos="8828"/>
        </w:tabs>
        <w:rPr>
          <w:rFonts w:eastAsiaTheme="minorEastAsia" w:hint="eastAsia"/>
          <w:noProof/>
          <w:sz w:val="24"/>
          <w:szCs w:val="24"/>
          <w:lang w:eastAsia="es-CL"/>
        </w:rPr>
      </w:pPr>
      <w:hyperlink w:anchor="_Toc184321161" w:history="1">
        <w:r w:rsidRPr="00A06E30">
          <w:rPr>
            <w:rStyle w:val="Hipervnculo"/>
            <w:rFonts w:ascii="Arial" w:hAnsi="Arial" w:cs="Arial"/>
            <w:noProof/>
          </w:rPr>
          <w:t>Ilustración 19 - Modelo de 3 capas</w:t>
        </w:r>
        <w:r>
          <w:rPr>
            <w:noProof/>
            <w:webHidden/>
          </w:rPr>
          <w:tab/>
        </w:r>
        <w:r>
          <w:rPr>
            <w:noProof/>
            <w:webHidden/>
          </w:rPr>
          <w:fldChar w:fldCharType="begin"/>
        </w:r>
        <w:r>
          <w:rPr>
            <w:noProof/>
            <w:webHidden/>
          </w:rPr>
          <w:instrText xml:space="preserve"> PAGEREF _Toc184321161 \h </w:instrText>
        </w:r>
        <w:r>
          <w:rPr>
            <w:noProof/>
            <w:webHidden/>
          </w:rPr>
        </w:r>
        <w:r>
          <w:rPr>
            <w:noProof/>
            <w:webHidden/>
          </w:rPr>
          <w:fldChar w:fldCharType="separate"/>
        </w:r>
        <w:r>
          <w:rPr>
            <w:noProof/>
            <w:webHidden/>
          </w:rPr>
          <w:t>49</w:t>
        </w:r>
        <w:r>
          <w:rPr>
            <w:noProof/>
            <w:webHidden/>
          </w:rPr>
          <w:fldChar w:fldCharType="end"/>
        </w:r>
      </w:hyperlink>
    </w:p>
    <w:p w14:paraId="58EEA4C1" w14:textId="6D22E635" w:rsidR="00471FFA" w:rsidRDefault="00471FFA">
      <w:pPr>
        <w:pStyle w:val="Tabladeilustraciones"/>
        <w:tabs>
          <w:tab w:val="right" w:leader="dot" w:pos="8828"/>
        </w:tabs>
        <w:rPr>
          <w:rFonts w:eastAsiaTheme="minorEastAsia" w:hint="eastAsia"/>
          <w:noProof/>
          <w:sz w:val="24"/>
          <w:szCs w:val="24"/>
          <w:lang w:eastAsia="es-CL"/>
        </w:rPr>
      </w:pPr>
      <w:hyperlink w:anchor="_Toc184321162" w:history="1">
        <w:r w:rsidRPr="00A06E30">
          <w:rPr>
            <w:rStyle w:val="Hipervnculo"/>
            <w:rFonts w:ascii="Arial" w:hAnsi="Arial" w:cs="Arial"/>
            <w:noProof/>
          </w:rPr>
          <w:t>Ilustración 20 - Infraestructura en Microsoft Azure</w:t>
        </w:r>
        <w:r>
          <w:rPr>
            <w:noProof/>
            <w:webHidden/>
          </w:rPr>
          <w:tab/>
        </w:r>
        <w:r>
          <w:rPr>
            <w:noProof/>
            <w:webHidden/>
          </w:rPr>
          <w:fldChar w:fldCharType="begin"/>
        </w:r>
        <w:r>
          <w:rPr>
            <w:noProof/>
            <w:webHidden/>
          </w:rPr>
          <w:instrText xml:space="preserve"> PAGEREF _Toc184321162 \h </w:instrText>
        </w:r>
        <w:r>
          <w:rPr>
            <w:noProof/>
            <w:webHidden/>
          </w:rPr>
        </w:r>
        <w:r>
          <w:rPr>
            <w:noProof/>
            <w:webHidden/>
          </w:rPr>
          <w:fldChar w:fldCharType="separate"/>
        </w:r>
        <w:r>
          <w:rPr>
            <w:noProof/>
            <w:webHidden/>
          </w:rPr>
          <w:t>51</w:t>
        </w:r>
        <w:r>
          <w:rPr>
            <w:noProof/>
            <w:webHidden/>
          </w:rPr>
          <w:fldChar w:fldCharType="end"/>
        </w:r>
      </w:hyperlink>
    </w:p>
    <w:p w14:paraId="56337899" w14:textId="59540C46" w:rsidR="00471FFA" w:rsidRDefault="00471FFA">
      <w:pPr>
        <w:pStyle w:val="Tabladeilustraciones"/>
        <w:tabs>
          <w:tab w:val="right" w:leader="dot" w:pos="8828"/>
        </w:tabs>
        <w:rPr>
          <w:rFonts w:eastAsiaTheme="minorEastAsia" w:hint="eastAsia"/>
          <w:noProof/>
          <w:sz w:val="24"/>
          <w:szCs w:val="24"/>
          <w:lang w:eastAsia="es-CL"/>
        </w:rPr>
      </w:pPr>
      <w:hyperlink w:anchor="_Toc184321163" w:history="1">
        <w:r w:rsidRPr="00A06E30">
          <w:rPr>
            <w:rStyle w:val="Hipervnculo"/>
            <w:rFonts w:ascii="Arial" w:hAnsi="Arial" w:cs="Arial"/>
            <w:noProof/>
          </w:rPr>
          <w:t>Ilustración 21 - implementación de Web APP Services</w:t>
        </w:r>
        <w:r>
          <w:rPr>
            <w:noProof/>
            <w:webHidden/>
          </w:rPr>
          <w:tab/>
        </w:r>
        <w:r>
          <w:rPr>
            <w:noProof/>
            <w:webHidden/>
          </w:rPr>
          <w:fldChar w:fldCharType="begin"/>
        </w:r>
        <w:r>
          <w:rPr>
            <w:noProof/>
            <w:webHidden/>
          </w:rPr>
          <w:instrText xml:space="preserve"> PAGEREF _Toc184321163 \h </w:instrText>
        </w:r>
        <w:r>
          <w:rPr>
            <w:noProof/>
            <w:webHidden/>
          </w:rPr>
        </w:r>
        <w:r>
          <w:rPr>
            <w:noProof/>
            <w:webHidden/>
          </w:rPr>
          <w:fldChar w:fldCharType="separate"/>
        </w:r>
        <w:r>
          <w:rPr>
            <w:noProof/>
            <w:webHidden/>
          </w:rPr>
          <w:t>59</w:t>
        </w:r>
        <w:r>
          <w:rPr>
            <w:noProof/>
            <w:webHidden/>
          </w:rPr>
          <w:fldChar w:fldCharType="end"/>
        </w:r>
      </w:hyperlink>
    </w:p>
    <w:p w14:paraId="0FA6796D" w14:textId="239DB48B" w:rsidR="00471FFA" w:rsidRDefault="00471FFA">
      <w:pPr>
        <w:pStyle w:val="Tabladeilustraciones"/>
        <w:tabs>
          <w:tab w:val="right" w:leader="dot" w:pos="8828"/>
        </w:tabs>
        <w:rPr>
          <w:rFonts w:eastAsiaTheme="minorEastAsia" w:hint="eastAsia"/>
          <w:noProof/>
          <w:sz w:val="24"/>
          <w:szCs w:val="24"/>
          <w:lang w:eastAsia="es-CL"/>
        </w:rPr>
      </w:pPr>
      <w:hyperlink w:anchor="_Toc184321164" w:history="1">
        <w:r w:rsidRPr="00A06E30">
          <w:rPr>
            <w:rStyle w:val="Hipervnculo"/>
            <w:rFonts w:ascii="Arial" w:hAnsi="Arial" w:cs="Arial"/>
            <w:noProof/>
          </w:rPr>
          <w:t>Ilustración 22 - Grupo de recursos de Azure</w:t>
        </w:r>
        <w:r>
          <w:rPr>
            <w:noProof/>
            <w:webHidden/>
          </w:rPr>
          <w:tab/>
        </w:r>
        <w:r>
          <w:rPr>
            <w:noProof/>
            <w:webHidden/>
          </w:rPr>
          <w:fldChar w:fldCharType="begin"/>
        </w:r>
        <w:r>
          <w:rPr>
            <w:noProof/>
            <w:webHidden/>
          </w:rPr>
          <w:instrText xml:space="preserve"> PAGEREF _Toc184321164 \h </w:instrText>
        </w:r>
        <w:r>
          <w:rPr>
            <w:noProof/>
            <w:webHidden/>
          </w:rPr>
        </w:r>
        <w:r>
          <w:rPr>
            <w:noProof/>
            <w:webHidden/>
          </w:rPr>
          <w:fldChar w:fldCharType="separate"/>
        </w:r>
        <w:r>
          <w:rPr>
            <w:noProof/>
            <w:webHidden/>
          </w:rPr>
          <w:t>60</w:t>
        </w:r>
        <w:r>
          <w:rPr>
            <w:noProof/>
            <w:webHidden/>
          </w:rPr>
          <w:fldChar w:fldCharType="end"/>
        </w:r>
      </w:hyperlink>
    </w:p>
    <w:p w14:paraId="008CF709" w14:textId="5F3B0EE8" w:rsidR="00471FFA" w:rsidRDefault="00471FFA">
      <w:pPr>
        <w:pStyle w:val="Tabladeilustraciones"/>
        <w:tabs>
          <w:tab w:val="right" w:leader="dot" w:pos="8828"/>
        </w:tabs>
        <w:rPr>
          <w:rFonts w:eastAsiaTheme="minorEastAsia" w:hint="eastAsia"/>
          <w:noProof/>
          <w:sz w:val="24"/>
          <w:szCs w:val="24"/>
          <w:lang w:eastAsia="es-CL"/>
        </w:rPr>
      </w:pPr>
      <w:hyperlink w:anchor="_Toc184321165" w:history="1">
        <w:r w:rsidRPr="00A06E30">
          <w:rPr>
            <w:rStyle w:val="Hipervnculo"/>
            <w:rFonts w:ascii="Arial" w:hAnsi="Arial" w:cs="Arial"/>
            <w:noProof/>
          </w:rPr>
          <w:t>Ilustración 23 - Modelo lógico de datos</w:t>
        </w:r>
        <w:r>
          <w:rPr>
            <w:noProof/>
            <w:webHidden/>
          </w:rPr>
          <w:tab/>
        </w:r>
        <w:r>
          <w:rPr>
            <w:noProof/>
            <w:webHidden/>
          </w:rPr>
          <w:fldChar w:fldCharType="begin"/>
        </w:r>
        <w:r>
          <w:rPr>
            <w:noProof/>
            <w:webHidden/>
          </w:rPr>
          <w:instrText xml:space="preserve"> PAGEREF _Toc184321165 \h </w:instrText>
        </w:r>
        <w:r>
          <w:rPr>
            <w:noProof/>
            <w:webHidden/>
          </w:rPr>
        </w:r>
        <w:r>
          <w:rPr>
            <w:noProof/>
            <w:webHidden/>
          </w:rPr>
          <w:fldChar w:fldCharType="separate"/>
        </w:r>
        <w:r>
          <w:rPr>
            <w:noProof/>
            <w:webHidden/>
          </w:rPr>
          <w:t>61</w:t>
        </w:r>
        <w:r>
          <w:rPr>
            <w:noProof/>
            <w:webHidden/>
          </w:rPr>
          <w:fldChar w:fldCharType="end"/>
        </w:r>
      </w:hyperlink>
    </w:p>
    <w:p w14:paraId="3AEDBCBB" w14:textId="49E5E6C5" w:rsidR="00471FFA" w:rsidRDefault="00471FFA">
      <w:pPr>
        <w:pStyle w:val="Tabladeilustraciones"/>
        <w:tabs>
          <w:tab w:val="right" w:leader="dot" w:pos="8828"/>
        </w:tabs>
        <w:rPr>
          <w:rFonts w:eastAsiaTheme="minorEastAsia" w:hint="eastAsia"/>
          <w:noProof/>
          <w:sz w:val="24"/>
          <w:szCs w:val="24"/>
          <w:lang w:eastAsia="es-CL"/>
        </w:rPr>
      </w:pPr>
      <w:hyperlink w:anchor="_Toc184321166" w:history="1">
        <w:r w:rsidRPr="00A06E30">
          <w:rPr>
            <w:rStyle w:val="Hipervnculo"/>
            <w:rFonts w:ascii="Arial" w:hAnsi="Arial" w:cs="Arial"/>
            <w:noProof/>
          </w:rPr>
          <w:t>Ilustración 24 - Modelo relacional de datos</w:t>
        </w:r>
        <w:r>
          <w:rPr>
            <w:noProof/>
            <w:webHidden/>
          </w:rPr>
          <w:tab/>
        </w:r>
        <w:r>
          <w:rPr>
            <w:noProof/>
            <w:webHidden/>
          </w:rPr>
          <w:fldChar w:fldCharType="begin"/>
        </w:r>
        <w:r>
          <w:rPr>
            <w:noProof/>
            <w:webHidden/>
          </w:rPr>
          <w:instrText xml:space="preserve"> PAGEREF _Toc184321166 \h </w:instrText>
        </w:r>
        <w:r>
          <w:rPr>
            <w:noProof/>
            <w:webHidden/>
          </w:rPr>
        </w:r>
        <w:r>
          <w:rPr>
            <w:noProof/>
            <w:webHidden/>
          </w:rPr>
          <w:fldChar w:fldCharType="separate"/>
        </w:r>
        <w:r>
          <w:rPr>
            <w:noProof/>
            <w:webHidden/>
          </w:rPr>
          <w:t>63</w:t>
        </w:r>
        <w:r>
          <w:rPr>
            <w:noProof/>
            <w:webHidden/>
          </w:rPr>
          <w:fldChar w:fldCharType="end"/>
        </w:r>
      </w:hyperlink>
    </w:p>
    <w:p w14:paraId="4D6E2F12" w14:textId="51B212BE" w:rsidR="00471FFA" w:rsidRDefault="00471FFA">
      <w:pPr>
        <w:pStyle w:val="Tabladeilustraciones"/>
        <w:tabs>
          <w:tab w:val="right" w:leader="dot" w:pos="8828"/>
        </w:tabs>
        <w:rPr>
          <w:rFonts w:eastAsiaTheme="minorEastAsia" w:hint="eastAsia"/>
          <w:noProof/>
          <w:sz w:val="24"/>
          <w:szCs w:val="24"/>
          <w:lang w:eastAsia="es-CL"/>
        </w:rPr>
      </w:pPr>
      <w:hyperlink w:anchor="_Toc184321167" w:history="1">
        <w:r w:rsidRPr="00A06E30">
          <w:rPr>
            <w:rStyle w:val="Hipervnculo"/>
            <w:rFonts w:ascii="Arial" w:hAnsi="Arial" w:cs="Arial"/>
            <w:noProof/>
          </w:rPr>
          <w:t>Ilustración 25 - Generación de tablas mediante DDL</w:t>
        </w:r>
        <w:r>
          <w:rPr>
            <w:noProof/>
            <w:webHidden/>
          </w:rPr>
          <w:tab/>
        </w:r>
        <w:r>
          <w:rPr>
            <w:noProof/>
            <w:webHidden/>
          </w:rPr>
          <w:fldChar w:fldCharType="begin"/>
        </w:r>
        <w:r>
          <w:rPr>
            <w:noProof/>
            <w:webHidden/>
          </w:rPr>
          <w:instrText xml:space="preserve"> PAGEREF _Toc184321167 \h </w:instrText>
        </w:r>
        <w:r>
          <w:rPr>
            <w:noProof/>
            <w:webHidden/>
          </w:rPr>
        </w:r>
        <w:r>
          <w:rPr>
            <w:noProof/>
            <w:webHidden/>
          </w:rPr>
          <w:fldChar w:fldCharType="separate"/>
        </w:r>
        <w:r>
          <w:rPr>
            <w:noProof/>
            <w:webHidden/>
          </w:rPr>
          <w:t>64</w:t>
        </w:r>
        <w:r>
          <w:rPr>
            <w:noProof/>
            <w:webHidden/>
          </w:rPr>
          <w:fldChar w:fldCharType="end"/>
        </w:r>
      </w:hyperlink>
    </w:p>
    <w:p w14:paraId="1710A261" w14:textId="2C88265E" w:rsidR="00471FFA" w:rsidRDefault="00471FFA">
      <w:pPr>
        <w:pStyle w:val="Tabladeilustraciones"/>
        <w:tabs>
          <w:tab w:val="right" w:leader="dot" w:pos="8828"/>
        </w:tabs>
        <w:rPr>
          <w:rFonts w:eastAsiaTheme="minorEastAsia" w:hint="eastAsia"/>
          <w:noProof/>
          <w:sz w:val="24"/>
          <w:szCs w:val="24"/>
          <w:lang w:eastAsia="es-CL"/>
        </w:rPr>
      </w:pPr>
      <w:hyperlink w:anchor="_Toc184321168" w:history="1">
        <w:r w:rsidRPr="00A06E30">
          <w:rPr>
            <w:rStyle w:val="Hipervnculo"/>
            <w:rFonts w:ascii="Arial" w:hAnsi="Arial" w:cs="Arial"/>
            <w:noProof/>
          </w:rPr>
          <w:t>Ilustración 26 - Estructura de tablas SQL Managent Studio</w:t>
        </w:r>
        <w:r>
          <w:rPr>
            <w:noProof/>
            <w:webHidden/>
          </w:rPr>
          <w:tab/>
        </w:r>
        <w:r>
          <w:rPr>
            <w:noProof/>
            <w:webHidden/>
          </w:rPr>
          <w:fldChar w:fldCharType="begin"/>
        </w:r>
        <w:r>
          <w:rPr>
            <w:noProof/>
            <w:webHidden/>
          </w:rPr>
          <w:instrText xml:space="preserve"> PAGEREF _Toc184321168 \h </w:instrText>
        </w:r>
        <w:r>
          <w:rPr>
            <w:noProof/>
            <w:webHidden/>
          </w:rPr>
        </w:r>
        <w:r>
          <w:rPr>
            <w:noProof/>
            <w:webHidden/>
          </w:rPr>
          <w:fldChar w:fldCharType="separate"/>
        </w:r>
        <w:r>
          <w:rPr>
            <w:noProof/>
            <w:webHidden/>
          </w:rPr>
          <w:t>65</w:t>
        </w:r>
        <w:r>
          <w:rPr>
            <w:noProof/>
            <w:webHidden/>
          </w:rPr>
          <w:fldChar w:fldCharType="end"/>
        </w:r>
      </w:hyperlink>
    </w:p>
    <w:p w14:paraId="743218BC" w14:textId="5011BF5F" w:rsidR="00471FFA" w:rsidRDefault="00471FFA">
      <w:pPr>
        <w:pStyle w:val="Tabladeilustraciones"/>
        <w:tabs>
          <w:tab w:val="right" w:leader="dot" w:pos="8828"/>
        </w:tabs>
        <w:rPr>
          <w:rFonts w:eastAsiaTheme="minorEastAsia" w:hint="eastAsia"/>
          <w:noProof/>
          <w:sz w:val="24"/>
          <w:szCs w:val="24"/>
          <w:lang w:eastAsia="es-CL"/>
        </w:rPr>
      </w:pPr>
      <w:hyperlink w:anchor="_Toc184321169" w:history="1">
        <w:r w:rsidRPr="00A06E30">
          <w:rPr>
            <w:rStyle w:val="Hipervnculo"/>
            <w:rFonts w:ascii="Arial" w:hAnsi="Arial" w:cs="Arial"/>
            <w:noProof/>
          </w:rPr>
          <w:t>Ilustración 27 - FrameWork Express</w:t>
        </w:r>
        <w:r>
          <w:rPr>
            <w:noProof/>
            <w:webHidden/>
          </w:rPr>
          <w:tab/>
        </w:r>
        <w:r>
          <w:rPr>
            <w:noProof/>
            <w:webHidden/>
          </w:rPr>
          <w:fldChar w:fldCharType="begin"/>
        </w:r>
        <w:r>
          <w:rPr>
            <w:noProof/>
            <w:webHidden/>
          </w:rPr>
          <w:instrText xml:space="preserve"> PAGEREF _Toc184321169 \h </w:instrText>
        </w:r>
        <w:r>
          <w:rPr>
            <w:noProof/>
            <w:webHidden/>
          </w:rPr>
        </w:r>
        <w:r>
          <w:rPr>
            <w:noProof/>
            <w:webHidden/>
          </w:rPr>
          <w:fldChar w:fldCharType="separate"/>
        </w:r>
        <w:r>
          <w:rPr>
            <w:noProof/>
            <w:webHidden/>
          </w:rPr>
          <w:t>66</w:t>
        </w:r>
        <w:r>
          <w:rPr>
            <w:noProof/>
            <w:webHidden/>
          </w:rPr>
          <w:fldChar w:fldCharType="end"/>
        </w:r>
      </w:hyperlink>
    </w:p>
    <w:p w14:paraId="40EBD8A9" w14:textId="3B67BE51" w:rsidR="00471FFA" w:rsidRDefault="00471FFA">
      <w:pPr>
        <w:pStyle w:val="Tabladeilustraciones"/>
        <w:tabs>
          <w:tab w:val="right" w:leader="dot" w:pos="8828"/>
        </w:tabs>
        <w:rPr>
          <w:rFonts w:eastAsiaTheme="minorEastAsia" w:hint="eastAsia"/>
          <w:noProof/>
          <w:sz w:val="24"/>
          <w:szCs w:val="24"/>
          <w:lang w:eastAsia="es-CL"/>
        </w:rPr>
      </w:pPr>
      <w:hyperlink w:anchor="_Toc184321170" w:history="1">
        <w:r w:rsidRPr="00A06E30">
          <w:rPr>
            <w:rStyle w:val="Hipervnculo"/>
            <w:rFonts w:ascii="Arial" w:hAnsi="Arial" w:cs="Arial"/>
            <w:noProof/>
          </w:rPr>
          <w:t>Ilustración 28 - FrontEnd en HTML</w:t>
        </w:r>
        <w:r>
          <w:rPr>
            <w:noProof/>
            <w:webHidden/>
          </w:rPr>
          <w:tab/>
        </w:r>
        <w:r>
          <w:rPr>
            <w:noProof/>
            <w:webHidden/>
          </w:rPr>
          <w:fldChar w:fldCharType="begin"/>
        </w:r>
        <w:r>
          <w:rPr>
            <w:noProof/>
            <w:webHidden/>
          </w:rPr>
          <w:instrText xml:space="preserve"> PAGEREF _Toc184321170 \h </w:instrText>
        </w:r>
        <w:r>
          <w:rPr>
            <w:noProof/>
            <w:webHidden/>
          </w:rPr>
        </w:r>
        <w:r>
          <w:rPr>
            <w:noProof/>
            <w:webHidden/>
          </w:rPr>
          <w:fldChar w:fldCharType="separate"/>
        </w:r>
        <w:r>
          <w:rPr>
            <w:noProof/>
            <w:webHidden/>
          </w:rPr>
          <w:t>67</w:t>
        </w:r>
        <w:r>
          <w:rPr>
            <w:noProof/>
            <w:webHidden/>
          </w:rPr>
          <w:fldChar w:fldCharType="end"/>
        </w:r>
      </w:hyperlink>
    </w:p>
    <w:p w14:paraId="32E3A8AE" w14:textId="3E8606D3" w:rsidR="00471FFA" w:rsidRDefault="00471FFA">
      <w:pPr>
        <w:pStyle w:val="Tabladeilustraciones"/>
        <w:tabs>
          <w:tab w:val="right" w:leader="dot" w:pos="8828"/>
        </w:tabs>
        <w:rPr>
          <w:rFonts w:eastAsiaTheme="minorEastAsia" w:hint="eastAsia"/>
          <w:noProof/>
          <w:sz w:val="24"/>
          <w:szCs w:val="24"/>
          <w:lang w:eastAsia="es-CL"/>
        </w:rPr>
      </w:pPr>
      <w:hyperlink w:anchor="_Toc184321171" w:history="1">
        <w:r w:rsidRPr="00A06E30">
          <w:rPr>
            <w:rStyle w:val="Hipervnculo"/>
            <w:rFonts w:ascii="Arial" w:hAnsi="Arial" w:cs="Arial"/>
            <w:noProof/>
          </w:rPr>
          <w:t>Ilustración 29- Estilo visual en CSS</w:t>
        </w:r>
        <w:r>
          <w:rPr>
            <w:noProof/>
            <w:webHidden/>
          </w:rPr>
          <w:tab/>
        </w:r>
        <w:r>
          <w:rPr>
            <w:noProof/>
            <w:webHidden/>
          </w:rPr>
          <w:fldChar w:fldCharType="begin"/>
        </w:r>
        <w:r>
          <w:rPr>
            <w:noProof/>
            <w:webHidden/>
          </w:rPr>
          <w:instrText xml:space="preserve"> PAGEREF _Toc184321171 \h </w:instrText>
        </w:r>
        <w:r>
          <w:rPr>
            <w:noProof/>
            <w:webHidden/>
          </w:rPr>
        </w:r>
        <w:r>
          <w:rPr>
            <w:noProof/>
            <w:webHidden/>
          </w:rPr>
          <w:fldChar w:fldCharType="separate"/>
        </w:r>
        <w:r>
          <w:rPr>
            <w:noProof/>
            <w:webHidden/>
          </w:rPr>
          <w:t>68</w:t>
        </w:r>
        <w:r>
          <w:rPr>
            <w:noProof/>
            <w:webHidden/>
          </w:rPr>
          <w:fldChar w:fldCharType="end"/>
        </w:r>
      </w:hyperlink>
    </w:p>
    <w:p w14:paraId="62CAFA85" w14:textId="71AD828E" w:rsidR="00471FFA" w:rsidRDefault="00471FFA">
      <w:pPr>
        <w:pStyle w:val="Tabladeilustraciones"/>
        <w:tabs>
          <w:tab w:val="right" w:leader="dot" w:pos="8828"/>
        </w:tabs>
        <w:rPr>
          <w:rFonts w:eastAsiaTheme="minorEastAsia" w:hint="eastAsia"/>
          <w:noProof/>
          <w:sz w:val="24"/>
          <w:szCs w:val="24"/>
          <w:lang w:eastAsia="es-CL"/>
        </w:rPr>
      </w:pPr>
      <w:hyperlink w:anchor="_Toc184321172" w:history="1">
        <w:r w:rsidRPr="00A06E30">
          <w:rPr>
            <w:rStyle w:val="Hipervnculo"/>
            <w:noProof/>
          </w:rPr>
          <w:t>Ilustración 30 - Página web de inició de sesión</w:t>
        </w:r>
        <w:r>
          <w:rPr>
            <w:noProof/>
            <w:webHidden/>
          </w:rPr>
          <w:tab/>
        </w:r>
        <w:r>
          <w:rPr>
            <w:noProof/>
            <w:webHidden/>
          </w:rPr>
          <w:fldChar w:fldCharType="begin"/>
        </w:r>
        <w:r>
          <w:rPr>
            <w:noProof/>
            <w:webHidden/>
          </w:rPr>
          <w:instrText xml:space="preserve"> PAGEREF _Toc184321172 \h </w:instrText>
        </w:r>
        <w:r>
          <w:rPr>
            <w:noProof/>
            <w:webHidden/>
          </w:rPr>
        </w:r>
        <w:r>
          <w:rPr>
            <w:noProof/>
            <w:webHidden/>
          </w:rPr>
          <w:fldChar w:fldCharType="separate"/>
        </w:r>
        <w:r>
          <w:rPr>
            <w:noProof/>
            <w:webHidden/>
          </w:rPr>
          <w:t>69</w:t>
        </w:r>
        <w:r>
          <w:rPr>
            <w:noProof/>
            <w:webHidden/>
          </w:rPr>
          <w:fldChar w:fldCharType="end"/>
        </w:r>
      </w:hyperlink>
    </w:p>
    <w:p w14:paraId="1FF99BF5" w14:textId="4E92C321" w:rsidR="00471FFA" w:rsidRDefault="00471FFA">
      <w:pPr>
        <w:pStyle w:val="Tabladeilustraciones"/>
        <w:tabs>
          <w:tab w:val="right" w:leader="dot" w:pos="8828"/>
        </w:tabs>
        <w:rPr>
          <w:rFonts w:eastAsiaTheme="minorEastAsia" w:hint="eastAsia"/>
          <w:noProof/>
          <w:sz w:val="24"/>
          <w:szCs w:val="24"/>
          <w:lang w:eastAsia="es-CL"/>
        </w:rPr>
      </w:pPr>
      <w:hyperlink w:anchor="_Toc184321173" w:history="1">
        <w:r w:rsidRPr="00A06E30">
          <w:rPr>
            <w:rStyle w:val="Hipervnculo"/>
            <w:noProof/>
          </w:rPr>
          <w:t>Ilustración 31 - Ingresos</w:t>
        </w:r>
        <w:r>
          <w:rPr>
            <w:noProof/>
            <w:webHidden/>
          </w:rPr>
          <w:tab/>
        </w:r>
        <w:r>
          <w:rPr>
            <w:noProof/>
            <w:webHidden/>
          </w:rPr>
          <w:fldChar w:fldCharType="begin"/>
        </w:r>
        <w:r>
          <w:rPr>
            <w:noProof/>
            <w:webHidden/>
          </w:rPr>
          <w:instrText xml:space="preserve"> PAGEREF _Toc184321173 \h </w:instrText>
        </w:r>
        <w:r>
          <w:rPr>
            <w:noProof/>
            <w:webHidden/>
          </w:rPr>
        </w:r>
        <w:r>
          <w:rPr>
            <w:noProof/>
            <w:webHidden/>
          </w:rPr>
          <w:fldChar w:fldCharType="separate"/>
        </w:r>
        <w:r>
          <w:rPr>
            <w:noProof/>
            <w:webHidden/>
          </w:rPr>
          <w:t>71</w:t>
        </w:r>
        <w:r>
          <w:rPr>
            <w:noProof/>
            <w:webHidden/>
          </w:rPr>
          <w:fldChar w:fldCharType="end"/>
        </w:r>
      </w:hyperlink>
    </w:p>
    <w:p w14:paraId="45E0BF19" w14:textId="0CAC8C5C" w:rsidR="00471FFA" w:rsidRDefault="00471FFA">
      <w:pPr>
        <w:pStyle w:val="Tabladeilustraciones"/>
        <w:tabs>
          <w:tab w:val="right" w:leader="dot" w:pos="8828"/>
        </w:tabs>
        <w:rPr>
          <w:rFonts w:eastAsiaTheme="minorEastAsia" w:hint="eastAsia"/>
          <w:noProof/>
          <w:sz w:val="24"/>
          <w:szCs w:val="24"/>
          <w:lang w:eastAsia="es-CL"/>
        </w:rPr>
      </w:pPr>
      <w:hyperlink w:anchor="_Toc184321174" w:history="1">
        <w:r w:rsidRPr="00A06E30">
          <w:rPr>
            <w:rStyle w:val="Hipervnculo"/>
            <w:noProof/>
          </w:rPr>
          <w:t>Ilustración 32 - Monto inversión</w:t>
        </w:r>
        <w:r>
          <w:rPr>
            <w:noProof/>
            <w:webHidden/>
          </w:rPr>
          <w:tab/>
        </w:r>
        <w:r>
          <w:rPr>
            <w:noProof/>
            <w:webHidden/>
          </w:rPr>
          <w:fldChar w:fldCharType="begin"/>
        </w:r>
        <w:r>
          <w:rPr>
            <w:noProof/>
            <w:webHidden/>
          </w:rPr>
          <w:instrText xml:space="preserve"> PAGEREF _Toc184321174 \h </w:instrText>
        </w:r>
        <w:r>
          <w:rPr>
            <w:noProof/>
            <w:webHidden/>
          </w:rPr>
        </w:r>
        <w:r>
          <w:rPr>
            <w:noProof/>
            <w:webHidden/>
          </w:rPr>
          <w:fldChar w:fldCharType="separate"/>
        </w:r>
        <w:r>
          <w:rPr>
            <w:noProof/>
            <w:webHidden/>
          </w:rPr>
          <w:t>71</w:t>
        </w:r>
        <w:r>
          <w:rPr>
            <w:noProof/>
            <w:webHidden/>
          </w:rPr>
          <w:fldChar w:fldCharType="end"/>
        </w:r>
      </w:hyperlink>
    </w:p>
    <w:p w14:paraId="5A100BA8" w14:textId="0CEA6074" w:rsidR="00471FFA" w:rsidRDefault="00471FFA">
      <w:pPr>
        <w:pStyle w:val="Tabladeilustraciones"/>
        <w:tabs>
          <w:tab w:val="right" w:leader="dot" w:pos="8828"/>
        </w:tabs>
        <w:rPr>
          <w:rFonts w:eastAsiaTheme="minorEastAsia" w:hint="eastAsia"/>
          <w:noProof/>
          <w:sz w:val="24"/>
          <w:szCs w:val="24"/>
          <w:lang w:eastAsia="es-CL"/>
        </w:rPr>
      </w:pPr>
      <w:hyperlink w:anchor="_Toc184321175" w:history="1">
        <w:r w:rsidRPr="00A06E30">
          <w:rPr>
            <w:rStyle w:val="Hipervnculo"/>
            <w:noProof/>
          </w:rPr>
          <w:t>Ilustración 33 - Costos del proyecto</w:t>
        </w:r>
        <w:r>
          <w:rPr>
            <w:noProof/>
            <w:webHidden/>
          </w:rPr>
          <w:tab/>
        </w:r>
        <w:r>
          <w:rPr>
            <w:noProof/>
            <w:webHidden/>
          </w:rPr>
          <w:fldChar w:fldCharType="begin"/>
        </w:r>
        <w:r>
          <w:rPr>
            <w:noProof/>
            <w:webHidden/>
          </w:rPr>
          <w:instrText xml:space="preserve"> PAGEREF _Toc184321175 \h </w:instrText>
        </w:r>
        <w:r>
          <w:rPr>
            <w:noProof/>
            <w:webHidden/>
          </w:rPr>
        </w:r>
        <w:r>
          <w:rPr>
            <w:noProof/>
            <w:webHidden/>
          </w:rPr>
          <w:fldChar w:fldCharType="separate"/>
        </w:r>
        <w:r>
          <w:rPr>
            <w:noProof/>
            <w:webHidden/>
          </w:rPr>
          <w:t>72</w:t>
        </w:r>
        <w:r>
          <w:rPr>
            <w:noProof/>
            <w:webHidden/>
          </w:rPr>
          <w:fldChar w:fldCharType="end"/>
        </w:r>
      </w:hyperlink>
    </w:p>
    <w:p w14:paraId="349C0340" w14:textId="051143CE" w:rsidR="00471FFA" w:rsidRDefault="00471FFA">
      <w:pPr>
        <w:pStyle w:val="Tabladeilustraciones"/>
        <w:tabs>
          <w:tab w:val="right" w:leader="dot" w:pos="8828"/>
        </w:tabs>
        <w:rPr>
          <w:rFonts w:eastAsiaTheme="minorEastAsia" w:hint="eastAsia"/>
          <w:noProof/>
          <w:sz w:val="24"/>
          <w:szCs w:val="24"/>
          <w:lang w:eastAsia="es-CL"/>
        </w:rPr>
      </w:pPr>
      <w:hyperlink w:anchor="_Toc184321176" w:history="1">
        <w:r w:rsidRPr="00A06E30">
          <w:rPr>
            <w:rStyle w:val="Hipervnculo"/>
            <w:noProof/>
          </w:rPr>
          <w:t>Ilustración 34 - Presupuesto servicios Microsoft Azure</w:t>
        </w:r>
        <w:r>
          <w:rPr>
            <w:noProof/>
            <w:webHidden/>
          </w:rPr>
          <w:tab/>
        </w:r>
        <w:r>
          <w:rPr>
            <w:noProof/>
            <w:webHidden/>
          </w:rPr>
          <w:fldChar w:fldCharType="begin"/>
        </w:r>
        <w:r>
          <w:rPr>
            <w:noProof/>
            <w:webHidden/>
          </w:rPr>
          <w:instrText xml:space="preserve"> PAGEREF _Toc184321176 \h </w:instrText>
        </w:r>
        <w:r>
          <w:rPr>
            <w:noProof/>
            <w:webHidden/>
          </w:rPr>
        </w:r>
        <w:r>
          <w:rPr>
            <w:noProof/>
            <w:webHidden/>
          </w:rPr>
          <w:fldChar w:fldCharType="separate"/>
        </w:r>
        <w:r>
          <w:rPr>
            <w:noProof/>
            <w:webHidden/>
          </w:rPr>
          <w:t>72</w:t>
        </w:r>
        <w:r>
          <w:rPr>
            <w:noProof/>
            <w:webHidden/>
          </w:rPr>
          <w:fldChar w:fldCharType="end"/>
        </w:r>
      </w:hyperlink>
    </w:p>
    <w:p w14:paraId="60357235" w14:textId="139A8F05" w:rsidR="00471FFA" w:rsidRDefault="00471FFA">
      <w:pPr>
        <w:pStyle w:val="Tabladeilustraciones"/>
        <w:tabs>
          <w:tab w:val="right" w:leader="dot" w:pos="8828"/>
        </w:tabs>
        <w:rPr>
          <w:rFonts w:eastAsiaTheme="minorEastAsia" w:hint="eastAsia"/>
          <w:noProof/>
          <w:sz w:val="24"/>
          <w:szCs w:val="24"/>
          <w:lang w:eastAsia="es-CL"/>
        </w:rPr>
      </w:pPr>
      <w:hyperlink w:anchor="_Toc184321177" w:history="1">
        <w:r w:rsidRPr="00A06E30">
          <w:rPr>
            <w:rStyle w:val="Hipervnculo"/>
            <w:noProof/>
          </w:rPr>
          <w:t>Ilustración 35 - Flujo de caja</w:t>
        </w:r>
        <w:r>
          <w:rPr>
            <w:noProof/>
            <w:webHidden/>
          </w:rPr>
          <w:tab/>
        </w:r>
        <w:r>
          <w:rPr>
            <w:noProof/>
            <w:webHidden/>
          </w:rPr>
          <w:fldChar w:fldCharType="begin"/>
        </w:r>
        <w:r>
          <w:rPr>
            <w:noProof/>
            <w:webHidden/>
          </w:rPr>
          <w:instrText xml:space="preserve"> PAGEREF _Toc184321177 \h </w:instrText>
        </w:r>
        <w:r>
          <w:rPr>
            <w:noProof/>
            <w:webHidden/>
          </w:rPr>
        </w:r>
        <w:r>
          <w:rPr>
            <w:noProof/>
            <w:webHidden/>
          </w:rPr>
          <w:fldChar w:fldCharType="separate"/>
        </w:r>
        <w:r>
          <w:rPr>
            <w:noProof/>
            <w:webHidden/>
          </w:rPr>
          <w:t>73</w:t>
        </w:r>
        <w:r>
          <w:rPr>
            <w:noProof/>
            <w:webHidden/>
          </w:rPr>
          <w:fldChar w:fldCharType="end"/>
        </w:r>
      </w:hyperlink>
    </w:p>
    <w:p w14:paraId="4562B481" w14:textId="7D6B51C9" w:rsidR="00BD3011" w:rsidRPr="00D86EDA" w:rsidRDefault="00B957F1" w:rsidP="00BD3011">
      <w:pPr>
        <w:rPr>
          <w:ins w:id="0" w:author="Microsoft Word" w:date="2024-11-25T23:02:00Z" w16du:dateUtc="2024-11-26T02:02:00Z"/>
          <w:rFonts w:ascii="Arial" w:hAnsi="Arial" w:cs="Arial"/>
        </w:rPr>
      </w:pPr>
      <w:r w:rsidRPr="00D86EDA">
        <w:rPr>
          <w:rFonts w:ascii="Arial" w:hAnsi="Arial" w:cs="Arial"/>
        </w:rPr>
        <w:fldChar w:fldCharType="end"/>
      </w:r>
    </w:p>
    <w:p w14:paraId="48DEB0FD" w14:textId="281E5779" w:rsidR="006839B1" w:rsidRPr="00D86EDA" w:rsidRDefault="006839B1" w:rsidP="0009683A">
      <w:pPr>
        <w:spacing w:line="360" w:lineRule="auto"/>
        <w:jc w:val="both"/>
        <w:rPr>
          <w:rFonts w:ascii="Arial" w:hAnsi="Arial" w:cs="Arial"/>
        </w:rPr>
      </w:pPr>
    </w:p>
    <w:p w14:paraId="0726342D" w14:textId="77777777" w:rsidR="003B7A11" w:rsidRPr="00D86EDA" w:rsidRDefault="003B7A11" w:rsidP="0009683A">
      <w:pPr>
        <w:spacing w:line="360" w:lineRule="auto"/>
        <w:jc w:val="both"/>
        <w:rPr>
          <w:rFonts w:ascii="Arial" w:hAnsi="Arial" w:cs="Arial"/>
        </w:rPr>
      </w:pPr>
    </w:p>
    <w:p w14:paraId="70207FEF" w14:textId="77777777" w:rsidR="003B7A11" w:rsidRPr="00D86EDA" w:rsidRDefault="003B7A11" w:rsidP="0009683A">
      <w:pPr>
        <w:spacing w:line="360" w:lineRule="auto"/>
        <w:jc w:val="both"/>
        <w:rPr>
          <w:rFonts w:ascii="Arial" w:hAnsi="Arial" w:cs="Arial"/>
        </w:rPr>
      </w:pPr>
    </w:p>
    <w:p w14:paraId="03D159D0" w14:textId="77777777" w:rsidR="003B7A11" w:rsidRPr="00D86EDA" w:rsidRDefault="003B7A11" w:rsidP="0009683A">
      <w:pPr>
        <w:spacing w:line="360" w:lineRule="auto"/>
        <w:jc w:val="both"/>
        <w:rPr>
          <w:rFonts w:ascii="Arial" w:hAnsi="Arial" w:cs="Arial"/>
        </w:rPr>
      </w:pPr>
    </w:p>
    <w:p w14:paraId="13400AED" w14:textId="77777777" w:rsidR="0040149E" w:rsidRPr="00D86EDA" w:rsidRDefault="0040149E" w:rsidP="0009683A">
      <w:pPr>
        <w:spacing w:line="360" w:lineRule="auto"/>
        <w:jc w:val="both"/>
        <w:rPr>
          <w:rFonts w:ascii="Arial" w:hAnsi="Arial" w:cs="Arial"/>
        </w:rPr>
      </w:pPr>
    </w:p>
    <w:p w14:paraId="093CF147" w14:textId="4ABC9F3A" w:rsidR="00475C65" w:rsidRPr="00D86EDA" w:rsidRDefault="00780295" w:rsidP="00780295">
      <w:pPr>
        <w:pStyle w:val="Subtituloproyecto"/>
        <w:rPr>
          <w:rFonts w:cs="Arial"/>
        </w:rPr>
      </w:pPr>
      <w:r w:rsidRPr="00D86EDA">
        <w:rPr>
          <w:rFonts w:cs="Arial"/>
        </w:rPr>
        <w:t>Índice de tablas</w:t>
      </w:r>
    </w:p>
    <w:p w14:paraId="25175CAF" w14:textId="0A4F78CB" w:rsidR="00471FFA" w:rsidRDefault="00641A8C">
      <w:pPr>
        <w:pStyle w:val="Tabladeilustraciones"/>
        <w:tabs>
          <w:tab w:val="right" w:leader="dot" w:pos="8828"/>
        </w:tabs>
        <w:rPr>
          <w:rFonts w:eastAsiaTheme="minorEastAsia" w:hint="eastAsia"/>
          <w:noProof/>
          <w:sz w:val="24"/>
          <w:szCs w:val="24"/>
          <w:lang w:eastAsia="es-CL"/>
        </w:rPr>
      </w:pPr>
      <w:r w:rsidRPr="00D86EDA">
        <w:rPr>
          <w:rFonts w:ascii="Arial" w:hAnsi="Arial" w:cs="Arial"/>
        </w:rPr>
        <w:fldChar w:fldCharType="begin"/>
      </w:r>
      <w:r w:rsidRPr="00D86EDA">
        <w:rPr>
          <w:rFonts w:ascii="Arial" w:hAnsi="Arial" w:cs="Arial"/>
        </w:rPr>
        <w:instrText xml:space="preserve"> TOC \h \z \c "Tabla" </w:instrText>
      </w:r>
      <w:r w:rsidRPr="00D86EDA">
        <w:rPr>
          <w:rFonts w:ascii="Arial" w:hAnsi="Arial" w:cs="Arial"/>
        </w:rPr>
        <w:fldChar w:fldCharType="separate"/>
      </w:r>
      <w:hyperlink w:anchor="_Toc184321178" w:history="1">
        <w:r w:rsidR="00471FFA" w:rsidRPr="004A7266">
          <w:rPr>
            <w:rStyle w:val="Hipervnculo"/>
            <w:rFonts w:ascii="Arial" w:hAnsi="Arial" w:cs="Arial"/>
            <w:noProof/>
          </w:rPr>
          <w:t>Tabla 1- Responsables de cada Rol</w:t>
        </w:r>
        <w:r w:rsidR="00471FFA">
          <w:rPr>
            <w:noProof/>
            <w:webHidden/>
          </w:rPr>
          <w:tab/>
        </w:r>
        <w:r w:rsidR="00471FFA">
          <w:rPr>
            <w:noProof/>
            <w:webHidden/>
          </w:rPr>
          <w:fldChar w:fldCharType="begin"/>
        </w:r>
        <w:r w:rsidR="00471FFA">
          <w:rPr>
            <w:noProof/>
            <w:webHidden/>
          </w:rPr>
          <w:instrText xml:space="preserve"> PAGEREF _Toc184321178 \h </w:instrText>
        </w:r>
        <w:r w:rsidR="00471FFA">
          <w:rPr>
            <w:noProof/>
            <w:webHidden/>
          </w:rPr>
        </w:r>
        <w:r w:rsidR="00471FFA">
          <w:rPr>
            <w:noProof/>
            <w:webHidden/>
          </w:rPr>
          <w:fldChar w:fldCharType="separate"/>
        </w:r>
        <w:r w:rsidR="00471FFA">
          <w:rPr>
            <w:noProof/>
            <w:webHidden/>
          </w:rPr>
          <w:t>23</w:t>
        </w:r>
        <w:r w:rsidR="00471FFA">
          <w:rPr>
            <w:noProof/>
            <w:webHidden/>
          </w:rPr>
          <w:fldChar w:fldCharType="end"/>
        </w:r>
      </w:hyperlink>
    </w:p>
    <w:p w14:paraId="0C4B7753" w14:textId="714A881C" w:rsidR="00471FFA" w:rsidRDefault="00471FFA">
      <w:pPr>
        <w:pStyle w:val="Tabladeilustraciones"/>
        <w:tabs>
          <w:tab w:val="right" w:leader="dot" w:pos="8828"/>
        </w:tabs>
        <w:rPr>
          <w:rFonts w:eastAsiaTheme="minorEastAsia" w:hint="eastAsia"/>
          <w:noProof/>
          <w:sz w:val="24"/>
          <w:szCs w:val="24"/>
          <w:lang w:eastAsia="es-CL"/>
        </w:rPr>
      </w:pPr>
      <w:hyperlink w:anchor="_Toc184321179" w:history="1">
        <w:r w:rsidRPr="004A7266">
          <w:rPr>
            <w:rStyle w:val="Hipervnculo"/>
            <w:rFonts w:ascii="Arial" w:hAnsi="Arial" w:cs="Arial"/>
            <w:noProof/>
          </w:rPr>
          <w:t>Tabla 2 - Requerimientos funcionales / No Funcionales</w:t>
        </w:r>
        <w:r>
          <w:rPr>
            <w:noProof/>
            <w:webHidden/>
          </w:rPr>
          <w:tab/>
        </w:r>
        <w:r>
          <w:rPr>
            <w:noProof/>
            <w:webHidden/>
          </w:rPr>
          <w:fldChar w:fldCharType="begin"/>
        </w:r>
        <w:r>
          <w:rPr>
            <w:noProof/>
            <w:webHidden/>
          </w:rPr>
          <w:instrText xml:space="preserve"> PAGEREF _Toc184321179 \h </w:instrText>
        </w:r>
        <w:r>
          <w:rPr>
            <w:noProof/>
            <w:webHidden/>
          </w:rPr>
        </w:r>
        <w:r>
          <w:rPr>
            <w:noProof/>
            <w:webHidden/>
          </w:rPr>
          <w:fldChar w:fldCharType="separate"/>
        </w:r>
        <w:r>
          <w:rPr>
            <w:noProof/>
            <w:webHidden/>
          </w:rPr>
          <w:t>32</w:t>
        </w:r>
        <w:r>
          <w:rPr>
            <w:noProof/>
            <w:webHidden/>
          </w:rPr>
          <w:fldChar w:fldCharType="end"/>
        </w:r>
      </w:hyperlink>
    </w:p>
    <w:p w14:paraId="462D6526" w14:textId="33D8997B" w:rsidR="00471FFA" w:rsidRDefault="00471FFA">
      <w:pPr>
        <w:pStyle w:val="Tabladeilustraciones"/>
        <w:tabs>
          <w:tab w:val="right" w:leader="dot" w:pos="8828"/>
        </w:tabs>
        <w:rPr>
          <w:rFonts w:eastAsiaTheme="minorEastAsia" w:hint="eastAsia"/>
          <w:noProof/>
          <w:sz w:val="24"/>
          <w:szCs w:val="24"/>
          <w:lang w:eastAsia="es-CL"/>
        </w:rPr>
      </w:pPr>
      <w:hyperlink w:anchor="_Toc184321180" w:history="1">
        <w:r w:rsidRPr="004A7266">
          <w:rPr>
            <w:rStyle w:val="Hipervnculo"/>
            <w:rFonts w:ascii="Arial" w:hAnsi="Arial" w:cs="Arial"/>
            <w:noProof/>
          </w:rPr>
          <w:t>Tabla 3 - Caso de uso - CU-01</w:t>
        </w:r>
        <w:r>
          <w:rPr>
            <w:noProof/>
            <w:webHidden/>
          </w:rPr>
          <w:tab/>
        </w:r>
        <w:r>
          <w:rPr>
            <w:noProof/>
            <w:webHidden/>
          </w:rPr>
          <w:fldChar w:fldCharType="begin"/>
        </w:r>
        <w:r>
          <w:rPr>
            <w:noProof/>
            <w:webHidden/>
          </w:rPr>
          <w:instrText xml:space="preserve"> PAGEREF _Toc184321180 \h </w:instrText>
        </w:r>
        <w:r>
          <w:rPr>
            <w:noProof/>
            <w:webHidden/>
          </w:rPr>
        </w:r>
        <w:r>
          <w:rPr>
            <w:noProof/>
            <w:webHidden/>
          </w:rPr>
          <w:fldChar w:fldCharType="separate"/>
        </w:r>
        <w:r>
          <w:rPr>
            <w:noProof/>
            <w:webHidden/>
          </w:rPr>
          <w:t>38</w:t>
        </w:r>
        <w:r>
          <w:rPr>
            <w:noProof/>
            <w:webHidden/>
          </w:rPr>
          <w:fldChar w:fldCharType="end"/>
        </w:r>
      </w:hyperlink>
    </w:p>
    <w:p w14:paraId="568E2CE8" w14:textId="04ACF4B7" w:rsidR="00471FFA" w:rsidRDefault="00471FFA">
      <w:pPr>
        <w:pStyle w:val="Tabladeilustraciones"/>
        <w:tabs>
          <w:tab w:val="right" w:leader="dot" w:pos="8828"/>
        </w:tabs>
        <w:rPr>
          <w:rFonts w:eastAsiaTheme="minorEastAsia" w:hint="eastAsia"/>
          <w:noProof/>
          <w:sz w:val="24"/>
          <w:szCs w:val="24"/>
          <w:lang w:eastAsia="es-CL"/>
        </w:rPr>
      </w:pPr>
      <w:hyperlink w:anchor="_Toc184321181" w:history="1">
        <w:r w:rsidRPr="004A7266">
          <w:rPr>
            <w:rStyle w:val="Hipervnculo"/>
            <w:rFonts w:ascii="Arial" w:hAnsi="Arial" w:cs="Arial"/>
            <w:noProof/>
          </w:rPr>
          <w:t>Tabla 4 - Caso de uso - CU-02</w:t>
        </w:r>
        <w:r>
          <w:rPr>
            <w:noProof/>
            <w:webHidden/>
          </w:rPr>
          <w:tab/>
        </w:r>
        <w:r>
          <w:rPr>
            <w:noProof/>
            <w:webHidden/>
          </w:rPr>
          <w:fldChar w:fldCharType="begin"/>
        </w:r>
        <w:r>
          <w:rPr>
            <w:noProof/>
            <w:webHidden/>
          </w:rPr>
          <w:instrText xml:space="preserve"> PAGEREF _Toc184321181 \h </w:instrText>
        </w:r>
        <w:r>
          <w:rPr>
            <w:noProof/>
            <w:webHidden/>
          </w:rPr>
        </w:r>
        <w:r>
          <w:rPr>
            <w:noProof/>
            <w:webHidden/>
          </w:rPr>
          <w:fldChar w:fldCharType="separate"/>
        </w:r>
        <w:r>
          <w:rPr>
            <w:noProof/>
            <w:webHidden/>
          </w:rPr>
          <w:t>39</w:t>
        </w:r>
        <w:r>
          <w:rPr>
            <w:noProof/>
            <w:webHidden/>
          </w:rPr>
          <w:fldChar w:fldCharType="end"/>
        </w:r>
      </w:hyperlink>
    </w:p>
    <w:p w14:paraId="275DB2C6" w14:textId="1D19E665" w:rsidR="00471FFA" w:rsidRDefault="00471FFA">
      <w:pPr>
        <w:pStyle w:val="Tabladeilustraciones"/>
        <w:tabs>
          <w:tab w:val="right" w:leader="dot" w:pos="8828"/>
        </w:tabs>
        <w:rPr>
          <w:rFonts w:eastAsiaTheme="minorEastAsia" w:hint="eastAsia"/>
          <w:noProof/>
          <w:sz w:val="24"/>
          <w:szCs w:val="24"/>
          <w:lang w:eastAsia="es-CL"/>
        </w:rPr>
      </w:pPr>
      <w:hyperlink w:anchor="_Toc184321182" w:history="1">
        <w:r w:rsidRPr="004A7266">
          <w:rPr>
            <w:rStyle w:val="Hipervnculo"/>
            <w:rFonts w:ascii="Arial" w:hAnsi="Arial" w:cs="Arial"/>
            <w:noProof/>
          </w:rPr>
          <w:t>Tabla 5 - Caso de uso - CU-03</w:t>
        </w:r>
        <w:r>
          <w:rPr>
            <w:noProof/>
            <w:webHidden/>
          </w:rPr>
          <w:tab/>
        </w:r>
        <w:r>
          <w:rPr>
            <w:noProof/>
            <w:webHidden/>
          </w:rPr>
          <w:fldChar w:fldCharType="begin"/>
        </w:r>
        <w:r>
          <w:rPr>
            <w:noProof/>
            <w:webHidden/>
          </w:rPr>
          <w:instrText xml:space="preserve"> PAGEREF _Toc184321182 \h </w:instrText>
        </w:r>
        <w:r>
          <w:rPr>
            <w:noProof/>
            <w:webHidden/>
          </w:rPr>
        </w:r>
        <w:r>
          <w:rPr>
            <w:noProof/>
            <w:webHidden/>
          </w:rPr>
          <w:fldChar w:fldCharType="separate"/>
        </w:r>
        <w:r>
          <w:rPr>
            <w:noProof/>
            <w:webHidden/>
          </w:rPr>
          <w:t>40</w:t>
        </w:r>
        <w:r>
          <w:rPr>
            <w:noProof/>
            <w:webHidden/>
          </w:rPr>
          <w:fldChar w:fldCharType="end"/>
        </w:r>
      </w:hyperlink>
    </w:p>
    <w:p w14:paraId="50A01E62" w14:textId="62E95DD0" w:rsidR="00471FFA" w:rsidRDefault="00471FFA">
      <w:pPr>
        <w:pStyle w:val="Tabladeilustraciones"/>
        <w:tabs>
          <w:tab w:val="right" w:leader="dot" w:pos="8828"/>
        </w:tabs>
        <w:rPr>
          <w:rFonts w:eastAsiaTheme="minorEastAsia" w:hint="eastAsia"/>
          <w:noProof/>
          <w:sz w:val="24"/>
          <w:szCs w:val="24"/>
          <w:lang w:eastAsia="es-CL"/>
        </w:rPr>
      </w:pPr>
      <w:hyperlink w:anchor="_Toc184321183" w:history="1">
        <w:r w:rsidRPr="004A7266">
          <w:rPr>
            <w:rStyle w:val="Hipervnculo"/>
            <w:rFonts w:ascii="Arial" w:hAnsi="Arial" w:cs="Arial"/>
            <w:noProof/>
          </w:rPr>
          <w:t>Tabla 6 - Caso de uso - CU-04</w:t>
        </w:r>
        <w:r>
          <w:rPr>
            <w:noProof/>
            <w:webHidden/>
          </w:rPr>
          <w:tab/>
        </w:r>
        <w:r>
          <w:rPr>
            <w:noProof/>
            <w:webHidden/>
          </w:rPr>
          <w:fldChar w:fldCharType="begin"/>
        </w:r>
        <w:r>
          <w:rPr>
            <w:noProof/>
            <w:webHidden/>
          </w:rPr>
          <w:instrText xml:space="preserve"> PAGEREF _Toc184321183 \h </w:instrText>
        </w:r>
        <w:r>
          <w:rPr>
            <w:noProof/>
            <w:webHidden/>
          </w:rPr>
        </w:r>
        <w:r>
          <w:rPr>
            <w:noProof/>
            <w:webHidden/>
          </w:rPr>
          <w:fldChar w:fldCharType="separate"/>
        </w:r>
        <w:r>
          <w:rPr>
            <w:noProof/>
            <w:webHidden/>
          </w:rPr>
          <w:t>41</w:t>
        </w:r>
        <w:r>
          <w:rPr>
            <w:noProof/>
            <w:webHidden/>
          </w:rPr>
          <w:fldChar w:fldCharType="end"/>
        </w:r>
      </w:hyperlink>
    </w:p>
    <w:p w14:paraId="29BA883E" w14:textId="5D26DE90" w:rsidR="00471FFA" w:rsidRDefault="00471FFA">
      <w:pPr>
        <w:pStyle w:val="Tabladeilustraciones"/>
        <w:tabs>
          <w:tab w:val="right" w:leader="dot" w:pos="8828"/>
        </w:tabs>
        <w:rPr>
          <w:rFonts w:eastAsiaTheme="minorEastAsia" w:hint="eastAsia"/>
          <w:noProof/>
          <w:sz w:val="24"/>
          <w:szCs w:val="24"/>
          <w:lang w:eastAsia="es-CL"/>
        </w:rPr>
      </w:pPr>
      <w:hyperlink w:anchor="_Toc184321184" w:history="1">
        <w:r w:rsidRPr="004A7266">
          <w:rPr>
            <w:rStyle w:val="Hipervnculo"/>
            <w:rFonts w:ascii="Arial" w:hAnsi="Arial" w:cs="Arial"/>
            <w:noProof/>
          </w:rPr>
          <w:t>Tabla 7 - Caso de uso - CU-05</w:t>
        </w:r>
        <w:r>
          <w:rPr>
            <w:noProof/>
            <w:webHidden/>
          </w:rPr>
          <w:tab/>
        </w:r>
        <w:r>
          <w:rPr>
            <w:noProof/>
            <w:webHidden/>
          </w:rPr>
          <w:fldChar w:fldCharType="begin"/>
        </w:r>
        <w:r>
          <w:rPr>
            <w:noProof/>
            <w:webHidden/>
          </w:rPr>
          <w:instrText xml:space="preserve"> PAGEREF _Toc184321184 \h </w:instrText>
        </w:r>
        <w:r>
          <w:rPr>
            <w:noProof/>
            <w:webHidden/>
          </w:rPr>
        </w:r>
        <w:r>
          <w:rPr>
            <w:noProof/>
            <w:webHidden/>
          </w:rPr>
          <w:fldChar w:fldCharType="separate"/>
        </w:r>
        <w:r>
          <w:rPr>
            <w:noProof/>
            <w:webHidden/>
          </w:rPr>
          <w:t>42</w:t>
        </w:r>
        <w:r>
          <w:rPr>
            <w:noProof/>
            <w:webHidden/>
          </w:rPr>
          <w:fldChar w:fldCharType="end"/>
        </w:r>
      </w:hyperlink>
    </w:p>
    <w:p w14:paraId="740988EA" w14:textId="1C8F5C84" w:rsidR="00471FFA" w:rsidRDefault="00471FFA">
      <w:pPr>
        <w:pStyle w:val="Tabladeilustraciones"/>
        <w:tabs>
          <w:tab w:val="right" w:leader="dot" w:pos="8828"/>
        </w:tabs>
        <w:rPr>
          <w:rFonts w:eastAsiaTheme="minorEastAsia" w:hint="eastAsia"/>
          <w:noProof/>
          <w:sz w:val="24"/>
          <w:szCs w:val="24"/>
          <w:lang w:eastAsia="es-CL"/>
        </w:rPr>
      </w:pPr>
      <w:hyperlink w:anchor="_Toc184321185" w:history="1">
        <w:r w:rsidRPr="004A7266">
          <w:rPr>
            <w:rStyle w:val="Hipervnculo"/>
            <w:rFonts w:ascii="Arial" w:hAnsi="Arial" w:cs="Arial"/>
            <w:noProof/>
          </w:rPr>
          <w:t>Tabla 8 - Caso de uso - CU-06</w:t>
        </w:r>
        <w:r>
          <w:rPr>
            <w:noProof/>
            <w:webHidden/>
          </w:rPr>
          <w:tab/>
        </w:r>
        <w:r>
          <w:rPr>
            <w:noProof/>
            <w:webHidden/>
          </w:rPr>
          <w:fldChar w:fldCharType="begin"/>
        </w:r>
        <w:r>
          <w:rPr>
            <w:noProof/>
            <w:webHidden/>
          </w:rPr>
          <w:instrText xml:space="preserve"> PAGEREF _Toc184321185 \h </w:instrText>
        </w:r>
        <w:r>
          <w:rPr>
            <w:noProof/>
            <w:webHidden/>
          </w:rPr>
        </w:r>
        <w:r>
          <w:rPr>
            <w:noProof/>
            <w:webHidden/>
          </w:rPr>
          <w:fldChar w:fldCharType="separate"/>
        </w:r>
        <w:r>
          <w:rPr>
            <w:noProof/>
            <w:webHidden/>
          </w:rPr>
          <w:t>43</w:t>
        </w:r>
        <w:r>
          <w:rPr>
            <w:noProof/>
            <w:webHidden/>
          </w:rPr>
          <w:fldChar w:fldCharType="end"/>
        </w:r>
      </w:hyperlink>
    </w:p>
    <w:p w14:paraId="2CD66368" w14:textId="32F75548" w:rsidR="00471FFA" w:rsidRDefault="00471FFA">
      <w:pPr>
        <w:pStyle w:val="Tabladeilustraciones"/>
        <w:tabs>
          <w:tab w:val="right" w:leader="dot" w:pos="8828"/>
        </w:tabs>
        <w:rPr>
          <w:rFonts w:eastAsiaTheme="minorEastAsia" w:hint="eastAsia"/>
          <w:noProof/>
          <w:sz w:val="24"/>
          <w:szCs w:val="24"/>
          <w:lang w:eastAsia="es-CL"/>
        </w:rPr>
      </w:pPr>
      <w:hyperlink w:anchor="_Toc184321186" w:history="1">
        <w:r w:rsidRPr="004A7266">
          <w:rPr>
            <w:rStyle w:val="Hipervnculo"/>
            <w:rFonts w:ascii="Arial" w:hAnsi="Arial" w:cs="Arial"/>
            <w:noProof/>
          </w:rPr>
          <w:t>Tabla 9 - Caso de uso - CU-07</w:t>
        </w:r>
        <w:r>
          <w:rPr>
            <w:noProof/>
            <w:webHidden/>
          </w:rPr>
          <w:tab/>
        </w:r>
        <w:r>
          <w:rPr>
            <w:noProof/>
            <w:webHidden/>
          </w:rPr>
          <w:fldChar w:fldCharType="begin"/>
        </w:r>
        <w:r>
          <w:rPr>
            <w:noProof/>
            <w:webHidden/>
          </w:rPr>
          <w:instrText xml:space="preserve"> PAGEREF _Toc184321186 \h </w:instrText>
        </w:r>
        <w:r>
          <w:rPr>
            <w:noProof/>
            <w:webHidden/>
          </w:rPr>
        </w:r>
        <w:r>
          <w:rPr>
            <w:noProof/>
            <w:webHidden/>
          </w:rPr>
          <w:fldChar w:fldCharType="separate"/>
        </w:r>
        <w:r>
          <w:rPr>
            <w:noProof/>
            <w:webHidden/>
          </w:rPr>
          <w:t>44</w:t>
        </w:r>
        <w:r>
          <w:rPr>
            <w:noProof/>
            <w:webHidden/>
          </w:rPr>
          <w:fldChar w:fldCharType="end"/>
        </w:r>
      </w:hyperlink>
    </w:p>
    <w:p w14:paraId="37B063EC" w14:textId="1C79E032" w:rsidR="00471FFA" w:rsidRDefault="00471FFA">
      <w:pPr>
        <w:pStyle w:val="Tabladeilustraciones"/>
        <w:tabs>
          <w:tab w:val="right" w:leader="dot" w:pos="8828"/>
        </w:tabs>
        <w:rPr>
          <w:rFonts w:eastAsiaTheme="minorEastAsia" w:hint="eastAsia"/>
          <w:noProof/>
          <w:sz w:val="24"/>
          <w:szCs w:val="24"/>
          <w:lang w:eastAsia="es-CL"/>
        </w:rPr>
      </w:pPr>
      <w:hyperlink w:anchor="_Toc184321187" w:history="1">
        <w:r w:rsidRPr="004A7266">
          <w:rPr>
            <w:rStyle w:val="Hipervnculo"/>
            <w:rFonts w:ascii="Arial" w:hAnsi="Arial" w:cs="Arial"/>
            <w:noProof/>
          </w:rPr>
          <w:t>Tabla 10 - Caso de uso - CU-08</w:t>
        </w:r>
        <w:r>
          <w:rPr>
            <w:noProof/>
            <w:webHidden/>
          </w:rPr>
          <w:tab/>
        </w:r>
        <w:r>
          <w:rPr>
            <w:noProof/>
            <w:webHidden/>
          </w:rPr>
          <w:fldChar w:fldCharType="begin"/>
        </w:r>
        <w:r>
          <w:rPr>
            <w:noProof/>
            <w:webHidden/>
          </w:rPr>
          <w:instrText xml:space="preserve"> PAGEREF _Toc184321187 \h </w:instrText>
        </w:r>
        <w:r>
          <w:rPr>
            <w:noProof/>
            <w:webHidden/>
          </w:rPr>
        </w:r>
        <w:r>
          <w:rPr>
            <w:noProof/>
            <w:webHidden/>
          </w:rPr>
          <w:fldChar w:fldCharType="separate"/>
        </w:r>
        <w:r>
          <w:rPr>
            <w:noProof/>
            <w:webHidden/>
          </w:rPr>
          <w:t>45</w:t>
        </w:r>
        <w:r>
          <w:rPr>
            <w:noProof/>
            <w:webHidden/>
          </w:rPr>
          <w:fldChar w:fldCharType="end"/>
        </w:r>
      </w:hyperlink>
    </w:p>
    <w:p w14:paraId="04F63818" w14:textId="21AFA226" w:rsidR="00471FFA" w:rsidRDefault="00471FFA">
      <w:pPr>
        <w:pStyle w:val="Tabladeilustraciones"/>
        <w:tabs>
          <w:tab w:val="right" w:leader="dot" w:pos="8828"/>
        </w:tabs>
        <w:rPr>
          <w:rFonts w:eastAsiaTheme="minorEastAsia" w:hint="eastAsia"/>
          <w:noProof/>
          <w:sz w:val="24"/>
          <w:szCs w:val="24"/>
          <w:lang w:eastAsia="es-CL"/>
        </w:rPr>
      </w:pPr>
      <w:hyperlink w:anchor="_Toc184321188" w:history="1">
        <w:r w:rsidRPr="004A7266">
          <w:rPr>
            <w:rStyle w:val="Hipervnculo"/>
            <w:rFonts w:ascii="Arial" w:hAnsi="Arial" w:cs="Arial"/>
            <w:noProof/>
          </w:rPr>
          <w:t>Tabla 11 - Caso de uso - CU-09</w:t>
        </w:r>
        <w:r>
          <w:rPr>
            <w:noProof/>
            <w:webHidden/>
          </w:rPr>
          <w:tab/>
        </w:r>
        <w:r>
          <w:rPr>
            <w:noProof/>
            <w:webHidden/>
          </w:rPr>
          <w:fldChar w:fldCharType="begin"/>
        </w:r>
        <w:r>
          <w:rPr>
            <w:noProof/>
            <w:webHidden/>
          </w:rPr>
          <w:instrText xml:space="preserve"> PAGEREF _Toc184321188 \h </w:instrText>
        </w:r>
        <w:r>
          <w:rPr>
            <w:noProof/>
            <w:webHidden/>
          </w:rPr>
        </w:r>
        <w:r>
          <w:rPr>
            <w:noProof/>
            <w:webHidden/>
          </w:rPr>
          <w:fldChar w:fldCharType="separate"/>
        </w:r>
        <w:r>
          <w:rPr>
            <w:noProof/>
            <w:webHidden/>
          </w:rPr>
          <w:t>46</w:t>
        </w:r>
        <w:r>
          <w:rPr>
            <w:noProof/>
            <w:webHidden/>
          </w:rPr>
          <w:fldChar w:fldCharType="end"/>
        </w:r>
      </w:hyperlink>
    </w:p>
    <w:p w14:paraId="74D29EA6" w14:textId="2C5BC4E1" w:rsidR="00471FFA" w:rsidRDefault="00471FFA">
      <w:pPr>
        <w:pStyle w:val="Tabladeilustraciones"/>
        <w:tabs>
          <w:tab w:val="right" w:leader="dot" w:pos="8828"/>
        </w:tabs>
        <w:rPr>
          <w:rFonts w:eastAsiaTheme="minorEastAsia" w:hint="eastAsia"/>
          <w:noProof/>
          <w:sz w:val="24"/>
          <w:szCs w:val="24"/>
          <w:lang w:eastAsia="es-CL"/>
        </w:rPr>
      </w:pPr>
      <w:hyperlink w:anchor="_Toc184321189" w:history="1">
        <w:r w:rsidRPr="004A7266">
          <w:rPr>
            <w:rStyle w:val="Hipervnculo"/>
            <w:rFonts w:ascii="Arial" w:hAnsi="Arial" w:cs="Arial"/>
            <w:noProof/>
          </w:rPr>
          <w:t>Tabla 12 - Caso de uso - CU-10</w:t>
        </w:r>
        <w:r>
          <w:rPr>
            <w:noProof/>
            <w:webHidden/>
          </w:rPr>
          <w:tab/>
        </w:r>
        <w:r>
          <w:rPr>
            <w:noProof/>
            <w:webHidden/>
          </w:rPr>
          <w:fldChar w:fldCharType="begin"/>
        </w:r>
        <w:r>
          <w:rPr>
            <w:noProof/>
            <w:webHidden/>
          </w:rPr>
          <w:instrText xml:space="preserve"> PAGEREF _Toc184321189 \h </w:instrText>
        </w:r>
        <w:r>
          <w:rPr>
            <w:noProof/>
            <w:webHidden/>
          </w:rPr>
        </w:r>
        <w:r>
          <w:rPr>
            <w:noProof/>
            <w:webHidden/>
          </w:rPr>
          <w:fldChar w:fldCharType="separate"/>
        </w:r>
        <w:r>
          <w:rPr>
            <w:noProof/>
            <w:webHidden/>
          </w:rPr>
          <w:t>47</w:t>
        </w:r>
        <w:r>
          <w:rPr>
            <w:noProof/>
            <w:webHidden/>
          </w:rPr>
          <w:fldChar w:fldCharType="end"/>
        </w:r>
      </w:hyperlink>
    </w:p>
    <w:p w14:paraId="4F1D2D68" w14:textId="536FCF47" w:rsidR="00471FFA" w:rsidRDefault="00471FFA">
      <w:pPr>
        <w:pStyle w:val="Tabladeilustraciones"/>
        <w:tabs>
          <w:tab w:val="right" w:leader="dot" w:pos="8828"/>
        </w:tabs>
        <w:rPr>
          <w:rFonts w:eastAsiaTheme="minorEastAsia" w:hint="eastAsia"/>
          <w:noProof/>
          <w:sz w:val="24"/>
          <w:szCs w:val="24"/>
          <w:lang w:eastAsia="es-CL"/>
        </w:rPr>
      </w:pPr>
      <w:hyperlink w:anchor="_Toc184321190" w:history="1">
        <w:r w:rsidRPr="004A7266">
          <w:rPr>
            <w:rStyle w:val="Hipervnculo"/>
            <w:rFonts w:ascii="Arial" w:hAnsi="Arial" w:cs="Arial"/>
            <w:noProof/>
          </w:rPr>
          <w:t>Tabla 13 - Requerimientos</w:t>
        </w:r>
        <w:r>
          <w:rPr>
            <w:noProof/>
            <w:webHidden/>
          </w:rPr>
          <w:tab/>
        </w:r>
        <w:r>
          <w:rPr>
            <w:noProof/>
            <w:webHidden/>
          </w:rPr>
          <w:fldChar w:fldCharType="begin"/>
        </w:r>
        <w:r>
          <w:rPr>
            <w:noProof/>
            <w:webHidden/>
          </w:rPr>
          <w:instrText xml:space="preserve"> PAGEREF _Toc184321190 \h </w:instrText>
        </w:r>
        <w:r>
          <w:rPr>
            <w:noProof/>
            <w:webHidden/>
          </w:rPr>
        </w:r>
        <w:r>
          <w:rPr>
            <w:noProof/>
            <w:webHidden/>
          </w:rPr>
          <w:fldChar w:fldCharType="separate"/>
        </w:r>
        <w:r>
          <w:rPr>
            <w:noProof/>
            <w:webHidden/>
          </w:rPr>
          <w:t>53</w:t>
        </w:r>
        <w:r>
          <w:rPr>
            <w:noProof/>
            <w:webHidden/>
          </w:rPr>
          <w:fldChar w:fldCharType="end"/>
        </w:r>
      </w:hyperlink>
    </w:p>
    <w:p w14:paraId="2D63C639" w14:textId="356DF31F" w:rsidR="00471FFA" w:rsidRDefault="00471FFA">
      <w:pPr>
        <w:pStyle w:val="Tabladeilustraciones"/>
        <w:tabs>
          <w:tab w:val="right" w:leader="dot" w:pos="8828"/>
        </w:tabs>
        <w:rPr>
          <w:rFonts w:eastAsiaTheme="minorEastAsia" w:hint="eastAsia"/>
          <w:noProof/>
          <w:sz w:val="24"/>
          <w:szCs w:val="24"/>
          <w:lang w:eastAsia="es-CL"/>
        </w:rPr>
      </w:pPr>
      <w:hyperlink w:anchor="_Toc184321191" w:history="1">
        <w:r w:rsidRPr="004A7266">
          <w:rPr>
            <w:rStyle w:val="Hipervnculo"/>
            <w:rFonts w:ascii="Arial" w:hAnsi="Arial" w:cs="Arial"/>
            <w:noProof/>
          </w:rPr>
          <w:t>Tabla 14 - Tareas primer entregable</w:t>
        </w:r>
        <w:r>
          <w:rPr>
            <w:noProof/>
            <w:webHidden/>
          </w:rPr>
          <w:tab/>
        </w:r>
        <w:r>
          <w:rPr>
            <w:noProof/>
            <w:webHidden/>
          </w:rPr>
          <w:fldChar w:fldCharType="begin"/>
        </w:r>
        <w:r>
          <w:rPr>
            <w:noProof/>
            <w:webHidden/>
          </w:rPr>
          <w:instrText xml:space="preserve"> PAGEREF _Toc184321191 \h </w:instrText>
        </w:r>
        <w:r>
          <w:rPr>
            <w:noProof/>
            <w:webHidden/>
          </w:rPr>
        </w:r>
        <w:r>
          <w:rPr>
            <w:noProof/>
            <w:webHidden/>
          </w:rPr>
          <w:fldChar w:fldCharType="separate"/>
        </w:r>
        <w:r>
          <w:rPr>
            <w:noProof/>
            <w:webHidden/>
          </w:rPr>
          <w:t>56</w:t>
        </w:r>
        <w:r>
          <w:rPr>
            <w:noProof/>
            <w:webHidden/>
          </w:rPr>
          <w:fldChar w:fldCharType="end"/>
        </w:r>
      </w:hyperlink>
    </w:p>
    <w:p w14:paraId="67B85192" w14:textId="177FF57B" w:rsidR="00471FFA" w:rsidRDefault="00471FFA">
      <w:pPr>
        <w:pStyle w:val="Tabladeilustraciones"/>
        <w:tabs>
          <w:tab w:val="right" w:leader="dot" w:pos="8828"/>
        </w:tabs>
        <w:rPr>
          <w:rFonts w:eastAsiaTheme="minorEastAsia" w:hint="eastAsia"/>
          <w:noProof/>
          <w:sz w:val="24"/>
          <w:szCs w:val="24"/>
          <w:lang w:eastAsia="es-CL"/>
        </w:rPr>
      </w:pPr>
      <w:hyperlink w:anchor="_Toc184321192" w:history="1">
        <w:r w:rsidRPr="004A7266">
          <w:rPr>
            <w:rStyle w:val="Hipervnculo"/>
            <w:rFonts w:ascii="Arial" w:hAnsi="Arial" w:cs="Arial"/>
            <w:noProof/>
          </w:rPr>
          <w:t>Tabla 15 - Tareas segundo entregable</w:t>
        </w:r>
        <w:r>
          <w:rPr>
            <w:noProof/>
            <w:webHidden/>
          </w:rPr>
          <w:tab/>
        </w:r>
        <w:r>
          <w:rPr>
            <w:noProof/>
            <w:webHidden/>
          </w:rPr>
          <w:fldChar w:fldCharType="begin"/>
        </w:r>
        <w:r>
          <w:rPr>
            <w:noProof/>
            <w:webHidden/>
          </w:rPr>
          <w:instrText xml:space="preserve"> PAGEREF _Toc184321192 \h </w:instrText>
        </w:r>
        <w:r>
          <w:rPr>
            <w:noProof/>
            <w:webHidden/>
          </w:rPr>
        </w:r>
        <w:r>
          <w:rPr>
            <w:noProof/>
            <w:webHidden/>
          </w:rPr>
          <w:fldChar w:fldCharType="separate"/>
        </w:r>
        <w:r>
          <w:rPr>
            <w:noProof/>
            <w:webHidden/>
          </w:rPr>
          <w:t>57</w:t>
        </w:r>
        <w:r>
          <w:rPr>
            <w:noProof/>
            <w:webHidden/>
          </w:rPr>
          <w:fldChar w:fldCharType="end"/>
        </w:r>
      </w:hyperlink>
    </w:p>
    <w:p w14:paraId="251E3837" w14:textId="092916DD" w:rsidR="00471FFA" w:rsidRDefault="00471FFA">
      <w:pPr>
        <w:pStyle w:val="Tabladeilustraciones"/>
        <w:tabs>
          <w:tab w:val="right" w:leader="dot" w:pos="8828"/>
        </w:tabs>
        <w:rPr>
          <w:rFonts w:eastAsiaTheme="minorEastAsia" w:hint="eastAsia"/>
          <w:noProof/>
          <w:sz w:val="24"/>
          <w:szCs w:val="24"/>
          <w:lang w:eastAsia="es-CL"/>
        </w:rPr>
      </w:pPr>
      <w:hyperlink w:anchor="_Toc184321193" w:history="1">
        <w:r w:rsidRPr="004A7266">
          <w:rPr>
            <w:rStyle w:val="Hipervnculo"/>
            <w:rFonts w:ascii="Arial" w:hAnsi="Arial" w:cs="Arial"/>
            <w:noProof/>
          </w:rPr>
          <w:t>Tabla 16 - Tareas tercer entregable</w:t>
        </w:r>
        <w:r>
          <w:rPr>
            <w:noProof/>
            <w:webHidden/>
          </w:rPr>
          <w:tab/>
        </w:r>
        <w:r>
          <w:rPr>
            <w:noProof/>
            <w:webHidden/>
          </w:rPr>
          <w:fldChar w:fldCharType="begin"/>
        </w:r>
        <w:r>
          <w:rPr>
            <w:noProof/>
            <w:webHidden/>
          </w:rPr>
          <w:instrText xml:space="preserve"> PAGEREF _Toc184321193 \h </w:instrText>
        </w:r>
        <w:r>
          <w:rPr>
            <w:noProof/>
            <w:webHidden/>
          </w:rPr>
        </w:r>
        <w:r>
          <w:rPr>
            <w:noProof/>
            <w:webHidden/>
          </w:rPr>
          <w:fldChar w:fldCharType="separate"/>
        </w:r>
        <w:r>
          <w:rPr>
            <w:noProof/>
            <w:webHidden/>
          </w:rPr>
          <w:t>58</w:t>
        </w:r>
        <w:r>
          <w:rPr>
            <w:noProof/>
            <w:webHidden/>
          </w:rPr>
          <w:fldChar w:fldCharType="end"/>
        </w:r>
      </w:hyperlink>
    </w:p>
    <w:p w14:paraId="5EFA28A6" w14:textId="135F5838" w:rsidR="00F007A6" w:rsidRPr="00D86EDA" w:rsidRDefault="00641A8C" w:rsidP="00F007A6">
      <w:pPr>
        <w:pStyle w:val="Subtituloproyecto"/>
        <w:rPr>
          <w:ins w:id="1" w:author="Microsoft Word" w:date="2024-11-25T21:39:00Z" w16du:dateUtc="2024-11-26T00:39:00Z"/>
          <w:rFonts w:cs="Arial"/>
        </w:rPr>
      </w:pPr>
      <w:r w:rsidRPr="00D86EDA">
        <w:rPr>
          <w:rFonts w:cs="Arial"/>
        </w:rPr>
        <w:fldChar w:fldCharType="end"/>
      </w:r>
    </w:p>
    <w:p w14:paraId="74C1D981" w14:textId="1B2EB75B" w:rsidR="006839B1" w:rsidRPr="00D86EDA" w:rsidRDefault="006839B1" w:rsidP="0009683A">
      <w:pPr>
        <w:spacing w:line="360" w:lineRule="auto"/>
        <w:jc w:val="both"/>
        <w:rPr>
          <w:rFonts w:ascii="Arial" w:hAnsi="Arial" w:cs="Arial"/>
        </w:rPr>
      </w:pPr>
    </w:p>
    <w:p w14:paraId="408F2BCF" w14:textId="77777777" w:rsidR="006839B1" w:rsidRPr="00D86EDA" w:rsidRDefault="006839B1" w:rsidP="0009683A">
      <w:pPr>
        <w:spacing w:line="360" w:lineRule="auto"/>
        <w:jc w:val="both"/>
        <w:rPr>
          <w:rFonts w:ascii="Arial" w:hAnsi="Arial" w:cs="Arial"/>
        </w:rPr>
      </w:pPr>
    </w:p>
    <w:p w14:paraId="6EB4E622" w14:textId="77777777" w:rsidR="006839B1" w:rsidRPr="00D86EDA" w:rsidRDefault="006839B1" w:rsidP="0009683A">
      <w:pPr>
        <w:spacing w:line="360" w:lineRule="auto"/>
        <w:jc w:val="both"/>
        <w:rPr>
          <w:rFonts w:ascii="Arial" w:hAnsi="Arial" w:cs="Arial"/>
        </w:rPr>
      </w:pPr>
    </w:p>
    <w:p w14:paraId="1C9D337E" w14:textId="77777777" w:rsidR="006839B1" w:rsidRPr="00D86EDA" w:rsidRDefault="006839B1" w:rsidP="0009683A">
      <w:pPr>
        <w:spacing w:line="360" w:lineRule="auto"/>
        <w:jc w:val="both"/>
        <w:rPr>
          <w:rFonts w:ascii="Arial" w:hAnsi="Arial" w:cs="Arial"/>
        </w:rPr>
      </w:pPr>
    </w:p>
    <w:p w14:paraId="76FBDEA0" w14:textId="77777777" w:rsidR="006839B1" w:rsidRPr="00D86EDA" w:rsidRDefault="006839B1" w:rsidP="0009683A">
      <w:pPr>
        <w:spacing w:line="360" w:lineRule="auto"/>
        <w:jc w:val="both"/>
        <w:rPr>
          <w:rFonts w:ascii="Arial" w:hAnsi="Arial" w:cs="Arial"/>
        </w:rPr>
      </w:pPr>
    </w:p>
    <w:p w14:paraId="71A50C4A" w14:textId="77777777" w:rsidR="006839B1" w:rsidRDefault="006839B1" w:rsidP="0009683A">
      <w:pPr>
        <w:spacing w:line="360" w:lineRule="auto"/>
        <w:jc w:val="both"/>
        <w:rPr>
          <w:rFonts w:ascii="Arial" w:hAnsi="Arial" w:cs="Arial"/>
        </w:rPr>
      </w:pPr>
    </w:p>
    <w:p w14:paraId="1361DF12" w14:textId="77777777" w:rsidR="00D439D0" w:rsidRDefault="00D439D0" w:rsidP="0009683A">
      <w:pPr>
        <w:spacing w:line="360" w:lineRule="auto"/>
        <w:jc w:val="both"/>
        <w:rPr>
          <w:rFonts w:ascii="Arial" w:hAnsi="Arial" w:cs="Arial"/>
        </w:rPr>
      </w:pPr>
    </w:p>
    <w:p w14:paraId="1549F8D9" w14:textId="77777777" w:rsidR="00D439D0" w:rsidRDefault="00D439D0" w:rsidP="0009683A">
      <w:pPr>
        <w:spacing w:line="360" w:lineRule="auto"/>
        <w:jc w:val="both"/>
        <w:rPr>
          <w:rFonts w:ascii="Arial" w:hAnsi="Arial" w:cs="Arial"/>
        </w:rPr>
      </w:pPr>
    </w:p>
    <w:p w14:paraId="0FC1CD2E" w14:textId="77777777" w:rsidR="00D439D0" w:rsidRDefault="00D439D0" w:rsidP="0009683A">
      <w:pPr>
        <w:spacing w:line="360" w:lineRule="auto"/>
        <w:jc w:val="both"/>
        <w:rPr>
          <w:rFonts w:ascii="Arial" w:hAnsi="Arial" w:cs="Arial"/>
        </w:rPr>
      </w:pPr>
    </w:p>
    <w:p w14:paraId="40E628DE" w14:textId="77777777" w:rsidR="00D439D0" w:rsidRDefault="00D439D0" w:rsidP="0009683A">
      <w:pPr>
        <w:spacing w:line="360" w:lineRule="auto"/>
        <w:jc w:val="both"/>
        <w:rPr>
          <w:rFonts w:ascii="Arial" w:hAnsi="Arial" w:cs="Arial"/>
        </w:rPr>
      </w:pPr>
    </w:p>
    <w:p w14:paraId="0B699CE5" w14:textId="77777777" w:rsidR="00D439D0" w:rsidRDefault="00D439D0" w:rsidP="0009683A">
      <w:pPr>
        <w:spacing w:line="360" w:lineRule="auto"/>
        <w:jc w:val="both"/>
        <w:rPr>
          <w:rFonts w:ascii="Arial" w:hAnsi="Arial" w:cs="Arial"/>
        </w:rPr>
      </w:pPr>
    </w:p>
    <w:p w14:paraId="4ABEC134" w14:textId="77777777" w:rsidR="00D439D0" w:rsidRDefault="00D439D0" w:rsidP="0009683A">
      <w:pPr>
        <w:spacing w:line="360" w:lineRule="auto"/>
        <w:jc w:val="both"/>
        <w:rPr>
          <w:rFonts w:ascii="Arial" w:hAnsi="Arial" w:cs="Arial"/>
        </w:rPr>
      </w:pPr>
    </w:p>
    <w:p w14:paraId="04CFF9C8" w14:textId="77777777" w:rsidR="00D439D0" w:rsidRPr="00D86EDA" w:rsidRDefault="00D439D0" w:rsidP="0009683A">
      <w:pPr>
        <w:spacing w:line="360" w:lineRule="auto"/>
        <w:jc w:val="both"/>
        <w:rPr>
          <w:rFonts w:ascii="Arial" w:hAnsi="Arial" w:cs="Arial"/>
        </w:rPr>
      </w:pPr>
    </w:p>
    <w:p w14:paraId="5CE40B84" w14:textId="5DEE6C1A" w:rsidR="3BA5DA04" w:rsidRDefault="000D3262" w:rsidP="6DD0B66B">
      <w:pPr>
        <w:pStyle w:val="TitulosProyecto"/>
        <w:outlineLvl w:val="0"/>
        <w:rPr>
          <w:rFonts w:hint="eastAsia"/>
        </w:rPr>
      </w:pPr>
      <w:bookmarkStart w:id="2" w:name="_Toc644793476"/>
      <w:bookmarkStart w:id="3" w:name="_Toc1472623683"/>
      <w:bookmarkStart w:id="4" w:name="_Toc184323752"/>
      <w:r w:rsidRPr="00D86EDA">
        <w:rPr>
          <w:rFonts w:cs="Arial"/>
        </w:rPr>
        <w:lastRenderedPageBreak/>
        <w:t>Resumen ejecutivo (español)</w:t>
      </w:r>
      <w:r w:rsidR="3218E341" w:rsidRPr="00D86EDA">
        <w:rPr>
          <w:rFonts w:cs="Arial"/>
        </w:rPr>
        <w:t>.</w:t>
      </w:r>
      <w:bookmarkEnd w:id="2"/>
      <w:bookmarkEnd w:id="3"/>
      <w:bookmarkEnd w:id="4"/>
    </w:p>
    <w:p w14:paraId="41FBA0DF" w14:textId="7D5CBBCF" w:rsidR="1016E3FF" w:rsidRDefault="1016E3FF" w:rsidP="3BA5DA04">
      <w:pPr>
        <w:pStyle w:val="ParrafoProyecto0"/>
      </w:pPr>
      <w:r>
        <w:t xml:space="preserve">El proyecto APT (Plataforma Integral de Gestión y Ordenes de Trasporte) nace como una solución a las creciente necesidades operativas de la empresa Setralog, dedicada al trasporte terrestre de carga. En la actualidad, la empresa enfrenta desafíos significativos debido a la gestión manual de sus operaciones, lo que ha resultado en ineficiencias operativas, aumento en los tiempos de respuesta y una elevada tasa de errores en la generación de órdenes.   </w:t>
      </w:r>
    </w:p>
    <w:p w14:paraId="60E7963C" w14:textId="05708761" w:rsidR="1016E3FF" w:rsidRDefault="1016E3FF" w:rsidP="3BA5DA04">
      <w:pPr>
        <w:pStyle w:val="ParrafoProyecto0"/>
      </w:pPr>
      <w:r>
        <w:t xml:space="preserve">Este proyecto tiene como objetivo desarrollar una solución tecnológica integral que permite centralizar y automatizar la administración de datos de cliente y solicitudes de trasporte, utilizando una plataforma web. La implementación de esta solución busca mejorar la competitividad de Setralog mediante la optimización de procesos, la reducción de errores y el fortalecimiento de la satisfacción del cliente. A través de este proyecto, también se promueve el desarrollo de competencias profesionales en Ingeniería en Informática, aplicando conocimiento en programación, gestión de proyecto y tecnologías en la nube. </w:t>
      </w:r>
    </w:p>
    <w:p w14:paraId="1AD4544D" w14:textId="3468DA72" w:rsidR="1016E3FF" w:rsidRDefault="1016E3FF" w:rsidP="3BA5DA04">
      <w:pPr>
        <w:pStyle w:val="ParrafoProyecto0"/>
      </w:pPr>
      <w:r>
        <w:t xml:space="preserve"> </w:t>
      </w:r>
    </w:p>
    <w:p w14:paraId="3E1882BD" w14:textId="3873C568" w:rsidR="1016E3FF" w:rsidRDefault="1016E3FF" w:rsidP="3BA5DA04">
      <w:pPr>
        <w:pStyle w:val="ParrafoProyecto0"/>
      </w:pPr>
      <w:r>
        <w:t>La implementación del proyecto APT representa un paso significativo hacia la modernización de los procesos de gestión en Setralog. Al centralizar y automatizar la información relacionada con clientes y órdenes de trasporte, la plataforma no solo mejorará la eficiencia operativa, sino que</w:t>
      </w:r>
      <w:r w:rsidR="00D91015">
        <w:t>,</w:t>
      </w:r>
      <w:r>
        <w:t xml:space="preserve"> también contribuirá a la fidelización de los clientes al ofrecer un servicio más rápido y confiable. La reducción de errores y tiempo de respuesta permitirá a la empresa reforzar su posición en el mercado, alineándose con las demandas actuales del sector del trasporte. </w:t>
      </w:r>
    </w:p>
    <w:p w14:paraId="42ED9945" w14:textId="5F3E0ED5" w:rsidR="1016E3FF" w:rsidRDefault="1016E3FF" w:rsidP="3BA5DA04">
      <w:pPr>
        <w:pStyle w:val="ParrafoProyecto0"/>
      </w:pPr>
      <w:r>
        <w:t>Este proyecto, además destaca la importancia de la tecnología como una herramienta clave para el cambio de la empresa. A través del enfoque, metodológico y técnico adoptado.</w:t>
      </w:r>
    </w:p>
    <w:p w14:paraId="0E06B79D" w14:textId="77777777" w:rsidR="00DB1FCF" w:rsidRPr="00D86EDA" w:rsidRDefault="00DB1FCF" w:rsidP="00F37727">
      <w:pPr>
        <w:pStyle w:val="ParrafoProyecto0"/>
        <w:rPr>
          <w:b/>
          <w:bCs/>
        </w:rPr>
      </w:pPr>
    </w:p>
    <w:p w14:paraId="471FD691" w14:textId="04F6596F" w:rsidR="1FD3A596" w:rsidRDefault="1FD3A596" w:rsidP="1FD3A596">
      <w:pPr>
        <w:rPr>
          <w:b/>
        </w:rPr>
      </w:pPr>
    </w:p>
    <w:p w14:paraId="0769C9EC" w14:textId="77777777" w:rsidR="00386471" w:rsidRDefault="00386471" w:rsidP="1FD3A596">
      <w:pPr>
        <w:rPr>
          <w:b/>
        </w:rPr>
      </w:pPr>
    </w:p>
    <w:p w14:paraId="67AE6D80" w14:textId="3198BB0C" w:rsidR="000D3262" w:rsidRPr="00D86EDA" w:rsidRDefault="000D3262" w:rsidP="002A0241">
      <w:pPr>
        <w:pStyle w:val="TitulosProyecto"/>
        <w:outlineLvl w:val="0"/>
        <w:rPr>
          <w:rFonts w:cs="Arial"/>
        </w:rPr>
      </w:pPr>
      <w:bookmarkStart w:id="5" w:name="_Toc1583961750"/>
      <w:bookmarkStart w:id="6" w:name="_Toc842277924"/>
      <w:bookmarkStart w:id="7" w:name="_Toc184323753"/>
      <w:r w:rsidRPr="00D86EDA">
        <w:rPr>
          <w:rFonts w:cs="Arial"/>
        </w:rPr>
        <w:lastRenderedPageBreak/>
        <w:t>Introducción</w:t>
      </w:r>
      <w:r w:rsidR="71DADA4E" w:rsidRPr="00D86EDA">
        <w:rPr>
          <w:rFonts w:cs="Arial"/>
        </w:rPr>
        <w:t>.</w:t>
      </w:r>
      <w:bookmarkEnd w:id="5"/>
      <w:bookmarkEnd w:id="6"/>
      <w:bookmarkEnd w:id="7"/>
    </w:p>
    <w:p w14:paraId="7E142CB0" w14:textId="05217E5D" w:rsidR="004D6742" w:rsidRPr="00D86EDA" w:rsidRDefault="7B429256" w:rsidP="002F6F6F">
      <w:pPr>
        <w:pStyle w:val="ParrafoProyecto0"/>
      </w:pPr>
      <w:r w:rsidRPr="00D86EDA">
        <w:t>El proyecto APT</w:t>
      </w:r>
      <w:r w:rsidR="002573BA" w:rsidRPr="00D86EDA">
        <w:fldChar w:fldCharType="begin"/>
      </w:r>
      <w:r w:rsidR="002573BA" w:rsidRPr="00D86EDA">
        <w:instrText xml:space="preserve"> XE "APT:Asignatura de portafolio de título" </w:instrText>
      </w:r>
      <w:r w:rsidR="002573BA" w:rsidRPr="00D86EDA">
        <w:fldChar w:fldCharType="end"/>
      </w:r>
      <w:r w:rsidR="2DBB0A06" w:rsidRPr="00D86EDA">
        <w:t xml:space="preserve"> </w:t>
      </w:r>
      <w:r w:rsidR="00853BEA" w:rsidRPr="00D86EDA">
        <w:rPr>
          <w:rStyle w:val="ParrafoProyectoCar0"/>
        </w:rPr>
        <w:t>(Asignatura de portafolio de título</w:t>
      </w:r>
      <w:r w:rsidR="14445923" w:rsidRPr="00D86EDA">
        <w:rPr>
          <w:color w:val="156082" w:themeColor="accent1"/>
        </w:rPr>
        <w:t>)</w:t>
      </w:r>
      <w:r w:rsidR="004D6742" w:rsidRPr="00D86EDA">
        <w:rPr>
          <w:color w:val="156082" w:themeColor="accent1"/>
        </w:rPr>
        <w:t xml:space="preserve"> </w:t>
      </w:r>
      <w:r w:rsidR="004D6742" w:rsidRPr="00D86EDA">
        <w:t>se desarrolla en el marco de la carrera de Ingeniería en Informática y responde a la necesidad de implementar una solución tecnológica basada en software que ayude a automatizar y modernizar los procesos de administración de clientes y órdenes de transporte de la empresa Setralog</w:t>
      </w:r>
      <w:r w:rsidR="00C02816" w:rsidRPr="00D86EDA">
        <w:fldChar w:fldCharType="begin"/>
      </w:r>
      <w:r w:rsidR="00C02816" w:rsidRPr="00D86EDA">
        <w:instrText xml:space="preserve"> XE "</w:instrText>
      </w:r>
      <w:r w:rsidR="00C02816" w:rsidRPr="00D86EDA">
        <w:rPr>
          <w:b/>
          <w:lang w:eastAsia="es-CL"/>
        </w:rPr>
        <w:instrText>Setralog</w:instrText>
      </w:r>
      <w:r w:rsidR="00C02816" w:rsidRPr="00D86EDA">
        <w:rPr>
          <w:b/>
        </w:rPr>
        <w:instrText>:</w:instrText>
      </w:r>
      <w:r w:rsidR="00C02816" w:rsidRPr="00D86EDA">
        <w:instrText xml:space="preserve">Nombre de Cliente para proyecto APT" </w:instrText>
      </w:r>
      <w:r w:rsidR="00C02816" w:rsidRPr="00D86EDA">
        <w:fldChar w:fldCharType="end"/>
      </w:r>
      <w:r w:rsidR="004D6742" w:rsidRPr="00D86EDA">
        <w:t>, dedicada al transporte terrestre de carga en general, tales como electrodomésticos, herramientas, textiles, etc. Así también transporta carga especializada, como medicamentos, alimentos refrigerados y químicos no peligrosos.</w:t>
      </w:r>
    </w:p>
    <w:p w14:paraId="139C86D8" w14:textId="45076C4B" w:rsidR="39529CAC" w:rsidRPr="00D86EDA" w:rsidRDefault="39529CAC" w:rsidP="002F6F6F">
      <w:pPr>
        <w:pStyle w:val="ParrafoProyecto0"/>
      </w:pPr>
      <w:r w:rsidRPr="00D86EDA">
        <w:t>Setralog</w:t>
      </w:r>
      <w:r w:rsidR="00C02816" w:rsidRPr="00D86EDA">
        <w:fldChar w:fldCharType="begin"/>
      </w:r>
      <w:r w:rsidR="00C02816" w:rsidRPr="00D86EDA">
        <w:instrText xml:space="preserve"> XE "</w:instrText>
      </w:r>
      <w:r w:rsidR="00C02816" w:rsidRPr="00D86EDA">
        <w:rPr>
          <w:b/>
          <w:lang w:eastAsia="es-CL"/>
        </w:rPr>
        <w:instrText>Setralog</w:instrText>
      </w:r>
      <w:r w:rsidR="00C02816" w:rsidRPr="00D86EDA">
        <w:rPr>
          <w:b/>
        </w:rPr>
        <w:instrText>:</w:instrText>
      </w:r>
      <w:r w:rsidR="00C02816" w:rsidRPr="00D86EDA">
        <w:instrText xml:space="preserve">Nombre de Cliente para proyecto APT" </w:instrText>
      </w:r>
      <w:r w:rsidR="00C02816" w:rsidRPr="00D86EDA">
        <w:fldChar w:fldCharType="end"/>
      </w:r>
      <w:r w:rsidRPr="00D86EDA">
        <w:t>, fundada en 2018 por la ingeniera en logística Patricia González, inició su trayectoria como una pyme enfrentando diversos desafíos</w:t>
      </w:r>
      <w:r w:rsidR="2A9FD9C2" w:rsidRPr="00D86EDA">
        <w:t>, e</w:t>
      </w:r>
      <w:r w:rsidRPr="00D86EDA">
        <w:t>ntre los más significativos se encontraba la gestión eficiente de la información de clientes y órdenes de transporte. En sus primeros años, la administración de la empresa se apoyaba en hojas de cálculo Excel</w:t>
      </w:r>
      <w:r w:rsidR="5D28E375" w:rsidRPr="00D86EDA">
        <w:t>,</w:t>
      </w:r>
      <w:r w:rsidRPr="00D86EDA">
        <w:t xml:space="preserve"> mientras que la comunicación con los clientes, </w:t>
      </w:r>
      <w:r w:rsidR="5D28E375" w:rsidRPr="00D86EDA">
        <w:t>especialmente</w:t>
      </w:r>
      <w:r w:rsidRPr="00D86EDA">
        <w:t xml:space="preserve"> para </w:t>
      </w:r>
      <w:r w:rsidR="5D28E375" w:rsidRPr="00D86EDA">
        <w:t>solicitar</w:t>
      </w:r>
      <w:r w:rsidRPr="00D86EDA">
        <w:t xml:space="preserve"> órdenes de transporte, se </w:t>
      </w:r>
      <w:r w:rsidR="5D28E375" w:rsidRPr="00D86EDA">
        <w:t>hacía por</w:t>
      </w:r>
      <w:r w:rsidRPr="00D86EDA">
        <w:t xml:space="preserve"> correo electrónico</w:t>
      </w:r>
      <w:r w:rsidR="5D28E375" w:rsidRPr="00D86EDA">
        <w:t>.</w:t>
      </w:r>
      <w:r w:rsidRPr="00D86EDA">
        <w:fldChar w:fldCharType="begin"/>
      </w:r>
      <w:r w:rsidRPr="00D86EDA">
        <w:instrText xml:space="preserve"> XE "</w:instrText>
      </w:r>
      <w:r w:rsidRPr="00D86EDA">
        <w:rPr>
          <w:b/>
          <w:bCs/>
          <w:lang w:eastAsia="es-CL"/>
        </w:rPr>
        <w:instrText>Excel</w:instrText>
      </w:r>
      <w:r w:rsidRPr="00D86EDA">
        <w:rPr>
          <w:b/>
          <w:bCs/>
        </w:rPr>
        <w:instrText>:</w:instrText>
      </w:r>
      <w:r w:rsidRPr="00D86EDA">
        <w:instrText xml:space="preserve">Programa de hoja de cálculos" </w:instrText>
      </w:r>
      <w:r w:rsidRPr="00D86EDA">
        <w:fldChar w:fldCharType="end"/>
      </w:r>
    </w:p>
    <w:p w14:paraId="45D65558" w14:textId="606566E5" w:rsidR="36E4D3B6" w:rsidRPr="00D86EDA" w:rsidRDefault="39529CAC" w:rsidP="00437C1C">
      <w:pPr>
        <w:pStyle w:val="ParrafoProyecto0"/>
        <w:rPr>
          <w:rFonts w:eastAsia="Arial"/>
        </w:rPr>
      </w:pPr>
      <w:r w:rsidRPr="00D86EDA">
        <w:t>Esta combinación de métodos permitió a Setralog</w:t>
      </w:r>
      <w:r w:rsidR="00C02816" w:rsidRPr="00D86EDA">
        <w:fldChar w:fldCharType="begin"/>
      </w:r>
      <w:r w:rsidR="00C02816" w:rsidRPr="00D86EDA">
        <w:instrText xml:space="preserve"> XE "</w:instrText>
      </w:r>
      <w:r w:rsidR="00C02816" w:rsidRPr="00D86EDA">
        <w:rPr>
          <w:b/>
          <w:lang w:eastAsia="es-CL"/>
        </w:rPr>
        <w:instrText>Setralog</w:instrText>
      </w:r>
      <w:r w:rsidR="00C02816" w:rsidRPr="00D86EDA">
        <w:rPr>
          <w:b/>
        </w:rPr>
        <w:instrText>:</w:instrText>
      </w:r>
      <w:r w:rsidR="00C02816" w:rsidRPr="00D86EDA">
        <w:instrText xml:space="preserve">Nombre de Cliente para proyecto APT" </w:instrText>
      </w:r>
      <w:r w:rsidR="00C02816" w:rsidRPr="00D86EDA">
        <w:fldChar w:fldCharType="end"/>
      </w:r>
      <w:r w:rsidRPr="00D86EDA">
        <w:t xml:space="preserve"> dar sus primeros pasos en el sector, aunque también evidenció la necesidad de optimizar procesos para adaptarse a un entorno empresarial en constante evolución</w:t>
      </w:r>
      <w:r w:rsidR="65037638" w:rsidRPr="00D86EDA">
        <w:rPr>
          <w:color w:val="156082" w:themeColor="accent1"/>
        </w:rPr>
        <w:t>.</w:t>
      </w:r>
    </w:p>
    <w:p w14:paraId="33168524" w14:textId="0D02A572" w:rsidR="42470809" w:rsidRPr="00D86EDA" w:rsidRDefault="004D6742" w:rsidP="2FE4CAEF">
      <w:pPr>
        <w:spacing w:line="360" w:lineRule="auto"/>
        <w:jc w:val="both"/>
        <w:rPr>
          <w:rFonts w:ascii="Arial" w:hAnsi="Arial" w:cs="Arial"/>
          <w:sz w:val="24"/>
          <w:szCs w:val="24"/>
        </w:rPr>
      </w:pPr>
      <w:r w:rsidRPr="00D86EDA">
        <w:rPr>
          <w:rFonts w:ascii="Arial" w:hAnsi="Arial" w:cs="Arial"/>
          <w:sz w:val="24"/>
          <w:szCs w:val="24"/>
        </w:rPr>
        <w:t>En la actualidad, Setralog</w:t>
      </w:r>
      <w:r w:rsidR="42470809" w:rsidRPr="00D86EDA">
        <w:rPr>
          <w:rFonts w:ascii="Arial" w:hAnsi="Arial" w:cs="Arial"/>
          <w:sz w:val="24"/>
          <w:szCs w:val="24"/>
        </w:rPr>
        <w:fldChar w:fldCharType="begin"/>
      </w:r>
      <w:r w:rsidR="42470809" w:rsidRPr="00D86EDA">
        <w:rPr>
          <w:rFonts w:ascii="Arial" w:hAnsi="Arial" w:cs="Arial"/>
        </w:rPr>
        <w:instrText xml:space="preserve"> XE "</w:instrText>
      </w:r>
      <w:r w:rsidR="42470809" w:rsidRPr="00D86EDA">
        <w:rPr>
          <w:rFonts w:ascii="Arial" w:hAnsi="Arial" w:cs="Arial"/>
          <w:b/>
          <w:bCs/>
          <w:color w:val="000000" w:themeColor="text1"/>
          <w:sz w:val="24"/>
          <w:szCs w:val="24"/>
          <w:lang w:eastAsia="es-CL"/>
        </w:rPr>
        <w:instrText>Setralog</w:instrText>
      </w:r>
      <w:r w:rsidR="42470809" w:rsidRPr="00D86EDA">
        <w:rPr>
          <w:rFonts w:ascii="Arial" w:hAnsi="Arial" w:cs="Arial"/>
          <w:b/>
          <w:bCs/>
          <w:color w:val="000000" w:themeColor="text1"/>
        </w:rPr>
        <w:instrText>:</w:instrText>
      </w:r>
      <w:r w:rsidR="42470809" w:rsidRPr="00D86EDA">
        <w:rPr>
          <w:rFonts w:ascii="Arial" w:hAnsi="Arial" w:cs="Arial"/>
        </w:rPr>
        <w:instrText xml:space="preserve">Nombre de Cliente para proyecto APT" </w:instrText>
      </w:r>
      <w:r w:rsidR="42470809" w:rsidRPr="00D86EDA">
        <w:rPr>
          <w:rFonts w:ascii="Arial" w:hAnsi="Arial" w:cs="Arial"/>
          <w:sz w:val="24"/>
          <w:szCs w:val="24"/>
        </w:rPr>
        <w:fldChar w:fldCharType="end"/>
      </w:r>
      <w:r w:rsidRPr="00D86EDA">
        <w:rPr>
          <w:rFonts w:ascii="Arial" w:hAnsi="Arial" w:cs="Arial"/>
          <w:sz w:val="24"/>
          <w:szCs w:val="24"/>
        </w:rPr>
        <w:t xml:space="preserve"> ha experimentado un crecimiento tanto en capacidad operativa como en capacidad de transporte. Con el paso de los años, ha mantenido una cartera de clientes a los que presta sus servicios (72 clientes </w:t>
      </w:r>
      <w:r w:rsidR="004E2C51">
        <w:rPr>
          <w:rFonts w:ascii="Arial" w:hAnsi="Arial" w:cs="Arial"/>
          <w:sz w:val="24"/>
          <w:szCs w:val="24"/>
        </w:rPr>
        <w:t xml:space="preserve">a agosto del </w:t>
      </w:r>
      <w:r w:rsidRPr="00D86EDA">
        <w:rPr>
          <w:rFonts w:ascii="Arial" w:hAnsi="Arial" w:cs="Arial"/>
          <w:sz w:val="24"/>
          <w:szCs w:val="24"/>
        </w:rPr>
        <w:t>2024)</w:t>
      </w:r>
      <w:r w:rsidR="47A6258D" w:rsidRPr="00D86EDA">
        <w:rPr>
          <w:rFonts w:ascii="Arial" w:hAnsi="Arial" w:cs="Arial"/>
          <w:sz w:val="24"/>
          <w:szCs w:val="24"/>
        </w:rPr>
        <w:t>, s</w:t>
      </w:r>
      <w:r w:rsidRPr="00D86EDA">
        <w:rPr>
          <w:rFonts w:ascii="Arial" w:hAnsi="Arial" w:cs="Arial"/>
          <w:sz w:val="24"/>
          <w:szCs w:val="24"/>
        </w:rPr>
        <w:t xml:space="preserve">in embargo, sigue enfrentando </w:t>
      </w:r>
      <w:r w:rsidR="002F6F6F" w:rsidRPr="00D86EDA">
        <w:rPr>
          <w:rFonts w:ascii="Arial" w:hAnsi="Arial" w:cs="Arial"/>
          <w:sz w:val="24"/>
          <w:szCs w:val="24"/>
        </w:rPr>
        <w:t xml:space="preserve">desafíos </w:t>
      </w:r>
      <w:r w:rsidRPr="00D86EDA">
        <w:rPr>
          <w:rFonts w:ascii="Arial" w:hAnsi="Arial" w:cs="Arial"/>
          <w:sz w:val="24"/>
          <w:szCs w:val="24"/>
        </w:rPr>
        <w:t>derivados de la gestión manual de órdenes e información de clientes, ya que continúa utilizando hojas de cálculo y correo electrónico para registrar y administrar la información.</w:t>
      </w:r>
    </w:p>
    <w:p w14:paraId="02C43662" w14:textId="317E32B5" w:rsidR="2FE4CAEF" w:rsidRPr="00D86EDA" w:rsidRDefault="004D6742" w:rsidP="2FE4CAEF">
      <w:pPr>
        <w:spacing w:line="360" w:lineRule="auto"/>
        <w:jc w:val="both"/>
        <w:rPr>
          <w:rFonts w:ascii="Arial" w:hAnsi="Arial" w:cs="Arial"/>
          <w:sz w:val="24"/>
          <w:szCs w:val="24"/>
        </w:rPr>
      </w:pPr>
      <w:r w:rsidRPr="00D86EDA">
        <w:rPr>
          <w:rFonts w:ascii="Arial" w:hAnsi="Arial" w:cs="Arial"/>
          <w:sz w:val="24"/>
          <w:szCs w:val="24"/>
        </w:rPr>
        <w:lastRenderedPageBreak/>
        <w:t>Esto permitirá que tanto los colaboradores de Setralog</w:t>
      </w:r>
      <w:r w:rsidR="42470809" w:rsidRPr="00D86EDA">
        <w:rPr>
          <w:rFonts w:ascii="Arial" w:hAnsi="Arial" w:cs="Arial"/>
          <w:sz w:val="24"/>
          <w:szCs w:val="24"/>
        </w:rPr>
        <w:fldChar w:fldCharType="begin"/>
      </w:r>
      <w:r w:rsidR="42470809" w:rsidRPr="00D86EDA">
        <w:rPr>
          <w:rFonts w:ascii="Arial" w:hAnsi="Arial" w:cs="Arial"/>
        </w:rPr>
        <w:instrText xml:space="preserve"> XE "</w:instrText>
      </w:r>
      <w:r w:rsidR="42470809" w:rsidRPr="00D86EDA">
        <w:rPr>
          <w:rFonts w:ascii="Arial" w:hAnsi="Arial" w:cs="Arial"/>
          <w:b/>
          <w:bCs/>
          <w:color w:val="000000" w:themeColor="text1"/>
          <w:sz w:val="24"/>
          <w:szCs w:val="24"/>
          <w:lang w:eastAsia="es-CL"/>
        </w:rPr>
        <w:instrText>Setralog</w:instrText>
      </w:r>
      <w:r w:rsidR="42470809" w:rsidRPr="00D86EDA">
        <w:rPr>
          <w:rFonts w:ascii="Arial" w:hAnsi="Arial" w:cs="Arial"/>
          <w:b/>
          <w:bCs/>
          <w:color w:val="000000" w:themeColor="text1"/>
        </w:rPr>
        <w:instrText>:</w:instrText>
      </w:r>
      <w:r w:rsidR="42470809" w:rsidRPr="00D86EDA">
        <w:rPr>
          <w:rFonts w:ascii="Arial" w:hAnsi="Arial" w:cs="Arial"/>
        </w:rPr>
        <w:instrText xml:space="preserve">Nombre de Cliente para proyecto APT" </w:instrText>
      </w:r>
      <w:r w:rsidR="42470809" w:rsidRPr="00D86EDA">
        <w:rPr>
          <w:rFonts w:ascii="Arial" w:hAnsi="Arial" w:cs="Arial"/>
          <w:sz w:val="24"/>
          <w:szCs w:val="24"/>
        </w:rPr>
        <w:fldChar w:fldCharType="end"/>
      </w:r>
      <w:r w:rsidRPr="00D86EDA">
        <w:rPr>
          <w:rFonts w:ascii="Arial" w:hAnsi="Arial" w:cs="Arial"/>
          <w:sz w:val="24"/>
          <w:szCs w:val="24"/>
        </w:rPr>
        <w:t xml:space="preserve"> y sus clientes, puedan autogestionar sus datos y darse de alta como clientes</w:t>
      </w:r>
      <w:r w:rsidR="284366D3" w:rsidRPr="00D86EDA">
        <w:rPr>
          <w:rFonts w:ascii="Arial" w:hAnsi="Arial" w:cs="Arial"/>
          <w:sz w:val="24"/>
          <w:szCs w:val="24"/>
        </w:rPr>
        <w:t xml:space="preserve">, es decir que ellos mediante el mismo sistema web puedan rastrear sus </w:t>
      </w:r>
      <w:r w:rsidR="3EAEA19B" w:rsidRPr="00D86EDA">
        <w:rPr>
          <w:rFonts w:ascii="Arial" w:hAnsi="Arial" w:cs="Arial"/>
          <w:sz w:val="24"/>
          <w:szCs w:val="24"/>
        </w:rPr>
        <w:t>órdenes</w:t>
      </w:r>
      <w:r w:rsidRPr="00D86EDA">
        <w:rPr>
          <w:rFonts w:ascii="Arial" w:hAnsi="Arial" w:cs="Arial"/>
          <w:sz w:val="24"/>
          <w:szCs w:val="24"/>
        </w:rPr>
        <w:t xml:space="preserve"> y </w:t>
      </w:r>
      <w:r w:rsidR="2C660212" w:rsidRPr="00D86EDA">
        <w:rPr>
          <w:rFonts w:ascii="Arial" w:hAnsi="Arial" w:cs="Arial"/>
          <w:sz w:val="24"/>
          <w:szCs w:val="24"/>
        </w:rPr>
        <w:t xml:space="preserve">que </w:t>
      </w:r>
      <w:r w:rsidRPr="00D86EDA">
        <w:rPr>
          <w:rFonts w:ascii="Arial" w:hAnsi="Arial" w:cs="Arial"/>
          <w:sz w:val="24"/>
          <w:szCs w:val="24"/>
        </w:rPr>
        <w:t xml:space="preserve">a su vez </w:t>
      </w:r>
      <w:r w:rsidR="2E049110" w:rsidRPr="00D86EDA">
        <w:rPr>
          <w:rFonts w:ascii="Arial" w:hAnsi="Arial" w:cs="Arial"/>
          <w:sz w:val="24"/>
          <w:szCs w:val="24"/>
        </w:rPr>
        <w:t>se le</w:t>
      </w:r>
      <w:r w:rsidRPr="00D86EDA">
        <w:rPr>
          <w:rFonts w:ascii="Arial" w:hAnsi="Arial" w:cs="Arial"/>
          <w:sz w:val="24"/>
          <w:szCs w:val="24"/>
        </w:rPr>
        <w:t xml:space="preserve"> permita la creación de las solicitudes de transporte de manera autónoma por parte de los clientes.</w:t>
      </w:r>
    </w:p>
    <w:p w14:paraId="63795BD1" w14:textId="6BD113EB" w:rsidR="000D3262" w:rsidRPr="00D86EDA" w:rsidRDefault="000D3262" w:rsidP="00EA42DD">
      <w:pPr>
        <w:pStyle w:val="TitulosProyecto"/>
        <w:outlineLvl w:val="0"/>
        <w:rPr>
          <w:rFonts w:cs="Arial"/>
        </w:rPr>
      </w:pPr>
      <w:bookmarkStart w:id="8" w:name="_Toc177724692"/>
      <w:bookmarkStart w:id="9" w:name="_Toc184323754"/>
      <w:r w:rsidRPr="00D86EDA">
        <w:rPr>
          <w:rFonts w:cs="Arial"/>
        </w:rPr>
        <w:t>Descripción del problema</w:t>
      </w:r>
      <w:r w:rsidR="7E2B4819" w:rsidRPr="00D86EDA">
        <w:rPr>
          <w:rFonts w:cs="Arial"/>
        </w:rPr>
        <w:t>.</w:t>
      </w:r>
      <w:bookmarkEnd w:id="8"/>
      <w:bookmarkEnd w:id="9"/>
    </w:p>
    <w:p w14:paraId="3B7F803B" w14:textId="6916AD68" w:rsidR="463A6487" w:rsidRPr="00D86EDA" w:rsidRDefault="463A6487" w:rsidP="42470809">
      <w:pPr>
        <w:pStyle w:val="ParrafoProyecto0"/>
      </w:pPr>
      <w:r w:rsidRPr="00D86EDA">
        <w:t xml:space="preserve">La problemática principal </w:t>
      </w:r>
      <w:r w:rsidR="6E5D86E3" w:rsidRPr="00D86EDA">
        <w:t xml:space="preserve">que enfrenta </w:t>
      </w:r>
      <w:proofErr w:type="spellStart"/>
      <w:r w:rsidR="6E5D86E3" w:rsidRPr="00D86EDA">
        <w:t>SetraLog</w:t>
      </w:r>
      <w:proofErr w:type="spellEnd"/>
      <w:r w:rsidR="6E5D86E3" w:rsidRPr="00D86EDA">
        <w:t xml:space="preserve"> actualmente se basa en el hecho de que siguen usando </w:t>
      </w:r>
      <w:r w:rsidR="77E03157" w:rsidRPr="00D86EDA">
        <w:t>Excel</w:t>
      </w:r>
      <w:r w:rsidR="6E5D86E3" w:rsidRPr="00D86EDA">
        <w:t xml:space="preserve"> y el correo de forma manual para registrar y admini</w:t>
      </w:r>
      <w:r w:rsidR="128410F6" w:rsidRPr="00D86EDA">
        <w:t xml:space="preserve">strar la </w:t>
      </w:r>
      <w:r w:rsidR="0C6A3F1F" w:rsidRPr="00D86EDA">
        <w:t>información; esta</w:t>
      </w:r>
      <w:r w:rsidR="6E5D86E3" w:rsidRPr="00D86EDA">
        <w:t xml:space="preserve"> forma de trabajo es lenta, y poco eficaz, propensa a errores, y genera un aumento en los tiempos de respuesta. Todas estas ineficiencias han llevado a la pérdida de 13 clientes en lo que va del </w:t>
      </w:r>
      <w:r w:rsidR="00665652">
        <w:t>periodo</w:t>
      </w:r>
      <w:r w:rsidR="004E2C51">
        <w:t xml:space="preserve"> </w:t>
      </w:r>
      <w:r w:rsidR="00665652">
        <w:t>agosto 2023 a agosto</w:t>
      </w:r>
      <w:r w:rsidR="004E2C51">
        <w:t xml:space="preserve"> </w:t>
      </w:r>
      <w:r w:rsidR="6E5D86E3" w:rsidRPr="00D86EDA">
        <w:t>2024</w:t>
      </w:r>
      <w:r w:rsidR="00691924">
        <w:t xml:space="preserve">, lo que equivale a una </w:t>
      </w:r>
      <w:r w:rsidR="00690D4C">
        <w:t>pérdida</w:t>
      </w:r>
      <w:r w:rsidR="00691924">
        <w:t xml:space="preserve"> de promedio</w:t>
      </w:r>
      <w:r w:rsidR="00690D4C">
        <w:t xml:space="preserve"> ingresos</w:t>
      </w:r>
      <w:r w:rsidR="00691924">
        <w:t xml:space="preserve"> de </w:t>
      </w:r>
      <w:r w:rsidR="00690D4C">
        <w:t>$</w:t>
      </w:r>
      <w:r w:rsidR="00691924">
        <w:t>15.</w:t>
      </w:r>
      <w:r w:rsidR="00690D4C">
        <w:t>798.000</w:t>
      </w:r>
      <w:r w:rsidR="6E5D86E3" w:rsidRPr="00D86EDA">
        <w:t xml:space="preserve">.  </w:t>
      </w:r>
      <w:proofErr w:type="spellStart"/>
      <w:r w:rsidR="5F386EA5" w:rsidRPr="00D86EDA">
        <w:t>SetraLog</w:t>
      </w:r>
      <w:proofErr w:type="spellEnd"/>
      <w:r w:rsidR="5F386EA5" w:rsidRPr="00D86EDA">
        <w:t xml:space="preserve"> hoy en día se ve</w:t>
      </w:r>
      <w:r w:rsidRPr="00D86EDA">
        <w:t xml:space="preserve"> en la necesidad de optimizar </w:t>
      </w:r>
      <w:r w:rsidR="12E4EA8B" w:rsidRPr="00D86EDA">
        <w:t>sus</w:t>
      </w:r>
      <w:r w:rsidRPr="00D86EDA">
        <w:t xml:space="preserve"> procesos operativos. </w:t>
      </w:r>
    </w:p>
    <w:p w14:paraId="74657342" w14:textId="642DB4D3" w:rsidR="463A6487" w:rsidRPr="00D86EDA" w:rsidRDefault="463A6487" w:rsidP="42470809">
      <w:pPr>
        <w:pStyle w:val="ParrafoProyecto0"/>
      </w:pPr>
      <w:r w:rsidRPr="00D86EDA">
        <w:t>E</w:t>
      </w:r>
      <w:r w:rsidR="43773406" w:rsidRPr="00D86EDA">
        <w:t xml:space="preserve">l enfoque que </w:t>
      </w:r>
      <w:proofErr w:type="spellStart"/>
      <w:r w:rsidR="43773406" w:rsidRPr="00D86EDA">
        <w:t>SetraLog</w:t>
      </w:r>
      <w:proofErr w:type="spellEnd"/>
      <w:r w:rsidR="43773406" w:rsidRPr="00D86EDA">
        <w:t xml:space="preserve"> tiene hoy</w:t>
      </w:r>
      <w:r w:rsidRPr="00D86EDA">
        <w:t xml:space="preserve"> no solo </w:t>
      </w:r>
      <w:r w:rsidR="00DC3A0D" w:rsidRPr="00D86EDA">
        <w:t>ralentiza</w:t>
      </w:r>
      <w:r w:rsidRPr="00D86EDA">
        <w:t xml:space="preserve"> las operaciones, generando un 45% más de retraso en los tiempos de entrega en comparación con </w:t>
      </w:r>
      <w:r w:rsidR="00D93D9F">
        <w:t xml:space="preserve">empresas del rubro como </w:t>
      </w:r>
      <w:r w:rsidR="28E7761C">
        <w:t>ultra cargo</w:t>
      </w:r>
      <w:r w:rsidRPr="00D86EDA">
        <w:t>, sino que también incrementa el riesgo de errores en el ingreso de datos, lo que resulta en una tasa de error del 18%</w:t>
      </w:r>
      <w:r w:rsidR="008D4F52">
        <w:t>, e</w:t>
      </w:r>
      <w:r w:rsidR="00347631">
        <w:t xml:space="preserve">quivalente </w:t>
      </w:r>
      <w:r w:rsidR="008D4F52">
        <w:t>a</w:t>
      </w:r>
      <w:r w:rsidR="00347631">
        <w:t xml:space="preserve"> 45 órdenes de un total de 250 </w:t>
      </w:r>
      <w:r w:rsidR="006B70AA">
        <w:t>órdenes</w:t>
      </w:r>
      <w:r w:rsidR="00347631">
        <w:t xml:space="preserve"> mensuales aprox</w:t>
      </w:r>
      <w:r w:rsidR="00DF6042">
        <w:t>imadamente</w:t>
      </w:r>
      <w:r w:rsidRPr="00D86EDA">
        <w:t>. Estas deficiencias impactan negativamente en la eficiencia operativa, la calidad del servicio y la satisfacción de los clientes.</w:t>
      </w:r>
    </w:p>
    <w:p w14:paraId="66650D6C" w14:textId="5044F90F" w:rsidR="42470809" w:rsidRPr="00D86EDA" w:rsidRDefault="009C6F24" w:rsidP="42470809">
      <w:pPr>
        <w:pStyle w:val="ParrafoProyecto0"/>
      </w:pPr>
      <w:r w:rsidRPr="00D86EDA">
        <w:t xml:space="preserve">Este método carece de unificación y eficiencia, afectando tanto a la empresa como a sus clientes. Lo que ha evidenciado en retraso en la entrega de pedidos, tiempos excesivos en procesos administrativos, errores de despacho y tipeo, </w:t>
      </w:r>
      <w:r w:rsidR="00E8098B" w:rsidRPr="00D86EDA">
        <w:t>pérdida</w:t>
      </w:r>
      <w:r w:rsidRPr="00D86EDA">
        <w:t xml:space="preserve"> de imagen ante la competencia lo que ha desencadenado </w:t>
      </w:r>
      <w:r w:rsidR="00E8098B" w:rsidRPr="00D86EDA">
        <w:t>en una disminución</w:t>
      </w:r>
      <w:r w:rsidRPr="00D86EDA">
        <w:t xml:space="preserve"> de clientes. </w:t>
      </w:r>
    </w:p>
    <w:p w14:paraId="34B774A3" w14:textId="58B2FB10" w:rsidR="13A54858" w:rsidRPr="00D86EDA" w:rsidRDefault="13A54858" w:rsidP="13A54858">
      <w:pPr>
        <w:pStyle w:val="ParrafoProyecto0"/>
      </w:pPr>
    </w:p>
    <w:p w14:paraId="56430239" w14:textId="7F6D23FB" w:rsidR="13A54858" w:rsidRPr="00D86EDA" w:rsidRDefault="13A54858" w:rsidP="13A54858">
      <w:pPr>
        <w:pStyle w:val="ParrafoProyecto0"/>
      </w:pPr>
    </w:p>
    <w:p w14:paraId="2A750373" w14:textId="50EEF42E" w:rsidR="13A54858" w:rsidRDefault="13A54858" w:rsidP="13A54858">
      <w:pPr>
        <w:pStyle w:val="ParrafoProyecto0"/>
      </w:pPr>
    </w:p>
    <w:p w14:paraId="466E7450" w14:textId="77777777" w:rsidR="006C1F6F" w:rsidRPr="00D86EDA" w:rsidRDefault="006C1F6F" w:rsidP="13A54858">
      <w:pPr>
        <w:pStyle w:val="ParrafoProyecto0"/>
      </w:pPr>
    </w:p>
    <w:p w14:paraId="1FF90212" w14:textId="246100F6" w:rsidR="13A54858" w:rsidRDefault="13A54858" w:rsidP="13A54858">
      <w:pPr>
        <w:pStyle w:val="ParrafoProyecto0"/>
      </w:pPr>
    </w:p>
    <w:p w14:paraId="46C0DB76" w14:textId="77777777" w:rsidR="006C3196" w:rsidRPr="00D86EDA" w:rsidRDefault="006C3196" w:rsidP="13A54858">
      <w:pPr>
        <w:pStyle w:val="ParrafoProyecto0"/>
      </w:pPr>
    </w:p>
    <w:p w14:paraId="7E4A1435" w14:textId="1E7C83CE" w:rsidR="13A54858" w:rsidRPr="00D86EDA" w:rsidRDefault="13A54858" w:rsidP="13A54858">
      <w:pPr>
        <w:pStyle w:val="ParrafoProyecto0"/>
      </w:pPr>
    </w:p>
    <w:p w14:paraId="2DCA6FD9" w14:textId="7DE846BB" w:rsidR="2B66C4A8" w:rsidRPr="00D86EDA" w:rsidRDefault="2B66C4A8" w:rsidP="00AB0BFA">
      <w:pPr>
        <w:pStyle w:val="Subtituloproyecto"/>
        <w:outlineLvl w:val="1"/>
        <w:rPr>
          <w:rFonts w:cs="Arial"/>
        </w:rPr>
      </w:pPr>
      <w:bookmarkStart w:id="10" w:name="_Toc414744128"/>
      <w:bookmarkStart w:id="11" w:name="_Toc184323755"/>
      <w:r w:rsidRPr="00D86EDA">
        <w:rPr>
          <w:rFonts w:cs="Arial"/>
        </w:rPr>
        <w:t xml:space="preserve">Flujo actual </w:t>
      </w:r>
      <w:proofErr w:type="spellStart"/>
      <w:r w:rsidRPr="00D86EDA">
        <w:rPr>
          <w:rFonts w:cs="Arial"/>
        </w:rPr>
        <w:t>SetraLog</w:t>
      </w:r>
      <w:bookmarkEnd w:id="10"/>
      <w:bookmarkEnd w:id="11"/>
      <w:proofErr w:type="spellEnd"/>
    </w:p>
    <w:p w14:paraId="2CED7A10" w14:textId="5DE5D242" w:rsidR="00BB02AE" w:rsidRPr="00D86EDA" w:rsidRDefault="00BB02AE" w:rsidP="00302422">
      <w:pPr>
        <w:pStyle w:val="ParrafoProyecto0"/>
      </w:pPr>
      <w:r w:rsidRPr="00D86EDA">
        <w:t xml:space="preserve">En este flujo se </w:t>
      </w:r>
      <w:r w:rsidR="06D3F298" w:rsidRPr="00D86EDA">
        <w:t>aprecian</w:t>
      </w:r>
      <w:r w:rsidRPr="00D86EDA">
        <w:t xml:space="preserve"> los procesos involucrados en una solicitud de transporte.</w:t>
      </w:r>
    </w:p>
    <w:p w14:paraId="4E0F7A60" w14:textId="3756A6E0" w:rsidR="00B957F1" w:rsidRPr="00D86EDA" w:rsidRDefault="00B957F1" w:rsidP="00B957F1">
      <w:pPr>
        <w:pStyle w:val="Descripcin"/>
        <w:keepNext/>
        <w:jc w:val="both"/>
        <w:rPr>
          <w:rFonts w:ascii="Arial" w:hAnsi="Arial" w:cs="Arial"/>
        </w:rPr>
      </w:pPr>
      <w:bookmarkStart w:id="12" w:name="_Toc184321143"/>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1</w:t>
      </w:r>
      <w:r w:rsidR="002C5966" w:rsidRPr="00D86EDA">
        <w:rPr>
          <w:rFonts w:ascii="Arial" w:hAnsi="Arial" w:cs="Arial"/>
          <w:noProof/>
        </w:rPr>
        <w:fldChar w:fldCharType="end"/>
      </w:r>
      <w:r w:rsidRPr="00D86EDA">
        <w:rPr>
          <w:rFonts w:ascii="Arial" w:hAnsi="Arial" w:cs="Arial"/>
        </w:rPr>
        <w:t>- Flujo de proceso actual</w:t>
      </w:r>
      <w:bookmarkEnd w:id="12"/>
    </w:p>
    <w:p w14:paraId="4CCF8205" w14:textId="77777777" w:rsidR="00BB02AE" w:rsidRPr="00D86EDA" w:rsidRDefault="00BB02AE" w:rsidP="42470809">
      <w:pPr>
        <w:pStyle w:val="Sinespaciado"/>
        <w:rPr>
          <w:rFonts w:ascii="Arial" w:hAnsi="Arial" w:cs="Arial"/>
        </w:rPr>
      </w:pPr>
      <w:r w:rsidRPr="00D86EDA">
        <w:rPr>
          <w:rFonts w:ascii="Arial" w:hAnsi="Arial" w:cs="Arial"/>
          <w:noProof/>
        </w:rPr>
        <w:drawing>
          <wp:inline distT="0" distB="0" distL="0" distR="0" wp14:anchorId="43CABDED" wp14:editId="5EAEF42F">
            <wp:extent cx="5612130" cy="2641769"/>
            <wp:effectExtent l="19050" t="19050" r="26670" b="17145"/>
            <wp:docPr id="18114643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612130" cy="2641769"/>
                    </a:xfrm>
                    <a:prstGeom prst="rect">
                      <a:avLst/>
                    </a:prstGeom>
                    <a:ln>
                      <a:solidFill>
                        <a:schemeClr val="tx1"/>
                      </a:solidFill>
                    </a:ln>
                  </pic:spPr>
                </pic:pic>
              </a:graphicData>
            </a:graphic>
          </wp:inline>
        </w:drawing>
      </w:r>
    </w:p>
    <w:p w14:paraId="45129848" w14:textId="53B7943A" w:rsidR="000232B4" w:rsidRPr="00D86EDA" w:rsidRDefault="0020171E" w:rsidP="000232B4">
      <w:pPr>
        <w:pStyle w:val="Sinespaciado"/>
        <w:rPr>
          <w:rFonts w:ascii="Arial" w:hAnsi="Arial" w:cs="Arial"/>
        </w:rPr>
      </w:pPr>
      <w:r w:rsidRPr="00D86EDA">
        <w:rPr>
          <w:rFonts w:ascii="Arial" w:hAnsi="Arial" w:cs="Arial"/>
        </w:rPr>
        <w:t xml:space="preserve">Nota: </w:t>
      </w:r>
      <w:r w:rsidR="004B74E9" w:rsidRPr="00D86EDA">
        <w:rPr>
          <w:rFonts w:ascii="Arial" w:hAnsi="Arial" w:cs="Arial"/>
        </w:rPr>
        <w:t>E</w:t>
      </w:r>
      <w:r w:rsidR="00147506" w:rsidRPr="00D86EDA">
        <w:rPr>
          <w:rFonts w:ascii="Arial" w:hAnsi="Arial" w:cs="Arial"/>
        </w:rPr>
        <w:t xml:space="preserve">l flujo representado en la figura muestra todos los procesos que debe pasar el </w:t>
      </w:r>
      <w:r w:rsidR="000232B4" w:rsidRPr="00D86EDA">
        <w:rPr>
          <w:rFonts w:ascii="Arial" w:hAnsi="Arial" w:cs="Arial"/>
        </w:rPr>
        <w:t>flujo de una orden y los actores involucrados</w:t>
      </w:r>
      <w:r w:rsidR="00EE7B30" w:rsidRPr="00D86EDA">
        <w:rPr>
          <w:rFonts w:ascii="Arial" w:hAnsi="Arial" w:cs="Arial"/>
        </w:rPr>
        <w:t xml:space="preserve"> (Elaboración propia 2024)</w:t>
      </w:r>
    </w:p>
    <w:p w14:paraId="34FD0D6D" w14:textId="309A831A" w:rsidR="42470809" w:rsidRPr="00D86EDA" w:rsidRDefault="42470809" w:rsidP="42470809">
      <w:pPr>
        <w:pStyle w:val="Sinespaciado"/>
        <w:rPr>
          <w:rFonts w:ascii="Arial" w:hAnsi="Arial" w:cs="Arial"/>
        </w:rPr>
      </w:pPr>
    </w:p>
    <w:p w14:paraId="1C84F219" w14:textId="050AE03D" w:rsidR="00D8798E" w:rsidRPr="00D86EDA" w:rsidRDefault="00D8798E" w:rsidP="00D8798E">
      <w:pPr>
        <w:pStyle w:val="ParrafoProyecto0"/>
      </w:pPr>
      <w:r w:rsidRPr="00D86EDA">
        <w:t xml:space="preserve">Detalles de flujo </w:t>
      </w:r>
      <w:r w:rsidR="00FA3CFE" w:rsidRPr="00D86EDA">
        <w:t>original</w:t>
      </w:r>
      <w:r w:rsidRPr="00D86EDA">
        <w:t xml:space="preserve"> en </w:t>
      </w:r>
      <w:r w:rsidR="00241301" w:rsidRPr="00D86EDA">
        <w:t>el A</w:t>
      </w:r>
      <w:r w:rsidRPr="00D86EDA">
        <w:t>nexo “</w:t>
      </w:r>
      <w:hyperlink w:anchor="Flujo_de_proceso_original" w:history="1">
        <w:r w:rsidR="00FA3CFE" w:rsidRPr="00D86EDA">
          <w:rPr>
            <w:rStyle w:val="Hipervnculo"/>
          </w:rPr>
          <w:t xml:space="preserve">Flujo </w:t>
        </w:r>
        <w:r w:rsidR="00241301" w:rsidRPr="00D86EDA">
          <w:rPr>
            <w:rStyle w:val="Hipervnculo"/>
          </w:rPr>
          <w:t xml:space="preserve">de proceso </w:t>
        </w:r>
        <w:r w:rsidR="00FA3CFE" w:rsidRPr="00D86EDA">
          <w:rPr>
            <w:rStyle w:val="Hipervnculo"/>
          </w:rPr>
          <w:t>original</w:t>
        </w:r>
      </w:hyperlink>
      <w:r w:rsidRPr="00D86EDA">
        <w:t>”</w:t>
      </w:r>
    </w:p>
    <w:p w14:paraId="2BDB9A1F" w14:textId="55BEAC99" w:rsidR="42470809" w:rsidRPr="00D86EDA" w:rsidRDefault="42470809" w:rsidP="42470809">
      <w:pPr>
        <w:pStyle w:val="Sinespaciado"/>
        <w:rPr>
          <w:rFonts w:ascii="Arial" w:hAnsi="Arial" w:cs="Arial"/>
        </w:rPr>
      </w:pPr>
    </w:p>
    <w:p w14:paraId="5409DA38" w14:textId="58C346BF" w:rsidR="42470809" w:rsidRPr="00D86EDA" w:rsidRDefault="42470809" w:rsidP="42470809">
      <w:pPr>
        <w:pStyle w:val="Sinespaciado"/>
        <w:rPr>
          <w:rFonts w:ascii="Arial" w:hAnsi="Arial" w:cs="Arial"/>
        </w:rPr>
      </w:pPr>
    </w:p>
    <w:p w14:paraId="27D3FF79" w14:textId="64C0977D" w:rsidR="42470809" w:rsidRPr="00D86EDA" w:rsidRDefault="42470809" w:rsidP="42470809">
      <w:pPr>
        <w:pStyle w:val="Sinespaciado"/>
        <w:rPr>
          <w:rFonts w:ascii="Arial" w:hAnsi="Arial" w:cs="Arial"/>
        </w:rPr>
      </w:pPr>
    </w:p>
    <w:p w14:paraId="6B6329BA" w14:textId="749B9AED" w:rsidR="42470809" w:rsidRPr="00D86EDA" w:rsidRDefault="42470809" w:rsidP="42470809">
      <w:pPr>
        <w:pStyle w:val="Sinespaciado"/>
        <w:rPr>
          <w:rFonts w:ascii="Arial" w:hAnsi="Arial" w:cs="Arial"/>
        </w:rPr>
      </w:pPr>
    </w:p>
    <w:p w14:paraId="6CF5A7CA" w14:textId="44D0749A" w:rsidR="42470809" w:rsidRPr="00D86EDA" w:rsidRDefault="42470809" w:rsidP="42470809">
      <w:pPr>
        <w:pStyle w:val="Sinespaciado"/>
        <w:rPr>
          <w:rFonts w:ascii="Arial" w:hAnsi="Arial" w:cs="Arial"/>
        </w:rPr>
      </w:pPr>
    </w:p>
    <w:p w14:paraId="00E76A21" w14:textId="4C8DEB8B" w:rsidR="42470809" w:rsidRPr="00D86EDA" w:rsidRDefault="42470809" w:rsidP="42470809">
      <w:pPr>
        <w:pStyle w:val="Sinespaciado"/>
        <w:rPr>
          <w:rFonts w:ascii="Arial" w:hAnsi="Arial" w:cs="Arial"/>
        </w:rPr>
      </w:pPr>
    </w:p>
    <w:p w14:paraId="0C5718C6" w14:textId="2790D2D1" w:rsidR="42470809" w:rsidRPr="00D86EDA" w:rsidRDefault="42470809" w:rsidP="42470809">
      <w:pPr>
        <w:pStyle w:val="Sinespaciado"/>
        <w:rPr>
          <w:rFonts w:ascii="Arial" w:hAnsi="Arial" w:cs="Arial"/>
        </w:rPr>
      </w:pPr>
    </w:p>
    <w:p w14:paraId="2D24E89C" w14:textId="07631067" w:rsidR="42470809" w:rsidRPr="00D86EDA" w:rsidRDefault="42470809" w:rsidP="42470809">
      <w:pPr>
        <w:pStyle w:val="Sinespaciado"/>
        <w:rPr>
          <w:rFonts w:ascii="Arial" w:hAnsi="Arial" w:cs="Arial"/>
        </w:rPr>
      </w:pPr>
    </w:p>
    <w:p w14:paraId="12CF0CF5" w14:textId="6EF14F8E" w:rsidR="42470809" w:rsidRPr="00D86EDA" w:rsidRDefault="42470809" w:rsidP="42470809">
      <w:pPr>
        <w:pStyle w:val="Sinespaciado"/>
        <w:rPr>
          <w:rFonts w:ascii="Arial" w:hAnsi="Arial" w:cs="Arial"/>
        </w:rPr>
      </w:pPr>
    </w:p>
    <w:p w14:paraId="177B8FEB" w14:textId="6FF88BEA" w:rsidR="42470809" w:rsidRPr="00D86EDA" w:rsidRDefault="42470809" w:rsidP="42470809">
      <w:pPr>
        <w:pStyle w:val="Sinespaciado"/>
        <w:rPr>
          <w:rFonts w:ascii="Arial" w:hAnsi="Arial" w:cs="Arial"/>
        </w:rPr>
      </w:pPr>
    </w:p>
    <w:p w14:paraId="7610FFDA" w14:textId="2A9EEC43" w:rsidR="42470809" w:rsidRPr="00D86EDA" w:rsidRDefault="42470809" w:rsidP="42470809">
      <w:pPr>
        <w:pStyle w:val="Sinespaciado"/>
        <w:rPr>
          <w:rFonts w:ascii="Arial" w:hAnsi="Arial" w:cs="Arial"/>
        </w:rPr>
      </w:pPr>
    </w:p>
    <w:p w14:paraId="798A44BE" w14:textId="28415F2F" w:rsidR="42470809" w:rsidRPr="00D86EDA" w:rsidRDefault="42470809" w:rsidP="42470809">
      <w:pPr>
        <w:pStyle w:val="Sinespaciado"/>
        <w:rPr>
          <w:rFonts w:ascii="Arial" w:hAnsi="Arial" w:cs="Arial"/>
        </w:rPr>
      </w:pPr>
    </w:p>
    <w:p w14:paraId="004E799F" w14:textId="38DA3068" w:rsidR="42470809" w:rsidRPr="00D86EDA" w:rsidRDefault="42470809" w:rsidP="42470809">
      <w:pPr>
        <w:pStyle w:val="Sinespaciado"/>
        <w:rPr>
          <w:rFonts w:ascii="Arial" w:hAnsi="Arial" w:cs="Arial"/>
        </w:rPr>
      </w:pPr>
    </w:p>
    <w:p w14:paraId="00E3C2ED" w14:textId="74798EA0" w:rsidR="42470809" w:rsidRPr="00D86EDA" w:rsidRDefault="42470809" w:rsidP="42470809">
      <w:pPr>
        <w:pStyle w:val="Sinespaciado"/>
        <w:rPr>
          <w:rFonts w:ascii="Arial" w:hAnsi="Arial" w:cs="Arial"/>
        </w:rPr>
      </w:pPr>
    </w:p>
    <w:p w14:paraId="284A955C" w14:textId="0342574D" w:rsidR="42470809" w:rsidRPr="00D86EDA" w:rsidRDefault="42470809" w:rsidP="42470809">
      <w:pPr>
        <w:pStyle w:val="Sinespaciado"/>
        <w:rPr>
          <w:rFonts w:ascii="Arial" w:hAnsi="Arial" w:cs="Arial"/>
        </w:rPr>
      </w:pPr>
    </w:p>
    <w:p w14:paraId="1D8D2D7D" w14:textId="617DEB6E" w:rsidR="42470809" w:rsidRPr="00D86EDA" w:rsidRDefault="42470809" w:rsidP="42470809">
      <w:pPr>
        <w:pStyle w:val="Sinespaciado"/>
        <w:rPr>
          <w:rFonts w:ascii="Arial" w:hAnsi="Arial" w:cs="Arial"/>
        </w:rPr>
      </w:pPr>
    </w:p>
    <w:p w14:paraId="6E394120" w14:textId="61F3B2E9" w:rsidR="42470809" w:rsidRPr="00D86EDA" w:rsidRDefault="42470809" w:rsidP="42470809">
      <w:pPr>
        <w:pStyle w:val="Sinespaciado"/>
        <w:rPr>
          <w:rFonts w:ascii="Arial" w:hAnsi="Arial" w:cs="Arial"/>
        </w:rPr>
      </w:pPr>
    </w:p>
    <w:p w14:paraId="11E6264C" w14:textId="6F47F170" w:rsidR="42470809" w:rsidRPr="00D86EDA" w:rsidRDefault="42470809" w:rsidP="42470809">
      <w:pPr>
        <w:pStyle w:val="Sinespaciado"/>
        <w:rPr>
          <w:rFonts w:ascii="Arial" w:hAnsi="Arial" w:cs="Arial"/>
        </w:rPr>
      </w:pPr>
    </w:p>
    <w:p w14:paraId="13B4EC11" w14:textId="123C05B1" w:rsidR="1D0A3EDA" w:rsidRDefault="1D0A3EDA" w:rsidP="1D0A3EDA">
      <w:pPr>
        <w:pStyle w:val="Sinespaciado"/>
        <w:rPr>
          <w:rFonts w:ascii="Arial" w:hAnsi="Arial" w:cs="Arial"/>
        </w:rPr>
      </w:pPr>
    </w:p>
    <w:p w14:paraId="4A16309B" w14:textId="1601E143" w:rsidR="42470809" w:rsidRDefault="42470809" w:rsidP="42470809">
      <w:pPr>
        <w:pStyle w:val="Sinespaciado"/>
        <w:rPr>
          <w:rFonts w:ascii="Arial" w:hAnsi="Arial" w:cs="Arial"/>
        </w:rPr>
      </w:pPr>
    </w:p>
    <w:p w14:paraId="539E1480" w14:textId="77777777" w:rsidR="006C3196" w:rsidRPr="00D86EDA" w:rsidRDefault="006C3196" w:rsidP="42470809">
      <w:pPr>
        <w:pStyle w:val="Sinespaciado"/>
        <w:rPr>
          <w:rFonts w:ascii="Arial" w:hAnsi="Arial" w:cs="Arial"/>
        </w:rPr>
      </w:pPr>
    </w:p>
    <w:p w14:paraId="5F575ED8" w14:textId="58343C98" w:rsidR="42470809" w:rsidRPr="00D86EDA" w:rsidRDefault="42470809" w:rsidP="42470809">
      <w:pPr>
        <w:pStyle w:val="Sinespaciado"/>
        <w:rPr>
          <w:rFonts w:ascii="Arial" w:hAnsi="Arial" w:cs="Arial"/>
        </w:rPr>
      </w:pPr>
    </w:p>
    <w:p w14:paraId="0368E79C" w14:textId="77777777" w:rsidR="00437C1C" w:rsidRPr="00D86EDA" w:rsidRDefault="00437C1C" w:rsidP="42470809">
      <w:pPr>
        <w:pStyle w:val="Sinespaciado"/>
        <w:rPr>
          <w:rFonts w:ascii="Arial" w:hAnsi="Arial" w:cs="Arial"/>
        </w:rPr>
      </w:pPr>
    </w:p>
    <w:p w14:paraId="27EAE922" w14:textId="0824C9A6" w:rsidR="009C6F24" w:rsidRPr="00D86EDA" w:rsidRDefault="125DDBEA" w:rsidP="00AB0BFA">
      <w:pPr>
        <w:pStyle w:val="TitulosProyecto"/>
        <w:outlineLvl w:val="0"/>
        <w:rPr>
          <w:rFonts w:cs="Arial"/>
        </w:rPr>
      </w:pPr>
      <w:bookmarkStart w:id="13" w:name="_Toc911547036"/>
      <w:bookmarkStart w:id="14" w:name="_Toc184323756"/>
      <w:r w:rsidRPr="00D86EDA">
        <w:rPr>
          <w:rFonts w:cs="Arial"/>
        </w:rPr>
        <w:t>Solución al problema</w:t>
      </w:r>
      <w:r w:rsidR="1EEA38B0" w:rsidRPr="00D86EDA">
        <w:rPr>
          <w:rFonts w:cs="Arial"/>
        </w:rPr>
        <w:t>.</w:t>
      </w:r>
      <w:bookmarkEnd w:id="13"/>
      <w:bookmarkEnd w:id="14"/>
    </w:p>
    <w:p w14:paraId="5FDE303F" w14:textId="3E297569" w:rsidR="2FE4CAEF" w:rsidRPr="00D86EDA" w:rsidRDefault="1BE93DAE" w:rsidP="0618445F">
      <w:pPr>
        <w:spacing w:line="360" w:lineRule="auto"/>
        <w:jc w:val="both"/>
        <w:rPr>
          <w:rFonts w:ascii="Arial" w:hAnsi="Arial" w:cs="Arial"/>
          <w:sz w:val="24"/>
          <w:szCs w:val="24"/>
        </w:rPr>
      </w:pPr>
      <w:r w:rsidRPr="00D86EDA">
        <w:rPr>
          <w:rFonts w:ascii="Arial" w:hAnsi="Arial" w:cs="Arial"/>
          <w:sz w:val="24"/>
          <w:szCs w:val="24"/>
        </w:rPr>
        <w:t>La propuesta es centralizar todos los datos en un sistema unificado que pueda almacenar y procesar grandes volúmenes de información, lo que contribuirá a la eficiencia operativa y reducirá significativamente los errores derivados del ingreso manual de datos. La unificación y centralización permitirá a Setralog</w:t>
      </w:r>
      <w:r w:rsidR="2FE4CAEF" w:rsidRPr="00D86EDA">
        <w:rPr>
          <w:rFonts w:ascii="Arial" w:hAnsi="Arial" w:cs="Arial"/>
          <w:sz w:val="24"/>
          <w:szCs w:val="24"/>
        </w:rPr>
        <w:fldChar w:fldCharType="begin"/>
      </w:r>
      <w:r w:rsidR="2FE4CAEF" w:rsidRPr="00D86EDA">
        <w:rPr>
          <w:rFonts w:ascii="Arial" w:hAnsi="Arial" w:cs="Arial"/>
        </w:rPr>
        <w:instrText xml:space="preserve"> XE "</w:instrText>
      </w:r>
      <w:r w:rsidR="2FE4CAEF" w:rsidRPr="00D86EDA">
        <w:rPr>
          <w:rFonts w:ascii="Arial" w:hAnsi="Arial" w:cs="Arial"/>
          <w:b/>
          <w:bCs/>
          <w:color w:val="000000" w:themeColor="text1"/>
          <w:sz w:val="24"/>
          <w:szCs w:val="24"/>
          <w:lang w:eastAsia="es-CL"/>
        </w:rPr>
        <w:instrText>Setralog</w:instrText>
      </w:r>
      <w:r w:rsidR="2FE4CAEF" w:rsidRPr="00D86EDA">
        <w:rPr>
          <w:rFonts w:ascii="Arial" w:hAnsi="Arial" w:cs="Arial"/>
          <w:b/>
          <w:bCs/>
          <w:color w:val="000000" w:themeColor="text1"/>
        </w:rPr>
        <w:instrText>:</w:instrText>
      </w:r>
      <w:r w:rsidR="2FE4CAEF" w:rsidRPr="00D86EDA">
        <w:rPr>
          <w:rFonts w:ascii="Arial" w:hAnsi="Arial" w:cs="Arial"/>
        </w:rPr>
        <w:instrText xml:space="preserve">Nombre de Cliente para proyecto APT" </w:instrText>
      </w:r>
      <w:r w:rsidR="2FE4CAEF" w:rsidRPr="00D86EDA">
        <w:rPr>
          <w:rFonts w:ascii="Arial" w:hAnsi="Arial" w:cs="Arial"/>
          <w:sz w:val="24"/>
          <w:szCs w:val="24"/>
        </w:rPr>
        <w:fldChar w:fldCharType="end"/>
      </w:r>
      <w:r w:rsidRPr="00D86EDA">
        <w:rPr>
          <w:rFonts w:ascii="Arial" w:hAnsi="Arial" w:cs="Arial"/>
          <w:sz w:val="24"/>
          <w:szCs w:val="24"/>
        </w:rPr>
        <w:t xml:space="preserve"> contar con un flujo de trabajo más ágil, disminuir la carga administrativa de los empleados y mejorar la trazabilidad de los procesos logrando así una mejor calidad en los servicios ofrecidos.</w:t>
      </w:r>
    </w:p>
    <w:p w14:paraId="328A1A4A" w14:textId="6E9FF929" w:rsidR="0C26F3E7" w:rsidRPr="00D86EDA" w:rsidRDefault="0C26F3E7" w:rsidP="42470809">
      <w:pPr>
        <w:spacing w:line="360" w:lineRule="auto"/>
        <w:jc w:val="both"/>
        <w:rPr>
          <w:rFonts w:ascii="Arial" w:hAnsi="Arial" w:cs="Arial"/>
          <w:sz w:val="24"/>
          <w:szCs w:val="24"/>
          <w:lang w:val="es-MX"/>
        </w:rPr>
      </w:pPr>
      <w:r w:rsidRPr="00D86EDA">
        <w:rPr>
          <w:rFonts w:ascii="Arial" w:hAnsi="Arial" w:cs="Arial"/>
          <w:sz w:val="24"/>
          <w:szCs w:val="24"/>
          <w:lang w:val="es-MX"/>
        </w:rPr>
        <w:t>El proyecto APT tiene como objetivo abordar la ineficiencia en la gestión de clientes y órdenes de transporte de la empresa Setralog, que actualmente opera con métodos manuales, como hojas de cálculo en Excel y correos electrónicos, para registrar y organizar información. Este enfoque genera altos tiempos de procesamiento y dificulta la optimización operativa.</w:t>
      </w:r>
    </w:p>
    <w:p w14:paraId="17C429DC" w14:textId="689D4C93" w:rsidR="000D3262" w:rsidRPr="00D86EDA" w:rsidRDefault="0DE0DFC1" w:rsidP="42470809">
      <w:pPr>
        <w:spacing w:line="360" w:lineRule="auto"/>
        <w:jc w:val="both"/>
        <w:rPr>
          <w:rFonts w:ascii="Arial" w:hAnsi="Arial" w:cs="Arial"/>
          <w:sz w:val="24"/>
          <w:szCs w:val="24"/>
        </w:rPr>
      </w:pPr>
      <w:r w:rsidRPr="00D86EDA">
        <w:rPr>
          <w:rFonts w:ascii="Arial" w:hAnsi="Arial" w:cs="Arial"/>
          <w:sz w:val="24"/>
          <w:szCs w:val="24"/>
        </w:rPr>
        <w:t>Esta solución está</w:t>
      </w:r>
      <w:r w:rsidR="004C74AD" w:rsidRPr="00D86EDA">
        <w:rPr>
          <w:rFonts w:ascii="Arial" w:hAnsi="Arial" w:cs="Arial"/>
          <w:sz w:val="24"/>
          <w:szCs w:val="24"/>
        </w:rPr>
        <w:t xml:space="preserve"> diseñada para automatizar</w:t>
      </w:r>
      <w:r w:rsidR="00B93021" w:rsidRPr="00D86EDA">
        <w:rPr>
          <w:rFonts w:ascii="Arial" w:hAnsi="Arial" w:cs="Arial"/>
          <w:sz w:val="24"/>
          <w:szCs w:val="24"/>
        </w:rPr>
        <w:t xml:space="preserve">, optimizar y </w:t>
      </w:r>
      <w:r w:rsidRPr="00D86EDA">
        <w:rPr>
          <w:rFonts w:ascii="Arial" w:hAnsi="Arial" w:cs="Arial"/>
          <w:sz w:val="24"/>
          <w:szCs w:val="24"/>
        </w:rPr>
        <w:t>centralizar</w:t>
      </w:r>
      <w:r w:rsidR="00B93021" w:rsidRPr="00D86EDA">
        <w:rPr>
          <w:rFonts w:ascii="Arial" w:hAnsi="Arial" w:cs="Arial"/>
          <w:sz w:val="24"/>
          <w:szCs w:val="24"/>
        </w:rPr>
        <w:t xml:space="preserve"> los procesos</w:t>
      </w:r>
      <w:r w:rsidR="00554E85" w:rsidRPr="00D86EDA">
        <w:rPr>
          <w:rFonts w:ascii="Arial" w:hAnsi="Arial" w:cs="Arial"/>
          <w:sz w:val="24"/>
          <w:szCs w:val="24"/>
        </w:rPr>
        <w:t xml:space="preserve"> operativos</w:t>
      </w:r>
      <w:r w:rsidRPr="00D86EDA">
        <w:rPr>
          <w:rFonts w:ascii="Arial" w:hAnsi="Arial" w:cs="Arial"/>
          <w:sz w:val="24"/>
          <w:szCs w:val="24"/>
        </w:rPr>
        <w:t>, mejorando significativamente la eficiencia y la calidad del servicio.</w:t>
      </w:r>
    </w:p>
    <w:p w14:paraId="2E068BE2" w14:textId="57C57F47" w:rsidR="000D3262" w:rsidRPr="00D86EDA" w:rsidRDefault="000811AE" w:rsidP="0009683A">
      <w:pPr>
        <w:spacing w:line="360" w:lineRule="auto"/>
        <w:jc w:val="both"/>
        <w:rPr>
          <w:rFonts w:ascii="Arial" w:hAnsi="Arial" w:cs="Arial"/>
          <w:sz w:val="24"/>
          <w:szCs w:val="24"/>
        </w:rPr>
      </w:pPr>
      <w:r w:rsidRPr="00D86EDA">
        <w:rPr>
          <w:rFonts w:ascii="Arial" w:hAnsi="Arial" w:cs="Arial"/>
          <w:sz w:val="24"/>
          <w:szCs w:val="24"/>
        </w:rPr>
        <w:t xml:space="preserve">La solución cuenta </w:t>
      </w:r>
      <w:r w:rsidR="00AE73B5" w:rsidRPr="00D86EDA">
        <w:rPr>
          <w:rFonts w:ascii="Arial" w:hAnsi="Arial" w:cs="Arial"/>
          <w:sz w:val="24"/>
          <w:szCs w:val="24"/>
        </w:rPr>
        <w:t xml:space="preserve">con </w:t>
      </w:r>
      <w:r w:rsidR="00714D40" w:rsidRPr="00D86EDA">
        <w:rPr>
          <w:rFonts w:ascii="Arial" w:hAnsi="Arial" w:cs="Arial"/>
          <w:sz w:val="24"/>
          <w:szCs w:val="24"/>
        </w:rPr>
        <w:t>componentes</w:t>
      </w:r>
      <w:r w:rsidR="00AE73B5" w:rsidRPr="00D86EDA">
        <w:rPr>
          <w:rFonts w:ascii="Arial" w:hAnsi="Arial" w:cs="Arial"/>
          <w:sz w:val="24"/>
          <w:szCs w:val="24"/>
        </w:rPr>
        <w:t xml:space="preserve"> clave</w:t>
      </w:r>
      <w:r w:rsidR="00714D40" w:rsidRPr="00D86EDA">
        <w:rPr>
          <w:rFonts w:ascii="Arial" w:hAnsi="Arial" w:cs="Arial"/>
          <w:sz w:val="24"/>
          <w:szCs w:val="24"/>
        </w:rPr>
        <w:t xml:space="preserve"> como:</w:t>
      </w:r>
    </w:p>
    <w:p w14:paraId="5749C219" w14:textId="0CF82866" w:rsidR="00714D40" w:rsidRPr="00D86EDA" w:rsidRDefault="008D44EE" w:rsidP="00111C90">
      <w:pPr>
        <w:pStyle w:val="Prrafodelista"/>
        <w:numPr>
          <w:ilvl w:val="0"/>
          <w:numId w:val="8"/>
        </w:numPr>
        <w:spacing w:line="360" w:lineRule="auto"/>
        <w:jc w:val="both"/>
        <w:rPr>
          <w:rFonts w:ascii="Arial" w:hAnsi="Arial" w:cs="Arial"/>
          <w:b/>
          <w:sz w:val="24"/>
          <w:szCs w:val="24"/>
        </w:rPr>
      </w:pPr>
      <w:r w:rsidRPr="00D86EDA">
        <w:rPr>
          <w:rFonts w:ascii="Arial" w:hAnsi="Arial" w:cs="Arial"/>
          <w:b/>
          <w:sz w:val="24"/>
          <w:szCs w:val="24"/>
        </w:rPr>
        <w:t>Centralización de datos</w:t>
      </w:r>
    </w:p>
    <w:p w14:paraId="598036A7" w14:textId="5F9FF55D" w:rsidR="008D44EE" w:rsidRPr="00D86EDA" w:rsidRDefault="00651EDD" w:rsidP="0005088B">
      <w:pPr>
        <w:pStyle w:val="Prrafodelista"/>
        <w:numPr>
          <w:ilvl w:val="0"/>
          <w:numId w:val="9"/>
        </w:numPr>
        <w:spacing w:line="360" w:lineRule="auto"/>
        <w:jc w:val="both"/>
        <w:rPr>
          <w:rFonts w:ascii="Arial" w:hAnsi="Arial" w:cs="Arial"/>
          <w:b/>
          <w:sz w:val="24"/>
          <w:szCs w:val="24"/>
        </w:rPr>
      </w:pPr>
      <w:r w:rsidRPr="00D86EDA">
        <w:rPr>
          <w:rFonts w:ascii="Arial" w:hAnsi="Arial" w:cs="Arial"/>
          <w:sz w:val="24"/>
          <w:szCs w:val="24"/>
        </w:rPr>
        <w:t xml:space="preserve">Implementación de </w:t>
      </w:r>
      <w:r w:rsidR="008656DD" w:rsidRPr="00D86EDA">
        <w:rPr>
          <w:rFonts w:ascii="Arial" w:hAnsi="Arial" w:cs="Arial"/>
          <w:sz w:val="24"/>
          <w:szCs w:val="24"/>
        </w:rPr>
        <w:t>un</w:t>
      </w:r>
      <w:r w:rsidR="001B772C" w:rsidRPr="00D86EDA">
        <w:rPr>
          <w:rFonts w:ascii="Arial" w:hAnsi="Arial" w:cs="Arial"/>
          <w:sz w:val="24"/>
          <w:szCs w:val="24"/>
        </w:rPr>
        <w:t xml:space="preserve"> sistema </w:t>
      </w:r>
      <w:r w:rsidR="00506022" w:rsidRPr="00D86EDA">
        <w:rPr>
          <w:rFonts w:ascii="Arial" w:hAnsi="Arial" w:cs="Arial"/>
          <w:sz w:val="24"/>
          <w:szCs w:val="24"/>
        </w:rPr>
        <w:t xml:space="preserve">unificado para almacenar y gestionar información de clientes y </w:t>
      </w:r>
      <w:r w:rsidR="00C67118" w:rsidRPr="00D86EDA">
        <w:rPr>
          <w:rFonts w:ascii="Arial" w:hAnsi="Arial" w:cs="Arial"/>
          <w:sz w:val="24"/>
          <w:szCs w:val="24"/>
        </w:rPr>
        <w:t>órdenes</w:t>
      </w:r>
      <w:r w:rsidR="00506022" w:rsidRPr="00D86EDA">
        <w:rPr>
          <w:rFonts w:ascii="Arial" w:hAnsi="Arial" w:cs="Arial"/>
          <w:sz w:val="24"/>
          <w:szCs w:val="24"/>
        </w:rPr>
        <w:t xml:space="preserve"> de </w:t>
      </w:r>
      <w:r w:rsidR="00B910EF" w:rsidRPr="00D86EDA">
        <w:rPr>
          <w:rFonts w:ascii="Arial" w:hAnsi="Arial" w:cs="Arial"/>
          <w:sz w:val="24"/>
          <w:szCs w:val="24"/>
        </w:rPr>
        <w:t>transporte</w:t>
      </w:r>
      <w:r w:rsidR="00506022" w:rsidRPr="00D86EDA">
        <w:rPr>
          <w:rFonts w:ascii="Arial" w:hAnsi="Arial" w:cs="Arial"/>
          <w:sz w:val="24"/>
          <w:szCs w:val="24"/>
        </w:rPr>
        <w:t>.</w:t>
      </w:r>
    </w:p>
    <w:p w14:paraId="103B5F38" w14:textId="4F7E56F7" w:rsidR="00506022" w:rsidRPr="00D86EDA" w:rsidRDefault="009B64F1" w:rsidP="0005088B">
      <w:pPr>
        <w:pStyle w:val="Prrafodelista"/>
        <w:numPr>
          <w:ilvl w:val="0"/>
          <w:numId w:val="9"/>
        </w:numPr>
        <w:spacing w:line="360" w:lineRule="auto"/>
        <w:jc w:val="both"/>
        <w:rPr>
          <w:rFonts w:ascii="Arial" w:hAnsi="Arial" w:cs="Arial"/>
          <w:b/>
          <w:sz w:val="24"/>
          <w:szCs w:val="24"/>
        </w:rPr>
      </w:pPr>
      <w:r w:rsidRPr="00D86EDA">
        <w:rPr>
          <w:rFonts w:ascii="Arial" w:hAnsi="Arial" w:cs="Arial"/>
          <w:sz w:val="24"/>
          <w:szCs w:val="24"/>
        </w:rPr>
        <w:t>Sustitución</w:t>
      </w:r>
      <w:r w:rsidR="00211483" w:rsidRPr="00D86EDA">
        <w:rPr>
          <w:rFonts w:ascii="Arial" w:hAnsi="Arial" w:cs="Arial"/>
          <w:sz w:val="24"/>
          <w:szCs w:val="24"/>
        </w:rPr>
        <w:t xml:space="preserve"> de hojas de </w:t>
      </w:r>
      <w:r w:rsidR="762862FB" w:rsidRPr="00D86EDA">
        <w:rPr>
          <w:rFonts w:ascii="Arial" w:hAnsi="Arial" w:cs="Arial"/>
          <w:sz w:val="24"/>
          <w:szCs w:val="24"/>
        </w:rPr>
        <w:t>cálculo</w:t>
      </w:r>
      <w:r w:rsidR="00211483" w:rsidRPr="00D86EDA">
        <w:rPr>
          <w:rFonts w:ascii="Arial" w:hAnsi="Arial" w:cs="Arial"/>
          <w:sz w:val="24"/>
          <w:szCs w:val="24"/>
        </w:rPr>
        <w:t xml:space="preserve"> Excel</w:t>
      </w:r>
      <w:r w:rsidR="004674C8" w:rsidRPr="00D86EDA">
        <w:rPr>
          <w:rFonts w:ascii="Arial" w:hAnsi="Arial" w:cs="Arial"/>
        </w:rPr>
        <w:fldChar w:fldCharType="begin"/>
      </w:r>
      <w:r w:rsidR="004674C8" w:rsidRPr="00D86EDA">
        <w:rPr>
          <w:rFonts w:ascii="Arial" w:hAnsi="Arial" w:cs="Arial"/>
        </w:rPr>
        <w:instrText xml:space="preserve"> XE "</w:instrText>
      </w:r>
      <w:r w:rsidR="004674C8" w:rsidRPr="00D86EDA">
        <w:rPr>
          <w:rFonts w:ascii="Arial" w:hAnsi="Arial" w:cs="Arial"/>
          <w:b/>
          <w:color w:val="000000" w:themeColor="text1"/>
          <w:sz w:val="24"/>
          <w:szCs w:val="24"/>
          <w:lang w:eastAsia="es-CL"/>
        </w:rPr>
        <w:instrText>Excel</w:instrText>
      </w:r>
      <w:r w:rsidR="004674C8" w:rsidRPr="00D86EDA">
        <w:rPr>
          <w:rFonts w:ascii="Arial" w:hAnsi="Arial" w:cs="Arial"/>
          <w:b/>
          <w:color w:val="000000" w:themeColor="text1"/>
        </w:rPr>
        <w:instrText>:</w:instrText>
      </w:r>
      <w:r w:rsidR="004674C8" w:rsidRPr="00D86EDA">
        <w:rPr>
          <w:rFonts w:ascii="Arial" w:hAnsi="Arial" w:cs="Arial"/>
        </w:rPr>
        <w:instrText xml:space="preserve">Programa de hoja de cálculos" </w:instrText>
      </w:r>
      <w:r w:rsidR="004674C8" w:rsidRPr="00D86EDA">
        <w:rPr>
          <w:rFonts w:ascii="Arial" w:hAnsi="Arial" w:cs="Arial"/>
        </w:rPr>
        <w:fldChar w:fldCharType="end"/>
      </w:r>
      <w:r w:rsidR="000F7313" w:rsidRPr="00D86EDA">
        <w:rPr>
          <w:rFonts w:ascii="Arial" w:hAnsi="Arial" w:cs="Arial"/>
          <w:sz w:val="24"/>
          <w:szCs w:val="24"/>
        </w:rPr>
        <w:t xml:space="preserve"> y correos electrónicos por una base de datos centralizada</w:t>
      </w:r>
      <w:r w:rsidRPr="00D86EDA">
        <w:rPr>
          <w:rFonts w:ascii="Arial" w:hAnsi="Arial" w:cs="Arial"/>
          <w:sz w:val="24"/>
          <w:szCs w:val="24"/>
        </w:rPr>
        <w:t xml:space="preserve">, unificada y segura. </w:t>
      </w:r>
    </w:p>
    <w:p w14:paraId="3A281F30" w14:textId="77777777" w:rsidR="00A805D0" w:rsidRPr="00D86EDA" w:rsidRDefault="00A805D0" w:rsidP="00A805D0">
      <w:pPr>
        <w:pStyle w:val="Prrafodelista"/>
        <w:spacing w:line="360" w:lineRule="auto"/>
        <w:jc w:val="both"/>
        <w:rPr>
          <w:rFonts w:ascii="Arial" w:hAnsi="Arial" w:cs="Arial"/>
          <w:b/>
          <w:sz w:val="24"/>
          <w:szCs w:val="24"/>
        </w:rPr>
      </w:pPr>
    </w:p>
    <w:p w14:paraId="56C71B37" w14:textId="42AFBEA0" w:rsidR="00B551BF" w:rsidRPr="00D86EDA" w:rsidRDefault="00DC0AD9" w:rsidP="00B551BF">
      <w:pPr>
        <w:pStyle w:val="Prrafodelista"/>
        <w:numPr>
          <w:ilvl w:val="0"/>
          <w:numId w:val="8"/>
        </w:numPr>
        <w:spacing w:line="360" w:lineRule="auto"/>
        <w:jc w:val="both"/>
        <w:rPr>
          <w:rFonts w:ascii="Arial" w:hAnsi="Arial" w:cs="Arial"/>
          <w:b/>
          <w:sz w:val="24"/>
          <w:szCs w:val="24"/>
        </w:rPr>
      </w:pPr>
      <w:r w:rsidRPr="00D86EDA">
        <w:rPr>
          <w:rFonts w:ascii="Arial" w:hAnsi="Arial" w:cs="Arial"/>
          <w:b/>
          <w:sz w:val="24"/>
          <w:szCs w:val="24"/>
        </w:rPr>
        <w:t>Automatización de Procesos</w:t>
      </w:r>
    </w:p>
    <w:p w14:paraId="3117CC49" w14:textId="4E010420" w:rsidR="00402A2E" w:rsidRPr="00D86EDA" w:rsidRDefault="00C74C6D" w:rsidP="00DC0AD9">
      <w:pPr>
        <w:pStyle w:val="Prrafodelista"/>
        <w:numPr>
          <w:ilvl w:val="0"/>
          <w:numId w:val="9"/>
        </w:numPr>
        <w:spacing w:line="360" w:lineRule="auto"/>
        <w:jc w:val="both"/>
        <w:rPr>
          <w:rFonts w:ascii="Arial" w:hAnsi="Arial" w:cs="Arial"/>
          <w:b/>
          <w:sz w:val="24"/>
          <w:szCs w:val="24"/>
        </w:rPr>
      </w:pPr>
      <w:r w:rsidRPr="00D86EDA">
        <w:rPr>
          <w:rFonts w:ascii="Arial" w:hAnsi="Arial" w:cs="Arial"/>
          <w:sz w:val="24"/>
          <w:szCs w:val="24"/>
        </w:rPr>
        <w:lastRenderedPageBreak/>
        <w:t xml:space="preserve">Desarrollo </w:t>
      </w:r>
      <w:r w:rsidR="009F2674" w:rsidRPr="00D86EDA">
        <w:rPr>
          <w:rFonts w:ascii="Arial" w:hAnsi="Arial" w:cs="Arial"/>
          <w:sz w:val="24"/>
          <w:szCs w:val="24"/>
        </w:rPr>
        <w:t>de módulos específicos para</w:t>
      </w:r>
      <w:r w:rsidR="009F2674" w:rsidRPr="00D86EDA">
        <w:rPr>
          <w:rFonts w:ascii="Arial" w:hAnsi="Arial" w:cs="Arial"/>
          <w:b/>
          <w:sz w:val="24"/>
          <w:szCs w:val="24"/>
        </w:rPr>
        <w:t>:</w:t>
      </w:r>
      <w:r w:rsidR="618205AE" w:rsidRPr="00D86EDA">
        <w:rPr>
          <w:rFonts w:ascii="Arial" w:hAnsi="Arial" w:cs="Arial"/>
          <w:b/>
          <w:sz w:val="24"/>
          <w:szCs w:val="24"/>
        </w:rPr>
        <w:t xml:space="preserve"> </w:t>
      </w:r>
      <w:r w:rsidR="60F18839" w:rsidRPr="00D86EDA">
        <w:rPr>
          <w:rFonts w:ascii="Arial" w:hAnsi="Arial" w:cs="Arial"/>
          <w:b/>
          <w:sz w:val="24"/>
          <w:szCs w:val="24"/>
        </w:rPr>
        <w:t>g</w:t>
      </w:r>
      <w:r w:rsidR="00722ABE" w:rsidRPr="00D86EDA">
        <w:rPr>
          <w:rFonts w:ascii="Arial" w:hAnsi="Arial" w:cs="Arial"/>
          <w:sz w:val="24"/>
          <w:szCs w:val="24"/>
        </w:rPr>
        <w:t>estión</w:t>
      </w:r>
      <w:r w:rsidR="00D97604" w:rsidRPr="00D86EDA">
        <w:rPr>
          <w:rFonts w:ascii="Arial" w:hAnsi="Arial" w:cs="Arial"/>
          <w:sz w:val="24"/>
          <w:szCs w:val="24"/>
        </w:rPr>
        <w:t xml:space="preserve"> de clientes</w:t>
      </w:r>
      <w:r w:rsidR="5FBB35CC" w:rsidRPr="00D86EDA">
        <w:rPr>
          <w:rFonts w:ascii="Arial" w:hAnsi="Arial" w:cs="Arial"/>
          <w:sz w:val="24"/>
          <w:szCs w:val="24"/>
        </w:rPr>
        <w:t>;</w:t>
      </w:r>
      <w:r w:rsidR="00D97604" w:rsidRPr="00D86EDA">
        <w:rPr>
          <w:rFonts w:ascii="Arial" w:hAnsi="Arial" w:cs="Arial"/>
          <w:sz w:val="24"/>
          <w:szCs w:val="24"/>
        </w:rPr>
        <w:t xml:space="preserve"> Registro</w:t>
      </w:r>
      <w:r w:rsidR="00580CBD" w:rsidRPr="00D86EDA">
        <w:rPr>
          <w:rFonts w:ascii="Arial" w:hAnsi="Arial" w:cs="Arial"/>
          <w:sz w:val="24"/>
          <w:szCs w:val="24"/>
        </w:rPr>
        <w:t>, actualización y consulta de datos en tiempo real.</w:t>
      </w:r>
    </w:p>
    <w:p w14:paraId="3827A1C3" w14:textId="48F74C84" w:rsidR="00580CBD" w:rsidRPr="00D86EDA" w:rsidRDefault="00722ABE" w:rsidP="00DC0AD9">
      <w:pPr>
        <w:pStyle w:val="Prrafodelista"/>
        <w:numPr>
          <w:ilvl w:val="0"/>
          <w:numId w:val="9"/>
        </w:numPr>
        <w:spacing w:line="360" w:lineRule="auto"/>
        <w:jc w:val="both"/>
        <w:rPr>
          <w:rFonts w:ascii="Arial" w:hAnsi="Arial" w:cs="Arial"/>
          <w:b/>
          <w:sz w:val="24"/>
          <w:szCs w:val="24"/>
        </w:rPr>
      </w:pPr>
      <w:r w:rsidRPr="00D86EDA">
        <w:rPr>
          <w:rFonts w:ascii="Arial" w:hAnsi="Arial" w:cs="Arial"/>
          <w:sz w:val="24"/>
          <w:szCs w:val="24"/>
        </w:rPr>
        <w:t>Gestión</w:t>
      </w:r>
      <w:r w:rsidR="005E72AB" w:rsidRPr="00D86EDA">
        <w:rPr>
          <w:rFonts w:ascii="Arial" w:hAnsi="Arial" w:cs="Arial"/>
          <w:sz w:val="24"/>
          <w:szCs w:val="24"/>
        </w:rPr>
        <w:t xml:space="preserve"> de órdenes de </w:t>
      </w:r>
      <w:r w:rsidR="00B910EF" w:rsidRPr="00D86EDA">
        <w:rPr>
          <w:rFonts w:ascii="Arial" w:hAnsi="Arial" w:cs="Arial"/>
          <w:sz w:val="24"/>
          <w:szCs w:val="24"/>
        </w:rPr>
        <w:t>transporte</w:t>
      </w:r>
      <w:r w:rsidR="005E72AB" w:rsidRPr="00D86EDA">
        <w:rPr>
          <w:rFonts w:ascii="Arial" w:hAnsi="Arial" w:cs="Arial"/>
          <w:sz w:val="24"/>
          <w:szCs w:val="24"/>
        </w:rPr>
        <w:t xml:space="preserve">: </w:t>
      </w:r>
      <w:r w:rsidR="1FB65958" w:rsidRPr="00D86EDA">
        <w:rPr>
          <w:rFonts w:ascii="Arial" w:hAnsi="Arial" w:cs="Arial"/>
          <w:sz w:val="24"/>
          <w:szCs w:val="24"/>
        </w:rPr>
        <w:t>c</w:t>
      </w:r>
      <w:r w:rsidR="005E72AB" w:rsidRPr="00D86EDA">
        <w:rPr>
          <w:rFonts w:ascii="Arial" w:hAnsi="Arial" w:cs="Arial"/>
          <w:sz w:val="24"/>
          <w:szCs w:val="24"/>
        </w:rPr>
        <w:t xml:space="preserve">reación, </w:t>
      </w:r>
      <w:r w:rsidR="00BB712A" w:rsidRPr="00D86EDA">
        <w:rPr>
          <w:rFonts w:ascii="Arial" w:hAnsi="Arial" w:cs="Arial"/>
          <w:sz w:val="24"/>
          <w:szCs w:val="24"/>
        </w:rPr>
        <w:t xml:space="preserve">asignación y seguimiento automatizado de las </w:t>
      </w:r>
      <w:r w:rsidRPr="00D86EDA">
        <w:rPr>
          <w:rFonts w:ascii="Arial" w:hAnsi="Arial" w:cs="Arial"/>
          <w:sz w:val="24"/>
          <w:szCs w:val="24"/>
        </w:rPr>
        <w:t>órdenes</w:t>
      </w:r>
      <w:r w:rsidR="00BB712A" w:rsidRPr="00D86EDA">
        <w:rPr>
          <w:rFonts w:ascii="Arial" w:hAnsi="Arial" w:cs="Arial"/>
          <w:sz w:val="24"/>
          <w:szCs w:val="24"/>
        </w:rPr>
        <w:t xml:space="preserve">. </w:t>
      </w:r>
      <w:r w:rsidR="00054AB8" w:rsidRPr="00D86EDA">
        <w:rPr>
          <w:rFonts w:ascii="Arial" w:hAnsi="Arial" w:cs="Arial"/>
          <w:sz w:val="24"/>
          <w:szCs w:val="24"/>
        </w:rPr>
        <w:t xml:space="preserve"> </w:t>
      </w:r>
    </w:p>
    <w:p w14:paraId="01C7F109" w14:textId="435E38B3" w:rsidR="00762E0B" w:rsidRPr="00D86EDA" w:rsidRDefault="00637ED4" w:rsidP="00762E0B">
      <w:pPr>
        <w:pStyle w:val="Prrafodelista"/>
        <w:numPr>
          <w:ilvl w:val="0"/>
          <w:numId w:val="9"/>
        </w:numPr>
        <w:spacing w:line="360" w:lineRule="auto"/>
        <w:jc w:val="both"/>
        <w:rPr>
          <w:rFonts w:ascii="Arial" w:hAnsi="Arial" w:cs="Arial"/>
          <w:b/>
          <w:sz w:val="24"/>
          <w:szCs w:val="24"/>
        </w:rPr>
      </w:pPr>
      <w:r w:rsidRPr="00D86EDA">
        <w:rPr>
          <w:rFonts w:ascii="Arial" w:hAnsi="Arial" w:cs="Arial"/>
          <w:sz w:val="24"/>
          <w:szCs w:val="24"/>
        </w:rPr>
        <w:t>Integración de herramientas en la nube</w:t>
      </w:r>
      <w:r w:rsidRPr="00D86EDA">
        <w:rPr>
          <w:rFonts w:ascii="Arial" w:hAnsi="Arial" w:cs="Arial"/>
          <w:color w:val="FF0000"/>
          <w:sz w:val="24"/>
          <w:szCs w:val="24"/>
        </w:rPr>
        <w:t xml:space="preserve"> </w:t>
      </w:r>
      <w:r w:rsidRPr="00D86EDA">
        <w:rPr>
          <w:rFonts w:ascii="Arial" w:hAnsi="Arial" w:cs="Arial"/>
          <w:sz w:val="24"/>
          <w:szCs w:val="24"/>
        </w:rPr>
        <w:t>(</w:t>
      </w:r>
      <w:r w:rsidR="006B24D4" w:rsidRPr="00D86EDA">
        <w:rPr>
          <w:rFonts w:ascii="Arial" w:hAnsi="Arial" w:cs="Arial"/>
          <w:sz w:val="24"/>
          <w:szCs w:val="24"/>
        </w:rPr>
        <w:t>Azure</w:t>
      </w:r>
      <w:r w:rsidR="00A9243B" w:rsidRPr="00D86EDA">
        <w:rPr>
          <w:rFonts w:ascii="Arial" w:hAnsi="Arial" w:cs="Arial"/>
        </w:rPr>
        <w:fldChar w:fldCharType="begin"/>
      </w:r>
      <w:r w:rsidR="00A9243B" w:rsidRPr="00D86EDA">
        <w:rPr>
          <w:rFonts w:ascii="Arial" w:hAnsi="Arial" w:cs="Arial"/>
        </w:rPr>
        <w:instrText xml:space="preserve"> XE "</w:instrText>
      </w:r>
      <w:r w:rsidR="00A9243B" w:rsidRPr="00D86EDA">
        <w:rPr>
          <w:rFonts w:ascii="Arial" w:hAnsi="Arial" w:cs="Arial"/>
          <w:b/>
          <w:color w:val="000000" w:themeColor="text1"/>
          <w:sz w:val="24"/>
          <w:szCs w:val="24"/>
          <w:lang w:eastAsia="es-CL"/>
        </w:rPr>
        <w:instrText>Azure</w:instrText>
      </w:r>
      <w:r w:rsidR="00A9243B" w:rsidRPr="00D86EDA">
        <w:rPr>
          <w:rFonts w:ascii="Arial" w:hAnsi="Arial" w:cs="Arial"/>
          <w:b/>
          <w:color w:val="000000" w:themeColor="text1"/>
        </w:rPr>
        <w:instrText>:</w:instrText>
      </w:r>
      <w:r w:rsidR="00A9243B" w:rsidRPr="00D86EDA">
        <w:rPr>
          <w:rFonts w:ascii="Arial" w:hAnsi="Arial" w:cs="Arial"/>
        </w:rPr>
        <w:instrText xml:space="preserve">Es la plataforma Microsoft que ofrece servicios en la nube" </w:instrText>
      </w:r>
      <w:r w:rsidR="00A9243B" w:rsidRPr="00D86EDA">
        <w:rPr>
          <w:rFonts w:ascii="Arial" w:hAnsi="Arial" w:cs="Arial"/>
        </w:rPr>
        <w:fldChar w:fldCharType="end"/>
      </w:r>
      <w:r w:rsidR="006B24D4" w:rsidRPr="00D86EDA">
        <w:rPr>
          <w:rFonts w:ascii="Arial" w:hAnsi="Arial" w:cs="Arial"/>
          <w:sz w:val="24"/>
          <w:szCs w:val="24"/>
        </w:rPr>
        <w:t>, AWS, Google Cloud</w:t>
      </w:r>
      <w:r w:rsidR="00B737A9" w:rsidRPr="00D86EDA">
        <w:rPr>
          <w:rFonts w:ascii="Arial" w:hAnsi="Arial" w:cs="Arial"/>
        </w:rPr>
        <w:fldChar w:fldCharType="begin"/>
      </w:r>
      <w:r w:rsidR="00B737A9" w:rsidRPr="00D86EDA">
        <w:rPr>
          <w:rFonts w:ascii="Arial" w:hAnsi="Arial" w:cs="Arial"/>
        </w:rPr>
        <w:instrText xml:space="preserve"> XE "</w:instrText>
      </w:r>
      <w:r w:rsidR="00B737A9" w:rsidRPr="00D86EDA">
        <w:rPr>
          <w:rFonts w:ascii="Arial" w:hAnsi="Arial" w:cs="Arial"/>
          <w:b/>
          <w:color w:val="000000" w:themeColor="text1"/>
          <w:sz w:val="24"/>
          <w:szCs w:val="24"/>
          <w:lang w:eastAsia="es-CL"/>
        </w:rPr>
        <w:instrText>Google Cloud</w:instrText>
      </w:r>
      <w:r w:rsidR="00B737A9" w:rsidRPr="00D86EDA">
        <w:rPr>
          <w:rFonts w:ascii="Arial" w:hAnsi="Arial" w:cs="Arial"/>
          <w:b/>
          <w:color w:val="000000" w:themeColor="text1"/>
        </w:rPr>
        <w:instrText>:</w:instrText>
      </w:r>
      <w:r w:rsidR="00B737A9" w:rsidRPr="00D86EDA">
        <w:rPr>
          <w:rFonts w:ascii="Arial" w:hAnsi="Arial" w:cs="Arial"/>
        </w:rPr>
        <w:instrText xml:space="preserve">Plataforma Informática utilizada para almacenamiento de datos" </w:instrText>
      </w:r>
      <w:r w:rsidR="00B737A9" w:rsidRPr="00D86EDA">
        <w:rPr>
          <w:rFonts w:ascii="Arial" w:hAnsi="Arial" w:cs="Arial"/>
        </w:rPr>
        <w:fldChar w:fldCharType="end"/>
      </w:r>
      <w:r w:rsidR="00F00B4B" w:rsidRPr="00D86EDA">
        <w:rPr>
          <w:rFonts w:ascii="Arial" w:hAnsi="Arial" w:cs="Arial"/>
          <w:sz w:val="24"/>
          <w:szCs w:val="24"/>
        </w:rPr>
        <w:t>) para garantizar alta disponibilidad y escalabilidad</w:t>
      </w:r>
    </w:p>
    <w:p w14:paraId="515AC0DF" w14:textId="2C431E33" w:rsidR="1CC79177" w:rsidRPr="00D86EDA" w:rsidRDefault="1CC79177" w:rsidP="1CC79177">
      <w:pPr>
        <w:pStyle w:val="Prrafodelista"/>
        <w:spacing w:line="360" w:lineRule="auto"/>
        <w:jc w:val="both"/>
        <w:rPr>
          <w:rFonts w:ascii="Arial" w:hAnsi="Arial" w:cs="Arial"/>
          <w:b/>
          <w:bCs/>
          <w:sz w:val="24"/>
          <w:szCs w:val="24"/>
        </w:rPr>
      </w:pPr>
    </w:p>
    <w:p w14:paraId="21586BD4" w14:textId="77777777" w:rsidR="000D0098" w:rsidRPr="00D86EDA" w:rsidRDefault="000D0098" w:rsidP="000D0098">
      <w:pPr>
        <w:pStyle w:val="Prrafodelista"/>
        <w:spacing w:line="360" w:lineRule="auto"/>
        <w:jc w:val="both"/>
        <w:rPr>
          <w:rFonts w:ascii="Arial" w:hAnsi="Arial" w:cs="Arial"/>
          <w:b/>
          <w:sz w:val="24"/>
          <w:szCs w:val="24"/>
        </w:rPr>
      </w:pPr>
    </w:p>
    <w:p w14:paraId="01BD8734" w14:textId="3CED8514" w:rsidR="00902AA3" w:rsidRPr="00D86EDA" w:rsidRDefault="008812A1" w:rsidP="00902AA3">
      <w:pPr>
        <w:pStyle w:val="Prrafodelista"/>
        <w:numPr>
          <w:ilvl w:val="0"/>
          <w:numId w:val="8"/>
        </w:numPr>
        <w:spacing w:line="360" w:lineRule="auto"/>
        <w:jc w:val="both"/>
        <w:rPr>
          <w:rFonts w:ascii="Arial" w:hAnsi="Arial" w:cs="Arial"/>
          <w:b/>
          <w:sz w:val="24"/>
          <w:szCs w:val="24"/>
        </w:rPr>
      </w:pPr>
      <w:r w:rsidRPr="00D86EDA">
        <w:rPr>
          <w:rFonts w:ascii="Arial" w:hAnsi="Arial" w:cs="Arial"/>
          <w:b/>
          <w:sz w:val="24"/>
          <w:szCs w:val="24"/>
        </w:rPr>
        <w:t xml:space="preserve">Interacción </w:t>
      </w:r>
      <w:r w:rsidR="00167B71" w:rsidRPr="00D86EDA">
        <w:rPr>
          <w:rFonts w:ascii="Arial" w:hAnsi="Arial" w:cs="Arial"/>
          <w:b/>
          <w:sz w:val="24"/>
          <w:szCs w:val="24"/>
        </w:rPr>
        <w:t xml:space="preserve">Autónoma </w:t>
      </w:r>
    </w:p>
    <w:p w14:paraId="38830ACA" w14:textId="53C11980" w:rsidR="00167B71" w:rsidRPr="00D86EDA" w:rsidRDefault="00CB384F" w:rsidP="1CC79177">
      <w:pPr>
        <w:spacing w:line="360" w:lineRule="auto"/>
        <w:ind w:left="720"/>
        <w:jc w:val="both"/>
        <w:rPr>
          <w:rFonts w:ascii="Arial" w:hAnsi="Arial" w:cs="Arial"/>
          <w:b/>
          <w:sz w:val="24"/>
          <w:szCs w:val="24"/>
        </w:rPr>
      </w:pPr>
      <w:r w:rsidRPr="00D86EDA">
        <w:rPr>
          <w:rFonts w:ascii="Arial" w:hAnsi="Arial" w:cs="Arial"/>
          <w:sz w:val="24"/>
          <w:szCs w:val="24"/>
        </w:rPr>
        <w:t xml:space="preserve">Diseño </w:t>
      </w:r>
      <w:r w:rsidR="00C70509" w:rsidRPr="00D86EDA">
        <w:rPr>
          <w:rFonts w:ascii="Arial" w:hAnsi="Arial" w:cs="Arial"/>
          <w:sz w:val="24"/>
          <w:szCs w:val="24"/>
        </w:rPr>
        <w:t xml:space="preserve">de una interfaz web intuitiva que </w:t>
      </w:r>
      <w:r w:rsidR="00E66020" w:rsidRPr="00D86EDA">
        <w:rPr>
          <w:rFonts w:ascii="Arial" w:hAnsi="Arial" w:cs="Arial"/>
          <w:sz w:val="24"/>
          <w:szCs w:val="24"/>
        </w:rPr>
        <w:t>permita los clientes:</w:t>
      </w:r>
    </w:p>
    <w:p w14:paraId="320F4C7C" w14:textId="33636303" w:rsidR="00E66020" w:rsidRPr="00D86EDA" w:rsidRDefault="003D2867" w:rsidP="00E66020">
      <w:pPr>
        <w:pStyle w:val="Prrafodelista"/>
        <w:numPr>
          <w:ilvl w:val="0"/>
          <w:numId w:val="10"/>
        </w:numPr>
        <w:spacing w:line="360" w:lineRule="auto"/>
        <w:jc w:val="both"/>
        <w:rPr>
          <w:rFonts w:ascii="Arial" w:hAnsi="Arial" w:cs="Arial"/>
          <w:b/>
          <w:sz w:val="24"/>
          <w:szCs w:val="24"/>
        </w:rPr>
      </w:pPr>
      <w:r w:rsidRPr="00D86EDA">
        <w:rPr>
          <w:rFonts w:ascii="Arial" w:hAnsi="Arial" w:cs="Arial"/>
          <w:sz w:val="24"/>
          <w:szCs w:val="24"/>
        </w:rPr>
        <w:t>Registrarse como usuarios</w:t>
      </w:r>
      <w:r w:rsidR="00DC5E05" w:rsidRPr="00D86EDA">
        <w:rPr>
          <w:rFonts w:ascii="Arial" w:hAnsi="Arial" w:cs="Arial"/>
          <w:sz w:val="24"/>
          <w:szCs w:val="24"/>
        </w:rPr>
        <w:t>.</w:t>
      </w:r>
    </w:p>
    <w:p w14:paraId="7EB78FC4" w14:textId="4E3E7133" w:rsidR="00DC5E05" w:rsidRPr="00D86EDA" w:rsidRDefault="00DC5E05" w:rsidP="00E66020">
      <w:pPr>
        <w:pStyle w:val="Prrafodelista"/>
        <w:numPr>
          <w:ilvl w:val="0"/>
          <w:numId w:val="10"/>
        </w:numPr>
        <w:spacing w:line="360" w:lineRule="auto"/>
        <w:jc w:val="both"/>
        <w:rPr>
          <w:rFonts w:ascii="Arial" w:hAnsi="Arial" w:cs="Arial"/>
          <w:b/>
          <w:sz w:val="24"/>
          <w:szCs w:val="24"/>
        </w:rPr>
      </w:pPr>
      <w:r w:rsidRPr="00D86EDA">
        <w:rPr>
          <w:rFonts w:ascii="Arial" w:hAnsi="Arial" w:cs="Arial"/>
          <w:sz w:val="24"/>
          <w:szCs w:val="24"/>
        </w:rPr>
        <w:t>Crear y gestionar sus solicitudes de transporte</w:t>
      </w:r>
      <w:r w:rsidR="007568B1" w:rsidRPr="00D86EDA">
        <w:rPr>
          <w:rFonts w:ascii="Arial" w:hAnsi="Arial" w:cs="Arial"/>
          <w:sz w:val="24"/>
          <w:szCs w:val="24"/>
        </w:rPr>
        <w:t>.</w:t>
      </w:r>
    </w:p>
    <w:p w14:paraId="3B972E87" w14:textId="55C54F06" w:rsidR="003F2BEA" w:rsidRPr="00D86EDA" w:rsidRDefault="003F2BEA" w:rsidP="00E66020">
      <w:pPr>
        <w:pStyle w:val="Prrafodelista"/>
        <w:numPr>
          <w:ilvl w:val="0"/>
          <w:numId w:val="10"/>
        </w:numPr>
        <w:spacing w:line="360" w:lineRule="auto"/>
        <w:jc w:val="both"/>
        <w:rPr>
          <w:rFonts w:ascii="Arial" w:hAnsi="Arial" w:cs="Arial"/>
          <w:b/>
          <w:sz w:val="24"/>
          <w:szCs w:val="24"/>
        </w:rPr>
      </w:pPr>
      <w:r w:rsidRPr="00D86EDA">
        <w:rPr>
          <w:rFonts w:ascii="Arial" w:hAnsi="Arial" w:cs="Arial"/>
          <w:sz w:val="24"/>
          <w:szCs w:val="24"/>
        </w:rPr>
        <w:t xml:space="preserve">Consultar el estado de sus </w:t>
      </w:r>
      <w:r w:rsidR="007568B1" w:rsidRPr="00D86EDA">
        <w:rPr>
          <w:rFonts w:ascii="Arial" w:hAnsi="Arial" w:cs="Arial"/>
          <w:sz w:val="24"/>
          <w:szCs w:val="24"/>
        </w:rPr>
        <w:t>órdenes</w:t>
      </w:r>
      <w:r w:rsidRPr="00D86EDA">
        <w:rPr>
          <w:rFonts w:ascii="Arial" w:hAnsi="Arial" w:cs="Arial"/>
          <w:sz w:val="24"/>
          <w:szCs w:val="24"/>
        </w:rPr>
        <w:t xml:space="preserve"> en tiempo real</w:t>
      </w:r>
      <w:r w:rsidR="007568B1" w:rsidRPr="00D86EDA">
        <w:rPr>
          <w:rFonts w:ascii="Arial" w:hAnsi="Arial" w:cs="Arial"/>
          <w:sz w:val="24"/>
          <w:szCs w:val="24"/>
        </w:rPr>
        <w:t>.</w:t>
      </w:r>
    </w:p>
    <w:p w14:paraId="2C07BDAE" w14:textId="4AC481AC" w:rsidR="00063A83" w:rsidRPr="00D86EDA" w:rsidRDefault="00063A83" w:rsidP="004635F1">
      <w:pPr>
        <w:pStyle w:val="Prrafodelista"/>
        <w:numPr>
          <w:ilvl w:val="0"/>
          <w:numId w:val="10"/>
        </w:numPr>
        <w:spacing w:line="360" w:lineRule="auto"/>
        <w:jc w:val="both"/>
        <w:rPr>
          <w:rFonts w:ascii="Arial" w:hAnsi="Arial" w:cs="Arial"/>
          <w:b/>
          <w:sz w:val="24"/>
          <w:szCs w:val="24"/>
        </w:rPr>
      </w:pPr>
      <w:r w:rsidRPr="00D86EDA">
        <w:rPr>
          <w:rFonts w:ascii="Arial" w:hAnsi="Arial" w:cs="Arial"/>
          <w:sz w:val="24"/>
          <w:szCs w:val="24"/>
        </w:rPr>
        <w:t>Reducción</w:t>
      </w:r>
      <w:r w:rsidR="007568B1" w:rsidRPr="00D86EDA">
        <w:rPr>
          <w:rFonts w:ascii="Arial" w:hAnsi="Arial" w:cs="Arial"/>
          <w:sz w:val="24"/>
          <w:szCs w:val="24"/>
        </w:rPr>
        <w:t xml:space="preserve"> de la depend</w:t>
      </w:r>
      <w:r w:rsidR="001916A0" w:rsidRPr="00D86EDA">
        <w:rPr>
          <w:rFonts w:ascii="Arial" w:hAnsi="Arial" w:cs="Arial"/>
          <w:sz w:val="24"/>
          <w:szCs w:val="24"/>
        </w:rPr>
        <w:t xml:space="preserve">encia del </w:t>
      </w:r>
      <w:r w:rsidRPr="00D86EDA">
        <w:rPr>
          <w:rFonts w:ascii="Arial" w:hAnsi="Arial" w:cs="Arial"/>
          <w:sz w:val="24"/>
          <w:szCs w:val="24"/>
        </w:rPr>
        <w:t>soporte administrativo.</w:t>
      </w:r>
    </w:p>
    <w:p w14:paraId="3BE5F9A0" w14:textId="77777777" w:rsidR="00970F3C" w:rsidRPr="00D86EDA" w:rsidRDefault="00970F3C" w:rsidP="40CADD40">
      <w:pPr>
        <w:pStyle w:val="Prrafodelista"/>
        <w:spacing w:line="360" w:lineRule="auto"/>
        <w:ind w:left="1080"/>
        <w:jc w:val="both"/>
        <w:rPr>
          <w:rFonts w:ascii="Arial" w:hAnsi="Arial" w:cs="Arial"/>
          <w:b/>
          <w:sz w:val="24"/>
          <w:szCs w:val="24"/>
        </w:rPr>
      </w:pPr>
    </w:p>
    <w:p w14:paraId="74D42C24" w14:textId="07B3E97D" w:rsidR="004635F1" w:rsidRPr="00D86EDA" w:rsidRDefault="00FE75A8" w:rsidP="00891864">
      <w:pPr>
        <w:pStyle w:val="Prrafodelista"/>
        <w:numPr>
          <w:ilvl w:val="0"/>
          <w:numId w:val="8"/>
        </w:numPr>
        <w:spacing w:line="360" w:lineRule="auto"/>
        <w:jc w:val="both"/>
        <w:rPr>
          <w:rFonts w:ascii="Arial" w:hAnsi="Arial" w:cs="Arial"/>
          <w:b/>
          <w:sz w:val="24"/>
          <w:szCs w:val="24"/>
        </w:rPr>
      </w:pPr>
      <w:r w:rsidRPr="00D86EDA">
        <w:rPr>
          <w:rFonts w:ascii="Arial" w:hAnsi="Arial" w:cs="Arial"/>
          <w:b/>
          <w:sz w:val="24"/>
          <w:szCs w:val="24"/>
        </w:rPr>
        <w:t>Reducción</w:t>
      </w:r>
      <w:r w:rsidR="00891864" w:rsidRPr="00D86EDA">
        <w:rPr>
          <w:rFonts w:ascii="Arial" w:hAnsi="Arial" w:cs="Arial"/>
          <w:b/>
          <w:sz w:val="24"/>
          <w:szCs w:val="24"/>
        </w:rPr>
        <w:t xml:space="preserve"> de Error</w:t>
      </w:r>
      <w:r w:rsidRPr="00D86EDA">
        <w:rPr>
          <w:rFonts w:ascii="Arial" w:hAnsi="Arial" w:cs="Arial"/>
          <w:b/>
          <w:sz w:val="24"/>
          <w:szCs w:val="24"/>
        </w:rPr>
        <w:t>es</w:t>
      </w:r>
    </w:p>
    <w:p w14:paraId="55FB3FB9" w14:textId="4E0AA844" w:rsidR="00FE75A8" w:rsidRPr="00D86EDA" w:rsidRDefault="002B7987" w:rsidP="00FE75A8">
      <w:pPr>
        <w:pStyle w:val="Prrafodelista"/>
        <w:numPr>
          <w:ilvl w:val="0"/>
          <w:numId w:val="9"/>
        </w:numPr>
        <w:spacing w:line="360" w:lineRule="auto"/>
        <w:jc w:val="both"/>
        <w:rPr>
          <w:rFonts w:ascii="Arial" w:hAnsi="Arial" w:cs="Arial"/>
          <w:b/>
          <w:sz w:val="24"/>
          <w:szCs w:val="24"/>
        </w:rPr>
      </w:pPr>
      <w:r w:rsidRPr="00D86EDA">
        <w:rPr>
          <w:rFonts w:ascii="Arial" w:hAnsi="Arial" w:cs="Arial"/>
          <w:sz w:val="24"/>
          <w:szCs w:val="24"/>
        </w:rPr>
        <w:t xml:space="preserve">Implementación </w:t>
      </w:r>
      <w:r w:rsidR="00EA553B" w:rsidRPr="00D86EDA">
        <w:rPr>
          <w:rFonts w:ascii="Arial" w:hAnsi="Arial" w:cs="Arial"/>
          <w:sz w:val="24"/>
          <w:szCs w:val="24"/>
        </w:rPr>
        <w:t xml:space="preserve">de validaciones </w:t>
      </w:r>
      <w:r w:rsidR="00750B2F" w:rsidRPr="00D86EDA">
        <w:rPr>
          <w:rFonts w:ascii="Arial" w:hAnsi="Arial" w:cs="Arial"/>
          <w:sz w:val="24"/>
          <w:szCs w:val="24"/>
        </w:rPr>
        <w:t>automáticas en el ingreso de datos para minimizar errores humanos.</w:t>
      </w:r>
    </w:p>
    <w:p w14:paraId="6A21D518" w14:textId="77F158CF" w:rsidR="3FD3BCAB" w:rsidRPr="00D86EDA" w:rsidRDefault="00750B2F" w:rsidP="1CC79177">
      <w:pPr>
        <w:pStyle w:val="Prrafodelista"/>
        <w:numPr>
          <w:ilvl w:val="0"/>
          <w:numId w:val="9"/>
        </w:numPr>
        <w:spacing w:line="360" w:lineRule="auto"/>
        <w:jc w:val="both"/>
        <w:rPr>
          <w:rFonts w:ascii="Arial" w:hAnsi="Arial" w:cs="Arial"/>
          <w:b/>
          <w:bCs/>
          <w:sz w:val="24"/>
          <w:szCs w:val="24"/>
        </w:rPr>
      </w:pPr>
      <w:r w:rsidRPr="00D86EDA">
        <w:rPr>
          <w:rFonts w:ascii="Arial" w:hAnsi="Arial" w:cs="Arial"/>
          <w:sz w:val="24"/>
          <w:szCs w:val="24"/>
        </w:rPr>
        <w:t xml:space="preserve">Mejora en la precisión </w:t>
      </w:r>
      <w:r w:rsidR="00D26A63" w:rsidRPr="00D86EDA">
        <w:rPr>
          <w:rFonts w:ascii="Arial" w:hAnsi="Arial" w:cs="Arial"/>
          <w:sz w:val="24"/>
          <w:szCs w:val="24"/>
        </w:rPr>
        <w:t xml:space="preserve">y </w:t>
      </w:r>
      <w:r w:rsidR="00FE6806" w:rsidRPr="00D86EDA">
        <w:rPr>
          <w:rFonts w:ascii="Arial" w:hAnsi="Arial" w:cs="Arial"/>
          <w:sz w:val="24"/>
          <w:szCs w:val="24"/>
        </w:rPr>
        <w:t>consistencia de la información registrada</w:t>
      </w:r>
      <w:r w:rsidR="00906891" w:rsidRPr="00D86EDA">
        <w:rPr>
          <w:rFonts w:ascii="Arial" w:hAnsi="Arial" w:cs="Arial"/>
          <w:sz w:val="24"/>
          <w:szCs w:val="24"/>
        </w:rPr>
        <w:t>.</w:t>
      </w:r>
    </w:p>
    <w:p w14:paraId="5DBC5B8B" w14:textId="03DDA464" w:rsidR="3FD3BCAB" w:rsidRPr="00D86EDA" w:rsidRDefault="3FD3BCAB" w:rsidP="3FD3BCAB">
      <w:pPr>
        <w:pStyle w:val="Prrafodelista"/>
        <w:spacing w:line="360" w:lineRule="auto"/>
        <w:jc w:val="both"/>
        <w:rPr>
          <w:rFonts w:ascii="Arial" w:hAnsi="Arial" w:cs="Arial"/>
          <w:b/>
          <w:bCs/>
          <w:sz w:val="24"/>
          <w:szCs w:val="24"/>
        </w:rPr>
      </w:pPr>
    </w:p>
    <w:p w14:paraId="14A6D142" w14:textId="798880EA" w:rsidR="001658D1" w:rsidRPr="00D86EDA" w:rsidRDefault="00BE5680" w:rsidP="009D2915">
      <w:pPr>
        <w:pStyle w:val="Prrafodelista"/>
        <w:numPr>
          <w:ilvl w:val="0"/>
          <w:numId w:val="8"/>
        </w:numPr>
        <w:spacing w:line="360" w:lineRule="auto"/>
        <w:jc w:val="both"/>
        <w:rPr>
          <w:rFonts w:ascii="Arial" w:hAnsi="Arial" w:cs="Arial"/>
          <w:b/>
          <w:sz w:val="24"/>
          <w:szCs w:val="24"/>
        </w:rPr>
      </w:pPr>
      <w:r w:rsidRPr="00D86EDA">
        <w:rPr>
          <w:rFonts w:ascii="Arial" w:hAnsi="Arial" w:cs="Arial"/>
          <w:b/>
          <w:sz w:val="24"/>
          <w:szCs w:val="24"/>
        </w:rPr>
        <w:t>Mejora en la trazabilidad</w:t>
      </w:r>
    </w:p>
    <w:p w14:paraId="64B1137A" w14:textId="01CB2B56" w:rsidR="00BE5680" w:rsidRPr="00D86EDA" w:rsidRDefault="00AC3839" w:rsidP="00F90A5B">
      <w:pPr>
        <w:pStyle w:val="Prrafodelista"/>
        <w:numPr>
          <w:ilvl w:val="0"/>
          <w:numId w:val="9"/>
        </w:numPr>
        <w:spacing w:line="360" w:lineRule="auto"/>
        <w:jc w:val="both"/>
        <w:rPr>
          <w:rFonts w:ascii="Arial" w:hAnsi="Arial" w:cs="Arial"/>
          <w:sz w:val="24"/>
          <w:szCs w:val="24"/>
        </w:rPr>
      </w:pPr>
      <w:r w:rsidRPr="00D86EDA">
        <w:rPr>
          <w:rFonts w:ascii="Arial" w:hAnsi="Arial" w:cs="Arial"/>
          <w:sz w:val="24"/>
          <w:szCs w:val="24"/>
        </w:rPr>
        <w:t>Sistema de se</w:t>
      </w:r>
      <w:r w:rsidR="0066077E" w:rsidRPr="00D86EDA">
        <w:rPr>
          <w:rFonts w:ascii="Arial" w:hAnsi="Arial" w:cs="Arial"/>
          <w:sz w:val="24"/>
          <w:szCs w:val="24"/>
        </w:rPr>
        <w:t>guimiento en tiempo real para monitorear el estado de los pedidos.</w:t>
      </w:r>
    </w:p>
    <w:p w14:paraId="77F1D45F" w14:textId="4A257A7C" w:rsidR="00030608" w:rsidRPr="00D86EDA" w:rsidRDefault="00000D12" w:rsidP="001B1207">
      <w:pPr>
        <w:pStyle w:val="Prrafodelista"/>
        <w:numPr>
          <w:ilvl w:val="0"/>
          <w:numId w:val="9"/>
        </w:numPr>
        <w:spacing w:line="360" w:lineRule="auto"/>
        <w:jc w:val="both"/>
        <w:rPr>
          <w:rFonts w:ascii="Arial" w:hAnsi="Arial" w:cs="Arial"/>
          <w:sz w:val="24"/>
          <w:szCs w:val="24"/>
        </w:rPr>
      </w:pPr>
      <w:r w:rsidRPr="00D86EDA">
        <w:rPr>
          <w:rFonts w:ascii="Arial" w:hAnsi="Arial" w:cs="Arial"/>
          <w:sz w:val="24"/>
          <w:szCs w:val="24"/>
        </w:rPr>
        <w:t xml:space="preserve">Registro histórico para análisis y </w:t>
      </w:r>
      <w:r w:rsidR="00030608" w:rsidRPr="00D86EDA">
        <w:rPr>
          <w:rFonts w:ascii="Arial" w:hAnsi="Arial" w:cs="Arial"/>
          <w:sz w:val="24"/>
          <w:szCs w:val="24"/>
        </w:rPr>
        <w:t>optimización de procesos futuros.</w:t>
      </w:r>
    </w:p>
    <w:p w14:paraId="0AF0792C" w14:textId="77777777" w:rsidR="006B24D4" w:rsidRPr="00D86EDA" w:rsidRDefault="006B24D4" w:rsidP="006B24D4">
      <w:pPr>
        <w:pStyle w:val="Prrafodelista"/>
        <w:spacing w:line="360" w:lineRule="auto"/>
        <w:jc w:val="both"/>
        <w:rPr>
          <w:rFonts w:ascii="Arial" w:hAnsi="Arial" w:cs="Arial"/>
          <w:sz w:val="24"/>
          <w:szCs w:val="24"/>
        </w:rPr>
      </w:pPr>
    </w:p>
    <w:p w14:paraId="465557A1" w14:textId="4C5F7180" w:rsidR="001B1207" w:rsidRPr="00D86EDA" w:rsidRDefault="009F2947" w:rsidP="001B1207">
      <w:pPr>
        <w:pStyle w:val="Prrafodelista"/>
        <w:numPr>
          <w:ilvl w:val="0"/>
          <w:numId w:val="8"/>
        </w:numPr>
        <w:spacing w:line="360" w:lineRule="auto"/>
        <w:jc w:val="both"/>
        <w:rPr>
          <w:rFonts w:ascii="Arial" w:hAnsi="Arial" w:cs="Arial"/>
          <w:b/>
          <w:sz w:val="24"/>
          <w:szCs w:val="24"/>
        </w:rPr>
      </w:pPr>
      <w:r w:rsidRPr="00D86EDA">
        <w:rPr>
          <w:rFonts w:ascii="Arial" w:hAnsi="Arial" w:cs="Arial"/>
          <w:b/>
          <w:sz w:val="24"/>
          <w:szCs w:val="24"/>
        </w:rPr>
        <w:t>Seguridad y Confid</w:t>
      </w:r>
      <w:r w:rsidR="001178A3" w:rsidRPr="00D86EDA">
        <w:rPr>
          <w:rFonts w:ascii="Arial" w:hAnsi="Arial" w:cs="Arial"/>
          <w:b/>
          <w:sz w:val="24"/>
          <w:szCs w:val="24"/>
        </w:rPr>
        <w:t>encialidad</w:t>
      </w:r>
    </w:p>
    <w:p w14:paraId="75A8AC2C" w14:textId="15270C95" w:rsidR="005A5EFC" w:rsidRPr="00D86EDA" w:rsidRDefault="00145D8A" w:rsidP="00924FF0">
      <w:pPr>
        <w:pStyle w:val="Prrafodelista"/>
        <w:numPr>
          <w:ilvl w:val="0"/>
          <w:numId w:val="9"/>
        </w:numPr>
        <w:spacing w:line="360" w:lineRule="auto"/>
        <w:jc w:val="both"/>
        <w:rPr>
          <w:rFonts w:ascii="Arial" w:hAnsi="Arial" w:cs="Arial"/>
          <w:sz w:val="24"/>
          <w:szCs w:val="24"/>
        </w:rPr>
      </w:pPr>
      <w:r w:rsidRPr="00D86EDA">
        <w:rPr>
          <w:rFonts w:ascii="Arial" w:hAnsi="Arial" w:cs="Arial"/>
          <w:sz w:val="24"/>
          <w:szCs w:val="24"/>
        </w:rPr>
        <w:t xml:space="preserve">Autenticación de usuarios. </w:t>
      </w:r>
    </w:p>
    <w:p w14:paraId="1FC8EB08" w14:textId="1C1F66C7" w:rsidR="00C557D7" w:rsidRPr="00D86EDA" w:rsidRDefault="000C3C55" w:rsidP="00924FF0">
      <w:pPr>
        <w:pStyle w:val="Prrafodelista"/>
        <w:numPr>
          <w:ilvl w:val="0"/>
          <w:numId w:val="9"/>
        </w:numPr>
        <w:spacing w:line="360" w:lineRule="auto"/>
        <w:jc w:val="both"/>
        <w:rPr>
          <w:rFonts w:ascii="Arial" w:hAnsi="Arial" w:cs="Arial"/>
          <w:sz w:val="24"/>
          <w:szCs w:val="24"/>
        </w:rPr>
      </w:pPr>
      <w:r w:rsidRPr="00D86EDA">
        <w:rPr>
          <w:rFonts w:ascii="Arial" w:hAnsi="Arial" w:cs="Arial"/>
          <w:sz w:val="24"/>
          <w:szCs w:val="24"/>
        </w:rPr>
        <w:t xml:space="preserve">Encriptación de </w:t>
      </w:r>
      <w:proofErr w:type="spellStart"/>
      <w:r w:rsidRPr="00D86EDA">
        <w:rPr>
          <w:rFonts w:ascii="Arial" w:hAnsi="Arial" w:cs="Arial"/>
          <w:sz w:val="24"/>
          <w:szCs w:val="24"/>
        </w:rPr>
        <w:t>Pass</w:t>
      </w:r>
      <w:r w:rsidR="00A53F55" w:rsidRPr="00D86EDA">
        <w:rPr>
          <w:rFonts w:ascii="Arial" w:hAnsi="Arial" w:cs="Arial"/>
          <w:sz w:val="24"/>
          <w:szCs w:val="24"/>
        </w:rPr>
        <w:t>word</w:t>
      </w:r>
      <w:proofErr w:type="spellEnd"/>
      <w:r w:rsidR="4E960FAC" w:rsidRPr="00D86EDA">
        <w:rPr>
          <w:rFonts w:ascii="Arial" w:hAnsi="Arial" w:cs="Arial"/>
          <w:sz w:val="24"/>
          <w:szCs w:val="24"/>
        </w:rPr>
        <w:t>.</w:t>
      </w:r>
    </w:p>
    <w:p w14:paraId="6DBD63D5" w14:textId="31C7FD52" w:rsidR="00975725" w:rsidRPr="00D86EDA" w:rsidRDefault="006E3FD4" w:rsidP="00924FF0">
      <w:pPr>
        <w:pStyle w:val="Prrafodelista"/>
        <w:numPr>
          <w:ilvl w:val="0"/>
          <w:numId w:val="9"/>
        </w:numPr>
        <w:spacing w:line="360" w:lineRule="auto"/>
        <w:jc w:val="both"/>
        <w:rPr>
          <w:rFonts w:ascii="Arial" w:hAnsi="Arial" w:cs="Arial"/>
          <w:sz w:val="24"/>
          <w:szCs w:val="24"/>
        </w:rPr>
      </w:pPr>
      <w:r w:rsidRPr="00D86EDA">
        <w:rPr>
          <w:rFonts w:ascii="Arial" w:hAnsi="Arial" w:cs="Arial"/>
          <w:sz w:val="24"/>
          <w:szCs w:val="24"/>
        </w:rPr>
        <w:lastRenderedPageBreak/>
        <w:t xml:space="preserve">Uso de protocolo </w:t>
      </w:r>
      <w:r w:rsidR="003F2C69" w:rsidRPr="00D86EDA">
        <w:rPr>
          <w:rFonts w:ascii="Arial" w:hAnsi="Arial" w:cs="Arial"/>
          <w:sz w:val="24"/>
          <w:szCs w:val="24"/>
        </w:rPr>
        <w:t>HTTPS y SSL.</w:t>
      </w:r>
    </w:p>
    <w:p w14:paraId="6AB70B6F" w14:textId="6874C97B" w:rsidR="00E96FCC" w:rsidRPr="00D86EDA" w:rsidRDefault="00837345" w:rsidP="00CA3324">
      <w:pPr>
        <w:spacing w:line="360" w:lineRule="auto"/>
        <w:ind w:left="360"/>
        <w:jc w:val="both"/>
        <w:rPr>
          <w:rFonts w:ascii="Arial" w:hAnsi="Arial" w:cs="Arial"/>
          <w:sz w:val="24"/>
          <w:szCs w:val="24"/>
        </w:rPr>
      </w:pPr>
      <w:r w:rsidRPr="00D86EDA">
        <w:rPr>
          <w:rFonts w:ascii="Arial" w:hAnsi="Arial" w:cs="Arial"/>
          <w:sz w:val="24"/>
          <w:szCs w:val="24"/>
        </w:rPr>
        <w:t xml:space="preserve">Esta solución moderniza </w:t>
      </w:r>
      <w:r w:rsidR="00B80D02" w:rsidRPr="00D86EDA">
        <w:rPr>
          <w:rFonts w:ascii="Arial" w:hAnsi="Arial" w:cs="Arial"/>
          <w:sz w:val="24"/>
          <w:szCs w:val="24"/>
        </w:rPr>
        <w:t>y automatiza los procesos de Setr</w:t>
      </w:r>
      <w:r w:rsidR="00FD245F" w:rsidRPr="00D86EDA">
        <w:rPr>
          <w:rFonts w:ascii="Arial" w:hAnsi="Arial" w:cs="Arial"/>
          <w:sz w:val="24"/>
          <w:szCs w:val="24"/>
        </w:rPr>
        <w:t>alog</w:t>
      </w:r>
      <w:r w:rsidR="00C02816" w:rsidRPr="00D86EDA">
        <w:rPr>
          <w:rFonts w:ascii="Arial" w:hAnsi="Arial" w:cs="Arial"/>
        </w:rPr>
        <w:fldChar w:fldCharType="begin"/>
      </w:r>
      <w:r w:rsidR="00C02816" w:rsidRPr="00D86EDA">
        <w:rPr>
          <w:rFonts w:ascii="Arial" w:hAnsi="Arial" w:cs="Arial"/>
        </w:rPr>
        <w:instrText xml:space="preserve"> XE "</w:instrText>
      </w:r>
      <w:r w:rsidR="00C02816" w:rsidRPr="00D86EDA">
        <w:rPr>
          <w:rFonts w:ascii="Arial" w:hAnsi="Arial" w:cs="Arial"/>
          <w:b/>
          <w:color w:val="000000" w:themeColor="text1"/>
          <w:sz w:val="24"/>
          <w:szCs w:val="24"/>
          <w:lang w:eastAsia="es-CL"/>
        </w:rPr>
        <w:instrText>Setralog</w:instrText>
      </w:r>
      <w:r w:rsidR="00C02816" w:rsidRPr="00D86EDA">
        <w:rPr>
          <w:rFonts w:ascii="Arial" w:hAnsi="Arial" w:cs="Arial"/>
          <w:b/>
          <w:color w:val="000000" w:themeColor="text1"/>
        </w:rPr>
        <w:instrText>:</w:instrText>
      </w:r>
      <w:r w:rsidR="00C02816" w:rsidRPr="00D86EDA">
        <w:rPr>
          <w:rFonts w:ascii="Arial" w:hAnsi="Arial" w:cs="Arial"/>
        </w:rPr>
        <w:instrText xml:space="preserve">Nombre de Cliente para proyecto APT" </w:instrText>
      </w:r>
      <w:r w:rsidR="00C02816" w:rsidRPr="00D86EDA">
        <w:rPr>
          <w:rFonts w:ascii="Arial" w:hAnsi="Arial" w:cs="Arial"/>
        </w:rPr>
        <w:fldChar w:fldCharType="end"/>
      </w:r>
      <w:r w:rsidR="00FD245F" w:rsidRPr="00D86EDA">
        <w:rPr>
          <w:rFonts w:ascii="Arial" w:hAnsi="Arial" w:cs="Arial"/>
          <w:sz w:val="24"/>
          <w:szCs w:val="24"/>
        </w:rPr>
        <w:t xml:space="preserve">, </w:t>
      </w:r>
      <w:r w:rsidR="00E44F14" w:rsidRPr="00D86EDA">
        <w:rPr>
          <w:rFonts w:ascii="Arial" w:hAnsi="Arial" w:cs="Arial"/>
          <w:sz w:val="24"/>
          <w:szCs w:val="24"/>
        </w:rPr>
        <w:t xml:space="preserve">permitiendo </w:t>
      </w:r>
      <w:r w:rsidR="00ED0F2D" w:rsidRPr="00D86EDA">
        <w:rPr>
          <w:rFonts w:ascii="Arial" w:hAnsi="Arial" w:cs="Arial"/>
          <w:sz w:val="24"/>
          <w:szCs w:val="24"/>
        </w:rPr>
        <w:t xml:space="preserve">una gestión </w:t>
      </w:r>
      <w:r w:rsidR="6ACFE7DE" w:rsidRPr="00D86EDA">
        <w:rPr>
          <w:rFonts w:ascii="Arial" w:hAnsi="Arial" w:cs="Arial"/>
          <w:sz w:val="24"/>
          <w:szCs w:val="24"/>
        </w:rPr>
        <w:t>más</w:t>
      </w:r>
      <w:r w:rsidR="00ED0F2D" w:rsidRPr="00D86EDA">
        <w:rPr>
          <w:rFonts w:ascii="Arial" w:hAnsi="Arial" w:cs="Arial"/>
          <w:sz w:val="24"/>
          <w:szCs w:val="24"/>
        </w:rPr>
        <w:t xml:space="preserve"> eficiente</w:t>
      </w:r>
      <w:r w:rsidR="00CA3324" w:rsidRPr="00D86EDA">
        <w:rPr>
          <w:rFonts w:ascii="Arial" w:hAnsi="Arial" w:cs="Arial"/>
          <w:sz w:val="24"/>
          <w:szCs w:val="24"/>
        </w:rPr>
        <w:t xml:space="preserve">, precisa y alineada con las demandas del mercado actual. </w:t>
      </w:r>
      <w:r w:rsidR="0080107E" w:rsidRPr="00D86EDA">
        <w:rPr>
          <w:rFonts w:ascii="Arial" w:hAnsi="Arial" w:cs="Arial"/>
          <w:sz w:val="24"/>
          <w:szCs w:val="24"/>
        </w:rPr>
        <w:t xml:space="preserve">En base a las mejoras el </w:t>
      </w:r>
      <w:r w:rsidR="00373520" w:rsidRPr="00D86EDA">
        <w:rPr>
          <w:rFonts w:ascii="Arial" w:hAnsi="Arial" w:cs="Arial"/>
          <w:sz w:val="24"/>
          <w:szCs w:val="24"/>
        </w:rPr>
        <w:t>flujo optimizado de los procesos queda de esta manera</w:t>
      </w:r>
      <w:r w:rsidR="1F001430" w:rsidRPr="00D86EDA">
        <w:rPr>
          <w:rFonts w:ascii="Arial" w:hAnsi="Arial" w:cs="Arial"/>
          <w:sz w:val="24"/>
          <w:szCs w:val="24"/>
        </w:rPr>
        <w:t>.</w:t>
      </w:r>
    </w:p>
    <w:p w14:paraId="082A6C57" w14:textId="3128A6BF" w:rsidR="00E96FCC" w:rsidRPr="00D86EDA" w:rsidRDefault="00E96FCC" w:rsidP="00E96FCC">
      <w:pPr>
        <w:pStyle w:val="Descripcin"/>
        <w:keepNext/>
        <w:jc w:val="both"/>
        <w:rPr>
          <w:rFonts w:ascii="Arial" w:hAnsi="Arial" w:cs="Arial"/>
        </w:rPr>
      </w:pPr>
      <w:bookmarkStart w:id="15" w:name="_Toc184321144"/>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2</w:t>
      </w:r>
      <w:r w:rsidR="002C5966" w:rsidRPr="00D86EDA">
        <w:rPr>
          <w:rFonts w:ascii="Arial" w:hAnsi="Arial" w:cs="Arial"/>
          <w:noProof/>
        </w:rPr>
        <w:fldChar w:fldCharType="end"/>
      </w:r>
      <w:r w:rsidRPr="00D86EDA">
        <w:rPr>
          <w:rFonts w:ascii="Arial" w:hAnsi="Arial" w:cs="Arial"/>
        </w:rPr>
        <w:t xml:space="preserve"> - Flujo optimizado de procesos</w:t>
      </w:r>
      <w:bookmarkEnd w:id="15"/>
    </w:p>
    <w:p w14:paraId="14B81861" w14:textId="797F78F8" w:rsidR="0080107E" w:rsidRPr="00D86EDA" w:rsidRDefault="00373520" w:rsidP="00CA3324">
      <w:pPr>
        <w:spacing w:line="360" w:lineRule="auto"/>
        <w:ind w:left="360"/>
        <w:jc w:val="both"/>
        <w:rPr>
          <w:rFonts w:ascii="Arial" w:hAnsi="Arial" w:cs="Arial"/>
        </w:rPr>
      </w:pPr>
      <w:r w:rsidRPr="00D86EDA">
        <w:rPr>
          <w:rFonts w:ascii="Arial" w:hAnsi="Arial" w:cs="Arial"/>
          <w:noProof/>
        </w:rPr>
        <w:drawing>
          <wp:inline distT="0" distB="0" distL="0" distR="0" wp14:anchorId="2A50B5C9" wp14:editId="268D7239">
            <wp:extent cx="5612130" cy="3275965"/>
            <wp:effectExtent l="0" t="0" r="7620" b="635"/>
            <wp:docPr id="21882148"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2148" name="Imagen 1" descr="Gráfico, 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275965"/>
                    </a:xfrm>
                    <a:prstGeom prst="rect">
                      <a:avLst/>
                    </a:prstGeom>
                  </pic:spPr>
                </pic:pic>
              </a:graphicData>
            </a:graphic>
          </wp:inline>
        </w:drawing>
      </w:r>
    </w:p>
    <w:p w14:paraId="43CD14BB" w14:textId="38900722" w:rsidR="00564F91" w:rsidRPr="00D86EDA" w:rsidRDefault="00564F91" w:rsidP="00564F91">
      <w:pPr>
        <w:pStyle w:val="Sinespaciado"/>
        <w:rPr>
          <w:rFonts w:ascii="Arial" w:hAnsi="Arial" w:cs="Arial"/>
        </w:rPr>
      </w:pPr>
      <w:r w:rsidRPr="00D86EDA">
        <w:rPr>
          <w:rFonts w:ascii="Arial" w:hAnsi="Arial" w:cs="Arial"/>
        </w:rPr>
        <w:t>Nota: El flujo representado en la figura muestra la optimización</w:t>
      </w:r>
      <w:r w:rsidR="00F32A34" w:rsidRPr="00D86EDA">
        <w:rPr>
          <w:rFonts w:ascii="Arial" w:hAnsi="Arial" w:cs="Arial"/>
        </w:rPr>
        <w:t xml:space="preserve"> de los procesos a los cuales se espera llegar con la implementación de esta solución.</w:t>
      </w:r>
      <w:r w:rsidRPr="00D86EDA">
        <w:rPr>
          <w:rFonts w:ascii="Arial" w:hAnsi="Arial" w:cs="Arial"/>
        </w:rPr>
        <w:t xml:space="preserve"> (Elaboración propia 2024)</w:t>
      </w:r>
    </w:p>
    <w:p w14:paraId="3D44FE2E" w14:textId="77777777" w:rsidR="003E262B" w:rsidRPr="00D86EDA" w:rsidRDefault="003E262B" w:rsidP="00CA3324">
      <w:pPr>
        <w:spacing w:line="360" w:lineRule="auto"/>
        <w:ind w:left="360"/>
        <w:jc w:val="both"/>
        <w:rPr>
          <w:rFonts w:ascii="Arial" w:hAnsi="Arial" w:cs="Arial"/>
        </w:rPr>
      </w:pPr>
    </w:p>
    <w:p w14:paraId="46A2B525" w14:textId="69AABEA4" w:rsidR="002F4A3F" w:rsidRPr="00D86EDA" w:rsidRDefault="002F4A3F" w:rsidP="002F4A3F">
      <w:pPr>
        <w:pStyle w:val="ParrafoProyecto0"/>
      </w:pPr>
      <w:r w:rsidRPr="00D86EDA">
        <w:t>Detalles de flujo optimizado en el Anexo “</w:t>
      </w:r>
      <w:hyperlink w:anchor="Flujo_de_proceso_optimizado" w:history="1">
        <w:r w:rsidRPr="00D86EDA">
          <w:rPr>
            <w:rStyle w:val="Hipervnculo"/>
          </w:rPr>
          <w:t>Flujo de proceso optimizado”</w:t>
        </w:r>
      </w:hyperlink>
    </w:p>
    <w:p w14:paraId="6FC4126C" w14:textId="6B7198EE" w:rsidR="001C0069" w:rsidRPr="00D86EDA" w:rsidRDefault="001C0069" w:rsidP="276A9C16">
      <w:pPr>
        <w:spacing w:line="360" w:lineRule="auto"/>
        <w:ind w:left="360"/>
        <w:jc w:val="both"/>
        <w:rPr>
          <w:rFonts w:ascii="Arial" w:hAnsi="Arial" w:cs="Arial"/>
        </w:rPr>
      </w:pPr>
    </w:p>
    <w:p w14:paraId="7F6C9CA2" w14:textId="2A2C124A" w:rsidR="3D9165BF" w:rsidRPr="00D86EDA" w:rsidRDefault="3D9165BF" w:rsidP="3D9165BF">
      <w:pPr>
        <w:spacing w:line="360" w:lineRule="auto"/>
        <w:jc w:val="both"/>
        <w:rPr>
          <w:rFonts w:ascii="Arial" w:hAnsi="Arial" w:cs="Arial"/>
        </w:rPr>
      </w:pPr>
    </w:p>
    <w:p w14:paraId="68C47DBA" w14:textId="46F7B126" w:rsidR="3D9165BF" w:rsidRPr="00D86EDA" w:rsidRDefault="3D9165BF" w:rsidP="3D9165BF">
      <w:pPr>
        <w:spacing w:line="360" w:lineRule="auto"/>
        <w:jc w:val="both"/>
        <w:rPr>
          <w:rFonts w:ascii="Arial" w:hAnsi="Arial" w:cs="Arial"/>
        </w:rPr>
      </w:pPr>
    </w:p>
    <w:p w14:paraId="52AABAA7" w14:textId="229361ED" w:rsidR="3D9165BF" w:rsidRPr="00D86EDA" w:rsidRDefault="3D9165BF" w:rsidP="3D9165BF">
      <w:pPr>
        <w:spacing w:line="360" w:lineRule="auto"/>
        <w:jc w:val="both"/>
        <w:rPr>
          <w:rFonts w:ascii="Arial" w:hAnsi="Arial" w:cs="Arial"/>
        </w:rPr>
      </w:pPr>
    </w:p>
    <w:p w14:paraId="748A14BD" w14:textId="3DB108A5" w:rsidR="3D9165BF" w:rsidRPr="00D86EDA" w:rsidRDefault="3D9165BF" w:rsidP="3D9165BF">
      <w:pPr>
        <w:spacing w:line="360" w:lineRule="auto"/>
        <w:jc w:val="both"/>
        <w:rPr>
          <w:rFonts w:ascii="Arial" w:hAnsi="Arial" w:cs="Arial"/>
        </w:rPr>
      </w:pPr>
    </w:p>
    <w:p w14:paraId="7F5EF68B" w14:textId="124345B2" w:rsidR="3D9165BF" w:rsidRPr="00D86EDA" w:rsidRDefault="3D9165BF" w:rsidP="3D9165BF">
      <w:pPr>
        <w:spacing w:line="360" w:lineRule="auto"/>
        <w:jc w:val="both"/>
        <w:rPr>
          <w:rFonts w:ascii="Arial" w:hAnsi="Arial" w:cs="Arial"/>
        </w:rPr>
      </w:pPr>
    </w:p>
    <w:p w14:paraId="0D7BDC62" w14:textId="0AEDBDFA" w:rsidR="3D9165BF" w:rsidRPr="00D86EDA" w:rsidRDefault="3D9165BF" w:rsidP="3D9165BF">
      <w:pPr>
        <w:spacing w:line="360" w:lineRule="auto"/>
        <w:jc w:val="both"/>
        <w:rPr>
          <w:rFonts w:ascii="Arial" w:hAnsi="Arial" w:cs="Arial"/>
        </w:rPr>
      </w:pPr>
    </w:p>
    <w:p w14:paraId="178326AD" w14:textId="01CEB5CE" w:rsidR="3D9165BF" w:rsidRPr="00D86EDA" w:rsidRDefault="3D9165BF" w:rsidP="3D9165BF">
      <w:pPr>
        <w:spacing w:line="360" w:lineRule="auto"/>
        <w:jc w:val="both"/>
        <w:rPr>
          <w:rFonts w:ascii="Arial" w:hAnsi="Arial" w:cs="Arial"/>
        </w:rPr>
      </w:pPr>
    </w:p>
    <w:p w14:paraId="6D778501" w14:textId="2FB50A0E" w:rsidR="3D9165BF" w:rsidRPr="00D86EDA" w:rsidRDefault="3D9165BF" w:rsidP="3D9165BF">
      <w:pPr>
        <w:spacing w:line="360" w:lineRule="auto"/>
        <w:jc w:val="both"/>
        <w:rPr>
          <w:rFonts w:ascii="Arial" w:hAnsi="Arial" w:cs="Arial"/>
        </w:rPr>
      </w:pPr>
    </w:p>
    <w:p w14:paraId="3608635F" w14:textId="6657DCBE" w:rsidR="3D9165BF" w:rsidRPr="00D86EDA" w:rsidRDefault="3D9165BF" w:rsidP="3D9165BF">
      <w:pPr>
        <w:spacing w:line="360" w:lineRule="auto"/>
        <w:jc w:val="both"/>
        <w:rPr>
          <w:rFonts w:ascii="Arial" w:hAnsi="Arial" w:cs="Arial"/>
        </w:rPr>
      </w:pPr>
    </w:p>
    <w:p w14:paraId="169FB287" w14:textId="13A50012" w:rsidR="000D3262" w:rsidRPr="00D86EDA" w:rsidRDefault="000D3262" w:rsidP="00AB0BFA">
      <w:pPr>
        <w:pStyle w:val="TitulosProyecto"/>
        <w:outlineLvl w:val="0"/>
        <w:rPr>
          <w:rFonts w:cs="Arial"/>
        </w:rPr>
      </w:pPr>
      <w:bookmarkStart w:id="16" w:name="_Toc1942963625"/>
      <w:bookmarkStart w:id="17" w:name="_Toc184323757"/>
      <w:r w:rsidRPr="00D86EDA">
        <w:rPr>
          <w:rFonts w:cs="Arial"/>
        </w:rPr>
        <w:t>Objetivo general</w:t>
      </w:r>
      <w:r w:rsidR="4802028B" w:rsidRPr="00D86EDA">
        <w:rPr>
          <w:rFonts w:cs="Arial"/>
        </w:rPr>
        <w:t>.</w:t>
      </w:r>
      <w:bookmarkEnd w:id="16"/>
      <w:bookmarkEnd w:id="17"/>
    </w:p>
    <w:p w14:paraId="26C1C124" w14:textId="74BE975A" w:rsidR="0009683A" w:rsidRPr="00D86EDA" w:rsidRDefault="0009683A" w:rsidP="0F059607">
      <w:pPr>
        <w:pStyle w:val="Parrafoproyecto"/>
        <w:numPr>
          <w:ilvl w:val="0"/>
          <w:numId w:val="0"/>
        </w:numPr>
      </w:pPr>
      <w:r w:rsidRPr="00D86EDA">
        <w:t xml:space="preserve">Desarrollar una plataforma integral que centralice y automatice la gestión de clientes y </w:t>
      </w:r>
      <w:r w:rsidR="00C67118" w:rsidRPr="00D86EDA">
        <w:t>órdenes</w:t>
      </w:r>
      <w:r w:rsidRPr="00D86EDA">
        <w:t xml:space="preserve"> de transporte para mejorar la eficiencia operativa</w:t>
      </w:r>
      <w:r w:rsidR="7762FA56" w:rsidRPr="00D86EDA">
        <w:t>, también m</w:t>
      </w:r>
      <w:r w:rsidRPr="00D86EDA">
        <w:t>ejorar la experiencia del cliente con una interfaz intuitiva y funcional que facilite la interacción entre los clientes y Setralog</w:t>
      </w:r>
      <w:r w:rsidR="00C02816" w:rsidRPr="00D86EDA">
        <w:fldChar w:fldCharType="begin"/>
      </w:r>
      <w:r w:rsidR="00C02816" w:rsidRPr="00D86EDA">
        <w:instrText xml:space="preserve"> XE "</w:instrText>
      </w:r>
      <w:r w:rsidR="00C02816" w:rsidRPr="00D86EDA">
        <w:rPr>
          <w:b/>
          <w:lang w:eastAsia="es-CL"/>
        </w:rPr>
        <w:instrText>Setralog</w:instrText>
      </w:r>
      <w:r w:rsidR="00C02816" w:rsidRPr="00D86EDA">
        <w:rPr>
          <w:b/>
        </w:rPr>
        <w:instrText>:</w:instrText>
      </w:r>
      <w:r w:rsidR="00C02816" w:rsidRPr="00D86EDA">
        <w:instrText xml:space="preserve">Nombre de Cliente para proyecto APT" </w:instrText>
      </w:r>
      <w:r w:rsidR="00C02816" w:rsidRPr="00D86EDA">
        <w:fldChar w:fldCharType="end"/>
      </w:r>
      <w:r w:rsidRPr="00D86EDA">
        <w:t>, mejorando la satisfacción y fidelización de los clientes</w:t>
      </w:r>
      <w:r w:rsidR="463D70E8" w:rsidRPr="00D86EDA">
        <w:t>; a</w:t>
      </w:r>
      <w:r w:rsidRPr="00D86EDA">
        <w:t>umenta</w:t>
      </w:r>
      <w:r w:rsidR="203D0EDA" w:rsidRPr="00D86EDA">
        <w:t>ndo así</w:t>
      </w:r>
      <w:r w:rsidRPr="00D86EDA">
        <w:t xml:space="preserve"> la eficiencia, mediante una solución tecnológica que haga el uso eficiente de los recursos y mejore los tiempos de respuesta.</w:t>
      </w:r>
    </w:p>
    <w:p w14:paraId="4B8013F9" w14:textId="0B37FCB4" w:rsidR="00437C1C" w:rsidRPr="00D86EDA" w:rsidRDefault="0054477A" w:rsidP="45287ADF">
      <w:pPr>
        <w:pStyle w:val="ParrafoProyecto0"/>
      </w:pPr>
      <w:r w:rsidRPr="00D86EDA">
        <w:t>Al alcanzar estos objetivos se espera reducir de un 45% a un 10% los tiempos relacionado</w:t>
      </w:r>
      <w:r w:rsidR="0038704D" w:rsidRPr="00D86EDA">
        <w:t>s</w:t>
      </w:r>
      <w:r w:rsidRPr="00D86EDA">
        <w:t xml:space="preserve"> con </w:t>
      </w:r>
      <w:r w:rsidR="0038704D" w:rsidRPr="00D86EDA">
        <w:t>la</w:t>
      </w:r>
      <w:r w:rsidRPr="00D86EDA">
        <w:t xml:space="preserve"> generación y procesamiento de la orden de </w:t>
      </w:r>
      <w:r w:rsidR="00B910EF" w:rsidRPr="00D86EDA">
        <w:t>transporte</w:t>
      </w:r>
      <w:r w:rsidR="6C3B027F" w:rsidRPr="00D86EDA">
        <w:t xml:space="preserve"> además de mitigar por completo los errores por ingreso de datos manuales</w:t>
      </w:r>
      <w:r w:rsidR="000B533D" w:rsidRPr="00D86EDA">
        <w:t>.</w:t>
      </w:r>
    </w:p>
    <w:p w14:paraId="7856530A" w14:textId="2194CF3E" w:rsidR="45287ADF" w:rsidRPr="00D86EDA" w:rsidRDefault="45287ADF" w:rsidP="45287ADF">
      <w:pPr>
        <w:pStyle w:val="ParrafoProyecto0"/>
      </w:pPr>
    </w:p>
    <w:p w14:paraId="5A1DECCB" w14:textId="0D891A64" w:rsidR="000D3262" w:rsidRPr="00D86EDA" w:rsidRDefault="000D3262" w:rsidP="002A0241">
      <w:pPr>
        <w:pStyle w:val="TitulosProyecto"/>
        <w:outlineLvl w:val="0"/>
        <w:rPr>
          <w:rFonts w:cs="Arial"/>
        </w:rPr>
      </w:pPr>
      <w:bookmarkStart w:id="18" w:name="_Toc1230055274"/>
      <w:bookmarkStart w:id="19" w:name="_Toc1753537628"/>
      <w:bookmarkStart w:id="20" w:name="_Toc184323758"/>
      <w:r w:rsidRPr="00D86EDA">
        <w:rPr>
          <w:rFonts w:cs="Arial"/>
        </w:rPr>
        <w:t>Objetivos específicos</w:t>
      </w:r>
      <w:r w:rsidR="201E18CA" w:rsidRPr="00D86EDA">
        <w:rPr>
          <w:rFonts w:cs="Arial"/>
        </w:rPr>
        <w:t>.</w:t>
      </w:r>
      <w:bookmarkEnd w:id="18"/>
      <w:bookmarkEnd w:id="19"/>
      <w:bookmarkEnd w:id="20"/>
    </w:p>
    <w:p w14:paraId="045F6035" w14:textId="56E69508" w:rsidR="0009683A" w:rsidRPr="00D86EDA" w:rsidRDefault="0009683A" w:rsidP="1E2419E6">
      <w:pPr>
        <w:pStyle w:val="Parrafoproyecto"/>
        <w:spacing w:before="240"/>
      </w:pPr>
      <w:r w:rsidRPr="00D86EDA">
        <w:t>Desarrollo de módulo de gestión de clientes: Este módulo permite registrar, actualizar y consultar información de los clientes de manera rápida y segura.</w:t>
      </w:r>
      <w:r w:rsidR="78185920" w:rsidRPr="00D86EDA">
        <w:t xml:space="preserve"> </w:t>
      </w:r>
      <w:r w:rsidR="00EE47FA" w:rsidRPr="00D86EDA">
        <w:t>Esto evitar</w:t>
      </w:r>
      <w:r w:rsidR="00233F10" w:rsidRPr="00D86EDA">
        <w:t>á</w:t>
      </w:r>
      <w:r w:rsidR="00736DE6" w:rsidRPr="00D86EDA">
        <w:t xml:space="preserve"> </w:t>
      </w:r>
      <w:r w:rsidR="001D475D" w:rsidRPr="00D86EDA">
        <w:t xml:space="preserve">información errónea, </w:t>
      </w:r>
      <w:r w:rsidR="00736DE6" w:rsidRPr="00D86EDA">
        <w:t xml:space="preserve">ya que </w:t>
      </w:r>
      <w:r w:rsidR="001D475D" w:rsidRPr="00D86EDA">
        <w:t>é</w:t>
      </w:r>
      <w:r w:rsidR="00736DE6" w:rsidRPr="00D86EDA">
        <w:t xml:space="preserve">l propio cliente se </w:t>
      </w:r>
      <w:r w:rsidR="000E4E8A" w:rsidRPr="00D86EDA">
        <w:t>creará</w:t>
      </w:r>
      <w:r w:rsidR="001D475D" w:rsidRPr="00D86EDA">
        <w:t xml:space="preserve"> como usuario</w:t>
      </w:r>
      <w:r w:rsidR="00736DE6" w:rsidRPr="00D86EDA">
        <w:t xml:space="preserve"> en el s</w:t>
      </w:r>
      <w:r w:rsidR="005251E9" w:rsidRPr="00D86EDA">
        <w:t>istema.</w:t>
      </w:r>
    </w:p>
    <w:p w14:paraId="15E88465" w14:textId="77777777" w:rsidR="00CC64E5" w:rsidRPr="00D86EDA" w:rsidRDefault="00CC64E5" w:rsidP="00CC64E5">
      <w:pPr>
        <w:pStyle w:val="Parrafoproyecto"/>
        <w:numPr>
          <w:ilvl w:val="0"/>
          <w:numId w:val="0"/>
        </w:numPr>
        <w:spacing w:before="240"/>
        <w:ind w:left="720"/>
      </w:pPr>
    </w:p>
    <w:p w14:paraId="59FA96A3" w14:textId="4B7302AB" w:rsidR="0009683A" w:rsidRPr="00D86EDA" w:rsidRDefault="0009683A" w:rsidP="002A0241">
      <w:pPr>
        <w:pStyle w:val="Parrafoproyecto"/>
      </w:pPr>
      <w:r w:rsidRPr="00D86EDA">
        <w:t xml:space="preserve">Desarrollo de módulo de orden de transporte: Este módulo permite la creación, asignación y seguimiento de las </w:t>
      </w:r>
      <w:r w:rsidR="00C67118" w:rsidRPr="00D86EDA">
        <w:t>órdenes</w:t>
      </w:r>
      <w:r w:rsidRPr="00D86EDA">
        <w:t xml:space="preserve"> de transporte.</w:t>
      </w:r>
      <w:r w:rsidR="005251E9" w:rsidRPr="00D86EDA">
        <w:t xml:space="preserve"> Esto </w:t>
      </w:r>
      <w:r w:rsidR="0014257F" w:rsidRPr="00D86EDA">
        <w:t>evitará</w:t>
      </w:r>
      <w:r w:rsidR="00083196" w:rsidRPr="00D86EDA">
        <w:t xml:space="preserve"> </w:t>
      </w:r>
      <w:r w:rsidR="007A5BE5" w:rsidRPr="00D86EDA">
        <w:t xml:space="preserve">la alta demora al generar una orden de </w:t>
      </w:r>
      <w:r w:rsidR="00B910EF" w:rsidRPr="00D86EDA">
        <w:t>transporte</w:t>
      </w:r>
      <w:r w:rsidR="007A5BE5" w:rsidRPr="00D86EDA">
        <w:t xml:space="preserve"> ya que ahora el propio cliente podrá generar la orden </w:t>
      </w:r>
      <w:r w:rsidR="0014257F" w:rsidRPr="00D86EDA">
        <w:t>con los datos suministrados por él.</w:t>
      </w:r>
    </w:p>
    <w:p w14:paraId="7D71CCB1" w14:textId="77777777" w:rsidR="0009683A" w:rsidRPr="00D86EDA" w:rsidRDefault="0009683A" w:rsidP="002A0241">
      <w:pPr>
        <w:pStyle w:val="Parrafoproyecto"/>
        <w:numPr>
          <w:ilvl w:val="0"/>
          <w:numId w:val="0"/>
        </w:numPr>
        <w:ind w:left="720"/>
      </w:pPr>
    </w:p>
    <w:p w14:paraId="11C6AE92" w14:textId="29AF55E2" w:rsidR="0009683A" w:rsidRPr="00D86EDA" w:rsidRDefault="0009683A" w:rsidP="002A0241">
      <w:pPr>
        <w:pStyle w:val="Parrafoproyecto"/>
      </w:pPr>
      <w:r w:rsidRPr="00D86EDA">
        <w:lastRenderedPageBreak/>
        <w:t>Integración de plataforma Cloud: implementar las soluciones de almacenamiento y procesamiento de datos en la nube.  (Azure</w:t>
      </w:r>
      <w:r w:rsidR="00A9243B" w:rsidRPr="00D86EDA">
        <w:fldChar w:fldCharType="begin"/>
      </w:r>
      <w:r w:rsidR="00A9243B" w:rsidRPr="00D86EDA">
        <w:instrText xml:space="preserve"> XE "</w:instrText>
      </w:r>
      <w:r w:rsidR="00A9243B" w:rsidRPr="00D86EDA">
        <w:rPr>
          <w:b/>
          <w:lang w:eastAsia="es-CL"/>
        </w:rPr>
        <w:instrText>Azure</w:instrText>
      </w:r>
      <w:r w:rsidR="00A9243B" w:rsidRPr="00D86EDA">
        <w:rPr>
          <w:b/>
        </w:rPr>
        <w:instrText>:</w:instrText>
      </w:r>
      <w:r w:rsidR="00A9243B" w:rsidRPr="00D86EDA">
        <w:instrText xml:space="preserve">Es la plataforma Microsoft que ofrece servicios en la nube" </w:instrText>
      </w:r>
      <w:r w:rsidR="00A9243B" w:rsidRPr="00D86EDA">
        <w:fldChar w:fldCharType="end"/>
      </w:r>
      <w:r w:rsidRPr="00D86EDA">
        <w:t>, Google Cloud</w:t>
      </w:r>
      <w:r w:rsidR="00B737A9" w:rsidRPr="00D86EDA">
        <w:fldChar w:fldCharType="begin"/>
      </w:r>
      <w:r w:rsidR="00B737A9" w:rsidRPr="00D86EDA">
        <w:instrText xml:space="preserve"> XE "</w:instrText>
      </w:r>
      <w:r w:rsidR="00B737A9" w:rsidRPr="00D86EDA">
        <w:rPr>
          <w:b/>
          <w:lang w:eastAsia="es-CL"/>
        </w:rPr>
        <w:instrText>Google Cloud</w:instrText>
      </w:r>
      <w:r w:rsidR="00B737A9" w:rsidRPr="00D86EDA">
        <w:rPr>
          <w:b/>
        </w:rPr>
        <w:instrText>:</w:instrText>
      </w:r>
      <w:r w:rsidR="00B737A9" w:rsidRPr="00D86EDA">
        <w:instrText xml:space="preserve">Plataforma Informática utilizada para almacenamiento de datos" </w:instrText>
      </w:r>
      <w:r w:rsidR="00B737A9" w:rsidRPr="00D86EDA">
        <w:fldChar w:fldCharType="end"/>
      </w:r>
      <w:r w:rsidRPr="00D86EDA">
        <w:t xml:space="preserve">, </w:t>
      </w:r>
      <w:r w:rsidR="00D042B7" w:rsidRPr="00D86EDA">
        <w:t>Amazon</w:t>
      </w:r>
      <w:r w:rsidRPr="00D86EDA">
        <w:t xml:space="preserve"> Web</w:t>
      </w:r>
      <w:r w:rsidR="00B13C4E" w:rsidRPr="00D86EDA">
        <w:fldChar w:fldCharType="begin"/>
      </w:r>
      <w:r w:rsidR="00B13C4E" w:rsidRPr="00D86EDA">
        <w:instrText xml:space="preserve"> XE "</w:instrText>
      </w:r>
      <w:r w:rsidR="00B13C4E" w:rsidRPr="00D86EDA">
        <w:rPr>
          <w:b/>
          <w:lang w:eastAsia="es-CL"/>
        </w:rPr>
        <w:instrText>Web</w:instrText>
      </w:r>
      <w:r w:rsidR="00B13C4E" w:rsidRPr="00D86EDA">
        <w:rPr>
          <w:b/>
        </w:rPr>
        <w:instrText>:</w:instrText>
      </w:r>
      <w:r w:rsidR="00B13C4E" w:rsidRPr="00D86EDA">
        <w:instrText xml:space="preserve">Sistema de información que se comparte por Internet" </w:instrText>
      </w:r>
      <w:r w:rsidR="00B13C4E" w:rsidRPr="00D86EDA">
        <w:fldChar w:fldCharType="end"/>
      </w:r>
      <w:r w:rsidRPr="00D86EDA">
        <w:t xml:space="preserve"> </w:t>
      </w:r>
      <w:proofErr w:type="spellStart"/>
      <w:r w:rsidRPr="00D86EDA">
        <w:t>Services</w:t>
      </w:r>
      <w:proofErr w:type="spellEnd"/>
      <w:r w:rsidRPr="00D86EDA">
        <w:t xml:space="preserve"> según la factibilidad del cliente).</w:t>
      </w:r>
    </w:p>
    <w:p w14:paraId="0E23CBB8" w14:textId="77777777" w:rsidR="0009683A" w:rsidRPr="00D86EDA" w:rsidRDefault="0009683A" w:rsidP="002A0241">
      <w:pPr>
        <w:pStyle w:val="Parrafoproyecto"/>
        <w:numPr>
          <w:ilvl w:val="0"/>
          <w:numId w:val="0"/>
        </w:numPr>
        <w:ind w:left="720"/>
      </w:pPr>
    </w:p>
    <w:p w14:paraId="40CE50FC" w14:textId="53411CE1" w:rsidR="1CC79177" w:rsidRPr="00D86EDA" w:rsidRDefault="1CC79177" w:rsidP="1CC79177">
      <w:pPr>
        <w:pStyle w:val="Parrafoproyecto"/>
        <w:numPr>
          <w:ilvl w:val="0"/>
          <w:numId w:val="0"/>
        </w:numPr>
        <w:ind w:left="720"/>
      </w:pPr>
    </w:p>
    <w:p w14:paraId="23CA48DB" w14:textId="7AFD99BE" w:rsidR="1CC79177" w:rsidRPr="00D86EDA" w:rsidRDefault="1CC79177" w:rsidP="1CC79177">
      <w:pPr>
        <w:pStyle w:val="Parrafoproyecto"/>
        <w:numPr>
          <w:ilvl w:val="0"/>
          <w:numId w:val="0"/>
        </w:numPr>
        <w:ind w:left="720"/>
      </w:pPr>
    </w:p>
    <w:p w14:paraId="788BF452" w14:textId="35BEFB9B" w:rsidR="1CC79177" w:rsidRPr="00D86EDA" w:rsidRDefault="1CC79177" w:rsidP="1CC79177">
      <w:pPr>
        <w:pStyle w:val="Parrafoproyecto"/>
        <w:numPr>
          <w:ilvl w:val="0"/>
          <w:numId w:val="0"/>
        </w:numPr>
        <w:ind w:left="720"/>
      </w:pPr>
    </w:p>
    <w:p w14:paraId="0E4AF98F" w14:textId="574718BA" w:rsidR="0009683A" w:rsidRPr="00D86EDA" w:rsidRDefault="0009683A" w:rsidP="002A0241">
      <w:pPr>
        <w:pStyle w:val="Parrafoproyecto"/>
      </w:pPr>
      <w:r w:rsidRPr="00D86EDA">
        <w:t xml:space="preserve">Seguridad de la información: Implementar medidas de seguridad para proteger la información de los clientes y </w:t>
      </w:r>
      <w:r w:rsidR="00C67118" w:rsidRPr="00D86EDA">
        <w:t>órdenes</w:t>
      </w:r>
      <w:r w:rsidRPr="00D86EDA">
        <w:t xml:space="preserve"> de transporte, utilizando las buenas prácticas de la industria y estándares de seguridad de la información. </w:t>
      </w:r>
    </w:p>
    <w:p w14:paraId="62A8536C" w14:textId="77777777" w:rsidR="0009683A" w:rsidRPr="00D86EDA" w:rsidRDefault="0009683A" w:rsidP="002A0241">
      <w:pPr>
        <w:pStyle w:val="Prrafodelista"/>
        <w:spacing w:line="360" w:lineRule="auto"/>
        <w:jc w:val="both"/>
        <w:rPr>
          <w:rFonts w:ascii="Arial" w:hAnsi="Arial" w:cs="Arial"/>
          <w:sz w:val="24"/>
          <w:szCs w:val="24"/>
          <w:lang w:val="es-MX"/>
        </w:rPr>
      </w:pPr>
    </w:p>
    <w:p w14:paraId="116A723C" w14:textId="1414761F" w:rsidR="000D3262" w:rsidRPr="00D86EDA" w:rsidRDefault="0009683A" w:rsidP="0009683A">
      <w:pPr>
        <w:pStyle w:val="Prrafodelista"/>
        <w:numPr>
          <w:ilvl w:val="0"/>
          <w:numId w:val="3"/>
        </w:numPr>
        <w:spacing w:line="360" w:lineRule="auto"/>
        <w:jc w:val="both"/>
        <w:rPr>
          <w:rFonts w:ascii="Arial" w:hAnsi="Arial" w:cs="Arial"/>
          <w:sz w:val="24"/>
          <w:szCs w:val="24"/>
          <w:lang w:val="es-MX"/>
        </w:rPr>
      </w:pPr>
      <w:r w:rsidRPr="00D86EDA">
        <w:rPr>
          <w:rFonts w:ascii="Arial" w:hAnsi="Arial" w:cs="Arial"/>
          <w:sz w:val="24"/>
          <w:szCs w:val="24"/>
          <w:lang w:val="es-MX"/>
        </w:rPr>
        <w:t>Capacitación y Soporte: Se proveerá capacitación para el uso eficiente de la plataforma, además de prestar soporte técnico al desarrollo en caso de alguna incidencia en su funcionamiento.</w:t>
      </w:r>
    </w:p>
    <w:p w14:paraId="5202556D" w14:textId="77777777" w:rsidR="00327B3A" w:rsidRPr="00D86EDA" w:rsidRDefault="00327B3A" w:rsidP="00327B3A">
      <w:pPr>
        <w:pStyle w:val="Prrafodelista"/>
        <w:spacing w:line="360" w:lineRule="auto"/>
        <w:jc w:val="both"/>
        <w:rPr>
          <w:rFonts w:ascii="Arial" w:hAnsi="Arial" w:cs="Arial"/>
          <w:sz w:val="24"/>
          <w:szCs w:val="24"/>
          <w:lang w:val="es-MX"/>
        </w:rPr>
      </w:pPr>
    </w:p>
    <w:p w14:paraId="298A1EF7" w14:textId="77777777" w:rsidR="00C35C46" w:rsidRPr="00D86EDA" w:rsidRDefault="00C35C46" w:rsidP="002A0241">
      <w:pPr>
        <w:pStyle w:val="TitulosProyecto"/>
        <w:rPr>
          <w:rFonts w:cs="Arial"/>
        </w:rPr>
      </w:pPr>
    </w:p>
    <w:p w14:paraId="28D8F658" w14:textId="286CD444" w:rsidR="3D9165BF" w:rsidRPr="00D86EDA" w:rsidRDefault="3D9165BF" w:rsidP="3D9165BF">
      <w:pPr>
        <w:pStyle w:val="Ttulo1"/>
        <w:rPr>
          <w:rFonts w:ascii="Arial" w:hAnsi="Arial" w:cs="Arial"/>
        </w:rPr>
      </w:pPr>
    </w:p>
    <w:p w14:paraId="394B9C3F" w14:textId="54CB179A" w:rsidR="3D9165BF" w:rsidRPr="00D86EDA" w:rsidRDefault="3D9165BF" w:rsidP="3D9165BF">
      <w:pPr>
        <w:rPr>
          <w:rFonts w:ascii="Arial" w:hAnsi="Arial" w:cs="Arial"/>
        </w:rPr>
      </w:pPr>
    </w:p>
    <w:p w14:paraId="7DFC5E61" w14:textId="27C69F21" w:rsidR="3D9165BF" w:rsidRPr="00D86EDA" w:rsidRDefault="3D9165BF" w:rsidP="3D9165BF">
      <w:pPr>
        <w:rPr>
          <w:rFonts w:ascii="Arial" w:hAnsi="Arial" w:cs="Arial"/>
        </w:rPr>
      </w:pPr>
    </w:p>
    <w:p w14:paraId="7258A3D1" w14:textId="675FA5B1" w:rsidR="45287ADF" w:rsidRPr="00D86EDA" w:rsidRDefault="45287ADF">
      <w:pPr>
        <w:rPr>
          <w:rFonts w:ascii="Arial" w:hAnsi="Arial" w:cs="Arial"/>
        </w:rPr>
      </w:pPr>
    </w:p>
    <w:p w14:paraId="5661FBDF" w14:textId="2F981ED0" w:rsidR="45287ADF" w:rsidRPr="00D86EDA" w:rsidRDefault="45287ADF">
      <w:pPr>
        <w:rPr>
          <w:rFonts w:ascii="Arial" w:hAnsi="Arial" w:cs="Arial"/>
        </w:rPr>
      </w:pPr>
    </w:p>
    <w:p w14:paraId="43375F62" w14:textId="5CFE576F" w:rsidR="45287ADF" w:rsidRPr="00D86EDA" w:rsidRDefault="45287ADF">
      <w:pPr>
        <w:rPr>
          <w:rFonts w:ascii="Arial" w:hAnsi="Arial" w:cs="Arial"/>
        </w:rPr>
      </w:pPr>
    </w:p>
    <w:p w14:paraId="26F0403B" w14:textId="20BF19DA" w:rsidR="45287ADF" w:rsidRPr="00D86EDA" w:rsidRDefault="45287ADF">
      <w:pPr>
        <w:rPr>
          <w:rFonts w:ascii="Arial" w:hAnsi="Arial" w:cs="Arial"/>
        </w:rPr>
      </w:pPr>
    </w:p>
    <w:p w14:paraId="7CEC2427" w14:textId="297BFE87" w:rsidR="45287ADF" w:rsidRPr="00D86EDA" w:rsidRDefault="45287ADF">
      <w:pPr>
        <w:rPr>
          <w:rFonts w:ascii="Arial" w:hAnsi="Arial" w:cs="Arial"/>
        </w:rPr>
      </w:pPr>
    </w:p>
    <w:p w14:paraId="7EDDB777" w14:textId="7A80EA7E" w:rsidR="45287ADF" w:rsidRPr="00D86EDA" w:rsidRDefault="45287ADF">
      <w:pPr>
        <w:rPr>
          <w:rFonts w:ascii="Arial" w:hAnsi="Arial" w:cs="Arial"/>
        </w:rPr>
      </w:pPr>
    </w:p>
    <w:p w14:paraId="7494215F" w14:textId="0E7EFA3A" w:rsidR="45287ADF" w:rsidRPr="00D86EDA" w:rsidRDefault="45287ADF">
      <w:pPr>
        <w:rPr>
          <w:rFonts w:ascii="Arial" w:hAnsi="Arial" w:cs="Arial"/>
        </w:rPr>
      </w:pPr>
    </w:p>
    <w:p w14:paraId="3960E0D1" w14:textId="3BAFD541" w:rsidR="45287ADF" w:rsidRPr="00D86EDA" w:rsidRDefault="45287ADF">
      <w:pPr>
        <w:rPr>
          <w:rFonts w:ascii="Arial" w:hAnsi="Arial" w:cs="Arial"/>
        </w:rPr>
      </w:pPr>
    </w:p>
    <w:p w14:paraId="7F6AB4DC" w14:textId="6E187B6B" w:rsidR="45287ADF" w:rsidRPr="00D86EDA" w:rsidRDefault="45287ADF">
      <w:pPr>
        <w:rPr>
          <w:rFonts w:ascii="Arial" w:hAnsi="Arial" w:cs="Arial"/>
        </w:rPr>
      </w:pPr>
    </w:p>
    <w:p w14:paraId="6B121C04" w14:textId="050C608A" w:rsidR="45287ADF" w:rsidRPr="00D86EDA" w:rsidRDefault="45287ADF">
      <w:pPr>
        <w:rPr>
          <w:rFonts w:ascii="Arial" w:hAnsi="Arial" w:cs="Arial"/>
        </w:rPr>
      </w:pPr>
    </w:p>
    <w:p w14:paraId="0B3FD702" w14:textId="75510928" w:rsidR="45287ADF" w:rsidRPr="00D86EDA" w:rsidRDefault="45287ADF">
      <w:pPr>
        <w:rPr>
          <w:rFonts w:ascii="Arial" w:hAnsi="Arial" w:cs="Arial"/>
        </w:rPr>
      </w:pPr>
    </w:p>
    <w:p w14:paraId="5220F67F" w14:textId="3EE234AB" w:rsidR="45287ADF" w:rsidRPr="00D86EDA" w:rsidRDefault="45287ADF">
      <w:pPr>
        <w:rPr>
          <w:rFonts w:ascii="Arial" w:hAnsi="Arial" w:cs="Arial"/>
        </w:rPr>
      </w:pPr>
    </w:p>
    <w:p w14:paraId="5044D458" w14:textId="44E7C5C1" w:rsidR="45287ADF" w:rsidRPr="00D86EDA" w:rsidRDefault="45287ADF">
      <w:pPr>
        <w:rPr>
          <w:rFonts w:ascii="Arial" w:hAnsi="Arial" w:cs="Arial"/>
        </w:rPr>
      </w:pPr>
    </w:p>
    <w:p w14:paraId="3354E596" w14:textId="515F7234" w:rsidR="45287ADF" w:rsidRPr="00D86EDA" w:rsidRDefault="45287ADF">
      <w:pPr>
        <w:rPr>
          <w:rFonts w:ascii="Arial" w:hAnsi="Arial" w:cs="Arial"/>
        </w:rPr>
      </w:pPr>
    </w:p>
    <w:p w14:paraId="1186E74B" w14:textId="72A46415" w:rsidR="45287ADF" w:rsidRPr="00D86EDA" w:rsidRDefault="45287ADF">
      <w:pPr>
        <w:rPr>
          <w:rFonts w:ascii="Arial" w:hAnsi="Arial" w:cs="Arial"/>
        </w:rPr>
      </w:pPr>
    </w:p>
    <w:p w14:paraId="722056E6" w14:textId="43271EC9" w:rsidR="00437C1C" w:rsidRPr="00D86EDA" w:rsidRDefault="00437C1C" w:rsidP="3D9165BF">
      <w:pPr>
        <w:rPr>
          <w:rFonts w:ascii="Arial" w:hAnsi="Arial" w:cs="Arial"/>
        </w:rPr>
      </w:pPr>
    </w:p>
    <w:p w14:paraId="7DB3BECD" w14:textId="496DC1F8" w:rsidR="000D3262" w:rsidRPr="00D86EDA" w:rsidRDefault="000D3262" w:rsidP="0013687A">
      <w:pPr>
        <w:pStyle w:val="TitulosProyecto"/>
        <w:outlineLvl w:val="0"/>
        <w:rPr>
          <w:rFonts w:cs="Arial"/>
        </w:rPr>
      </w:pPr>
      <w:bookmarkStart w:id="21" w:name="_Toc952065073"/>
      <w:bookmarkStart w:id="22" w:name="_Toc184323759"/>
      <w:r w:rsidRPr="00D86EDA">
        <w:rPr>
          <w:rFonts w:cs="Arial"/>
        </w:rPr>
        <w:t>Competencias del perfil de egreso</w:t>
      </w:r>
      <w:r w:rsidR="2F76BC7A" w:rsidRPr="00D86EDA">
        <w:rPr>
          <w:rFonts w:cs="Arial"/>
        </w:rPr>
        <w:t>.</w:t>
      </w:r>
      <w:bookmarkEnd w:id="21"/>
      <w:bookmarkEnd w:id="22"/>
    </w:p>
    <w:p w14:paraId="1FFB11DD" w14:textId="02A25F8F" w:rsidR="00715FDE" w:rsidRPr="00D86EDA" w:rsidRDefault="00715FDE" w:rsidP="00715FDE">
      <w:pPr>
        <w:pStyle w:val="ParrafoProyecto0"/>
        <w:rPr>
          <w:color w:val="auto"/>
        </w:rPr>
      </w:pPr>
      <w:r w:rsidRPr="00D86EDA">
        <w:rPr>
          <w:color w:val="auto"/>
        </w:rPr>
        <w:t>Los egresados de la carrera de Ingeniería en Informática deben desarrollar un conjunto de competencias fundamentales a lo largo de su formación, que son esenciales para su desempeño profesional y la ejecución exitosa de proyectos. Estas competencias se dividen en tres categorías principales:</w:t>
      </w:r>
    </w:p>
    <w:p w14:paraId="7DE90EDE" w14:textId="2FC4AFA0" w:rsidR="00715FDE" w:rsidRPr="00D86EDA" w:rsidRDefault="00715FDE" w:rsidP="00715FDE">
      <w:pPr>
        <w:pStyle w:val="ParrafoProyecto0"/>
        <w:numPr>
          <w:ilvl w:val="0"/>
          <w:numId w:val="27"/>
        </w:numPr>
        <w:rPr>
          <w:color w:val="auto"/>
        </w:rPr>
      </w:pPr>
      <w:r w:rsidRPr="00D86EDA">
        <w:rPr>
          <w:b/>
          <w:bCs/>
          <w:color w:val="auto"/>
        </w:rPr>
        <w:t>Competencias Técnicas:</w:t>
      </w:r>
    </w:p>
    <w:p w14:paraId="70EC54B4" w14:textId="2AA76EB4" w:rsidR="00715FDE" w:rsidRPr="00D86EDA" w:rsidRDefault="00715FDE" w:rsidP="00BE03AC">
      <w:pPr>
        <w:pStyle w:val="ParrafoProyecto0"/>
        <w:numPr>
          <w:ilvl w:val="0"/>
          <w:numId w:val="31"/>
        </w:numPr>
        <w:rPr>
          <w:color w:val="auto"/>
        </w:rPr>
      </w:pPr>
      <w:r w:rsidRPr="00D86EDA">
        <w:rPr>
          <w:color w:val="auto"/>
        </w:rPr>
        <w:t>Dominio de lenguajes de programación y desarrollo de software.</w:t>
      </w:r>
    </w:p>
    <w:p w14:paraId="357A798C" w14:textId="15759ED9" w:rsidR="00715FDE" w:rsidRPr="00D86EDA" w:rsidRDefault="00715FDE" w:rsidP="00BE03AC">
      <w:pPr>
        <w:pStyle w:val="ParrafoProyecto0"/>
        <w:numPr>
          <w:ilvl w:val="0"/>
          <w:numId w:val="31"/>
        </w:numPr>
        <w:rPr>
          <w:color w:val="auto"/>
        </w:rPr>
      </w:pPr>
      <w:r w:rsidRPr="00D86EDA">
        <w:rPr>
          <w:color w:val="auto"/>
        </w:rPr>
        <w:t>Gestión de bases de datos y administración de sistemas.</w:t>
      </w:r>
    </w:p>
    <w:p w14:paraId="3695C8F3" w14:textId="3F7F2879" w:rsidR="00715FDE" w:rsidRPr="00D86EDA" w:rsidRDefault="00715FDE" w:rsidP="00BE03AC">
      <w:pPr>
        <w:pStyle w:val="ParrafoProyecto0"/>
        <w:numPr>
          <w:ilvl w:val="0"/>
          <w:numId w:val="31"/>
        </w:numPr>
        <w:rPr>
          <w:color w:val="auto"/>
        </w:rPr>
      </w:pPr>
      <w:r w:rsidRPr="00D86EDA">
        <w:rPr>
          <w:color w:val="auto"/>
        </w:rPr>
        <w:t>Implementación de soluciones tecnológicas innovadoras.</w:t>
      </w:r>
    </w:p>
    <w:p w14:paraId="2B4AEAFE" w14:textId="14127FB5" w:rsidR="00715FDE" w:rsidRPr="00D86EDA" w:rsidRDefault="00715FDE" w:rsidP="00715FDE">
      <w:pPr>
        <w:pStyle w:val="ParrafoProyecto0"/>
        <w:numPr>
          <w:ilvl w:val="0"/>
          <w:numId w:val="27"/>
        </w:numPr>
        <w:rPr>
          <w:color w:val="auto"/>
        </w:rPr>
      </w:pPr>
      <w:r w:rsidRPr="00D86EDA">
        <w:rPr>
          <w:b/>
          <w:bCs/>
          <w:color w:val="auto"/>
        </w:rPr>
        <w:t>Competencias Blandas:</w:t>
      </w:r>
    </w:p>
    <w:p w14:paraId="7425EE82" w14:textId="3ADF29CE" w:rsidR="00715FDE" w:rsidRPr="00D86EDA" w:rsidRDefault="00715FDE" w:rsidP="00BE03AC">
      <w:pPr>
        <w:pStyle w:val="ParrafoProyecto0"/>
        <w:numPr>
          <w:ilvl w:val="0"/>
          <w:numId w:val="32"/>
        </w:numPr>
        <w:rPr>
          <w:color w:val="auto"/>
        </w:rPr>
      </w:pPr>
      <w:r w:rsidRPr="00D86EDA">
        <w:rPr>
          <w:color w:val="auto"/>
        </w:rPr>
        <w:t>Habilidades de comunicación efectiva y trabajo en equipo.</w:t>
      </w:r>
    </w:p>
    <w:p w14:paraId="6E3BE211" w14:textId="5F08BFE4" w:rsidR="00715FDE" w:rsidRPr="00D86EDA" w:rsidRDefault="00715FDE" w:rsidP="00BE03AC">
      <w:pPr>
        <w:pStyle w:val="ParrafoProyecto0"/>
        <w:numPr>
          <w:ilvl w:val="0"/>
          <w:numId w:val="32"/>
        </w:numPr>
        <w:rPr>
          <w:color w:val="auto"/>
        </w:rPr>
      </w:pPr>
      <w:r w:rsidRPr="00D86EDA">
        <w:rPr>
          <w:color w:val="auto"/>
        </w:rPr>
        <w:t>Resolución de problemas y pensamiento crítico.</w:t>
      </w:r>
    </w:p>
    <w:p w14:paraId="0A5C954C" w14:textId="4C2CF3AD" w:rsidR="00715FDE" w:rsidRPr="00D86EDA" w:rsidRDefault="00715FDE" w:rsidP="00BE03AC">
      <w:pPr>
        <w:pStyle w:val="ParrafoProyecto0"/>
        <w:numPr>
          <w:ilvl w:val="0"/>
          <w:numId w:val="32"/>
        </w:numPr>
        <w:rPr>
          <w:color w:val="auto"/>
        </w:rPr>
      </w:pPr>
      <w:r w:rsidRPr="00D86EDA">
        <w:rPr>
          <w:color w:val="auto"/>
        </w:rPr>
        <w:t>Adaptabilidad y aprendizaje continuo.</w:t>
      </w:r>
    </w:p>
    <w:p w14:paraId="1CD84679" w14:textId="7F8A8C14" w:rsidR="00715FDE" w:rsidRPr="00D86EDA" w:rsidRDefault="00715FDE" w:rsidP="00715FDE">
      <w:pPr>
        <w:pStyle w:val="ParrafoProyecto0"/>
        <w:numPr>
          <w:ilvl w:val="0"/>
          <w:numId w:val="27"/>
        </w:numPr>
        <w:rPr>
          <w:color w:val="auto"/>
        </w:rPr>
      </w:pPr>
      <w:r w:rsidRPr="00D86EDA">
        <w:rPr>
          <w:b/>
          <w:bCs/>
          <w:color w:val="auto"/>
        </w:rPr>
        <w:t>Competencias de Gestión:</w:t>
      </w:r>
    </w:p>
    <w:p w14:paraId="30145CD6" w14:textId="17FC6754" w:rsidR="00715FDE" w:rsidRPr="00D86EDA" w:rsidRDefault="00715FDE" w:rsidP="00BE03AC">
      <w:pPr>
        <w:pStyle w:val="ParrafoProyecto0"/>
        <w:numPr>
          <w:ilvl w:val="0"/>
          <w:numId w:val="33"/>
        </w:numPr>
        <w:rPr>
          <w:color w:val="auto"/>
        </w:rPr>
      </w:pPr>
      <w:r w:rsidRPr="00D86EDA">
        <w:rPr>
          <w:color w:val="auto"/>
        </w:rPr>
        <w:t>Planificación y ejecución de proyectos tecnológicos.</w:t>
      </w:r>
    </w:p>
    <w:p w14:paraId="183A3F28" w14:textId="0937464E" w:rsidR="00715FDE" w:rsidRPr="00D86EDA" w:rsidRDefault="00715FDE" w:rsidP="00BE03AC">
      <w:pPr>
        <w:pStyle w:val="ParrafoProyecto0"/>
        <w:numPr>
          <w:ilvl w:val="0"/>
          <w:numId w:val="33"/>
        </w:numPr>
        <w:rPr>
          <w:color w:val="auto"/>
        </w:rPr>
      </w:pPr>
      <w:r w:rsidRPr="00D86EDA">
        <w:rPr>
          <w:color w:val="auto"/>
        </w:rPr>
        <w:t>Gestión de recursos y liderazgo de equipos multidisciplinarios.</w:t>
      </w:r>
    </w:p>
    <w:p w14:paraId="0D95AAF7" w14:textId="4EB2F6A3" w:rsidR="00715FDE" w:rsidRPr="00D86EDA" w:rsidRDefault="00715FDE" w:rsidP="00BE03AC">
      <w:pPr>
        <w:pStyle w:val="ParrafoProyecto0"/>
        <w:numPr>
          <w:ilvl w:val="0"/>
          <w:numId w:val="33"/>
        </w:numPr>
        <w:rPr>
          <w:color w:val="auto"/>
        </w:rPr>
      </w:pPr>
      <w:r w:rsidRPr="00D86EDA">
        <w:rPr>
          <w:color w:val="auto"/>
        </w:rPr>
        <w:lastRenderedPageBreak/>
        <w:t>Enfoque en la calidad, seguridad y cumplimiento de objetivos estratégicos.</w:t>
      </w:r>
    </w:p>
    <w:p w14:paraId="41CC7982" w14:textId="2053C2ED" w:rsidR="00715FDE" w:rsidRPr="00D86EDA" w:rsidRDefault="00715FDE" w:rsidP="00715FDE">
      <w:pPr>
        <w:pStyle w:val="ParrafoProyecto0"/>
        <w:rPr>
          <w:color w:val="auto"/>
        </w:rPr>
      </w:pPr>
      <w:r w:rsidRPr="00D86EDA">
        <w:rPr>
          <w:color w:val="auto"/>
        </w:rPr>
        <w:t>Estas competencias aseguran que los egresados estén preparados para enfrentar los desafíos del sector tecnológico y contribuir de manera efectiva al desarrollo de soluciones informáticas innovadoras.</w:t>
      </w:r>
    </w:p>
    <w:p w14:paraId="0E5DD5B7" w14:textId="77777777" w:rsidR="0009683A" w:rsidRPr="00D86EDA" w:rsidRDefault="0009683A" w:rsidP="0009683A">
      <w:pPr>
        <w:pStyle w:val="Prrafodelista"/>
        <w:spacing w:line="360" w:lineRule="auto"/>
        <w:jc w:val="both"/>
        <w:rPr>
          <w:rFonts w:ascii="Arial" w:hAnsi="Arial" w:cs="Arial"/>
        </w:rPr>
      </w:pPr>
    </w:p>
    <w:p w14:paraId="2790F6D9" w14:textId="77777777" w:rsidR="00C35C46" w:rsidRPr="00D86EDA" w:rsidRDefault="00C35C46" w:rsidP="0009683A">
      <w:pPr>
        <w:pStyle w:val="Prrafodelista"/>
        <w:spacing w:line="360" w:lineRule="auto"/>
        <w:jc w:val="both"/>
        <w:rPr>
          <w:rFonts w:ascii="Arial" w:hAnsi="Arial" w:cs="Arial"/>
        </w:rPr>
      </w:pPr>
    </w:p>
    <w:p w14:paraId="4C947657" w14:textId="77777777" w:rsidR="00C35C46" w:rsidRPr="00D86EDA" w:rsidRDefault="00C35C46" w:rsidP="0009683A">
      <w:pPr>
        <w:pStyle w:val="Prrafodelista"/>
        <w:spacing w:line="360" w:lineRule="auto"/>
        <w:jc w:val="both"/>
        <w:rPr>
          <w:rFonts w:ascii="Arial" w:hAnsi="Arial" w:cs="Arial"/>
        </w:rPr>
      </w:pPr>
    </w:p>
    <w:p w14:paraId="0C2CA64D" w14:textId="77777777" w:rsidR="00C35C46" w:rsidRPr="00D86EDA" w:rsidRDefault="00C35C46" w:rsidP="0009683A">
      <w:pPr>
        <w:pStyle w:val="Prrafodelista"/>
        <w:spacing w:line="360" w:lineRule="auto"/>
        <w:jc w:val="both"/>
        <w:rPr>
          <w:rFonts w:ascii="Arial" w:hAnsi="Arial" w:cs="Arial"/>
        </w:rPr>
      </w:pPr>
    </w:p>
    <w:p w14:paraId="3151BB67" w14:textId="77777777" w:rsidR="00C35C46" w:rsidRPr="00D86EDA" w:rsidRDefault="00C35C46" w:rsidP="0009683A">
      <w:pPr>
        <w:pStyle w:val="Prrafodelista"/>
        <w:spacing w:line="360" w:lineRule="auto"/>
        <w:jc w:val="both"/>
        <w:rPr>
          <w:rFonts w:ascii="Arial" w:hAnsi="Arial" w:cs="Arial"/>
        </w:rPr>
      </w:pPr>
    </w:p>
    <w:p w14:paraId="03C616D5" w14:textId="4656D6C6" w:rsidR="000D3262" w:rsidRPr="00D86EDA" w:rsidRDefault="000D3262" w:rsidP="009849D3">
      <w:pPr>
        <w:pStyle w:val="TitulosProyecto"/>
        <w:outlineLvl w:val="0"/>
        <w:rPr>
          <w:rFonts w:cs="Arial"/>
        </w:rPr>
      </w:pPr>
      <w:bookmarkStart w:id="23" w:name="_Toc1085502854"/>
      <w:bookmarkStart w:id="24" w:name="_Toc1561860352"/>
      <w:bookmarkStart w:id="25" w:name="_Toc184323760"/>
      <w:r w:rsidRPr="00D86EDA">
        <w:rPr>
          <w:rFonts w:cs="Arial"/>
        </w:rPr>
        <w:t>Acta de constitución de proyecto.</w:t>
      </w:r>
      <w:bookmarkEnd w:id="23"/>
      <w:bookmarkEnd w:id="24"/>
      <w:bookmarkEnd w:id="25"/>
    </w:p>
    <w:tbl>
      <w:tblPr>
        <w:tblStyle w:val="Tablaconcuadrcula"/>
        <w:tblW w:w="0" w:type="auto"/>
        <w:tblLook w:val="04A0" w:firstRow="1" w:lastRow="0" w:firstColumn="1" w:lastColumn="0" w:noHBand="0" w:noVBand="1"/>
      </w:tblPr>
      <w:tblGrid>
        <w:gridCol w:w="8828"/>
      </w:tblGrid>
      <w:tr w:rsidR="005B6C52" w:rsidRPr="00D86EDA" w14:paraId="4B4F0A3B" w14:textId="77777777" w:rsidTr="00611088">
        <w:trPr>
          <w:trHeight w:val="5513"/>
        </w:trPr>
        <w:tc>
          <w:tcPr>
            <w:tcW w:w="8828" w:type="dxa"/>
          </w:tcPr>
          <w:p w14:paraId="03D03076" w14:textId="77777777" w:rsidR="005B6C52" w:rsidRPr="00D86EDA" w:rsidRDefault="005B6C52" w:rsidP="00B70CFC">
            <w:pPr>
              <w:spacing w:line="360" w:lineRule="auto"/>
              <w:rPr>
                <w:rFonts w:ascii="Arial" w:hAnsi="Arial" w:cs="Arial"/>
              </w:rPr>
            </w:pPr>
          </w:p>
          <w:p w14:paraId="58D2F3A4" w14:textId="73061F8B" w:rsidR="00814B85" w:rsidRPr="00D86EDA" w:rsidRDefault="00814B85" w:rsidP="00B70CFC">
            <w:pPr>
              <w:pStyle w:val="TitulosProyecto"/>
              <w:spacing w:line="360" w:lineRule="auto"/>
              <w:rPr>
                <w:rFonts w:cs="Arial"/>
              </w:rPr>
            </w:pPr>
            <w:bookmarkStart w:id="26" w:name="_Toc179205781"/>
            <w:r w:rsidRPr="00D86EDA">
              <w:rPr>
                <w:rFonts w:cs="Arial"/>
              </w:rPr>
              <w:t xml:space="preserve">Proyecto: </w:t>
            </w:r>
            <w:bookmarkEnd w:id="26"/>
            <w:r w:rsidRPr="00D86EDA">
              <w:rPr>
                <w:rFonts w:cs="Arial"/>
              </w:rPr>
              <w:t>Proyecto APT</w:t>
            </w:r>
            <w:r w:rsidR="002573BA" w:rsidRPr="00D86EDA">
              <w:rPr>
                <w:rFonts w:cs="Arial"/>
              </w:rPr>
              <w:fldChar w:fldCharType="begin"/>
            </w:r>
            <w:r w:rsidR="002573BA" w:rsidRPr="00D86EDA">
              <w:rPr>
                <w:rFonts w:cs="Arial"/>
              </w:rPr>
              <w:instrText xml:space="preserve"> XE "</w:instrText>
            </w:r>
            <w:r w:rsidR="002573BA" w:rsidRPr="00D86EDA">
              <w:rPr>
                <w:rFonts w:cs="Arial"/>
                <w:sz w:val="24"/>
                <w:szCs w:val="24"/>
              </w:rPr>
              <w:instrText>APT</w:instrText>
            </w:r>
            <w:r w:rsidR="002573BA" w:rsidRPr="00D86EDA">
              <w:rPr>
                <w:rFonts w:cs="Arial"/>
              </w:rPr>
              <w:instrText xml:space="preserve">:Asignatura de portafolio de título" </w:instrText>
            </w:r>
            <w:r w:rsidR="002573BA" w:rsidRPr="00D86EDA">
              <w:rPr>
                <w:rFonts w:cs="Arial"/>
              </w:rPr>
              <w:fldChar w:fldCharType="end"/>
            </w:r>
            <w:r w:rsidRPr="00D86EDA">
              <w:rPr>
                <w:rFonts w:cs="Arial"/>
              </w:rPr>
              <w:t xml:space="preserve"> “Plataforma Integral de gestión de clientes y </w:t>
            </w:r>
            <w:r w:rsidR="00C67118" w:rsidRPr="00D86EDA">
              <w:rPr>
                <w:rFonts w:cs="Arial"/>
              </w:rPr>
              <w:t>órdenes</w:t>
            </w:r>
            <w:r w:rsidRPr="00D86EDA">
              <w:rPr>
                <w:rFonts w:cs="Arial"/>
              </w:rPr>
              <w:t xml:space="preserve"> de </w:t>
            </w:r>
            <w:r w:rsidR="00B910EF" w:rsidRPr="00D86EDA">
              <w:rPr>
                <w:rFonts w:cs="Arial"/>
              </w:rPr>
              <w:t>transporte</w:t>
            </w:r>
            <w:r w:rsidRPr="00D86EDA">
              <w:rPr>
                <w:rFonts w:cs="Arial"/>
              </w:rPr>
              <w:t>”</w:t>
            </w:r>
          </w:p>
          <w:p w14:paraId="249E031B" w14:textId="77777777" w:rsidR="005B6C52" w:rsidRPr="00D86EDA" w:rsidRDefault="005B6C52" w:rsidP="00B70CFC">
            <w:pPr>
              <w:spacing w:line="360" w:lineRule="auto"/>
              <w:rPr>
                <w:rFonts w:ascii="Arial" w:hAnsi="Arial" w:cs="Arial"/>
              </w:rPr>
            </w:pPr>
          </w:p>
          <w:p w14:paraId="3F606A59" w14:textId="77777777" w:rsidR="00F45A8E" w:rsidRPr="00D86EDA" w:rsidRDefault="00F45A8E" w:rsidP="00B70CFC">
            <w:pPr>
              <w:pStyle w:val="Subtituloproyecto"/>
              <w:spacing w:line="360" w:lineRule="auto"/>
              <w:rPr>
                <w:rStyle w:val="Ttulo2Car"/>
                <w:rFonts w:ascii="Arial" w:hAnsi="Arial" w:cs="Arial"/>
                <w:sz w:val="24"/>
                <w:szCs w:val="24"/>
              </w:rPr>
            </w:pPr>
            <w:bookmarkStart w:id="27" w:name="_Toc179205782"/>
            <w:bookmarkStart w:id="28" w:name="_Toc1113573724"/>
            <w:bookmarkStart w:id="29" w:name="_Toc465033528"/>
            <w:bookmarkStart w:id="30" w:name="_Toc184323761"/>
            <w:r w:rsidRPr="00D86EDA">
              <w:rPr>
                <w:rStyle w:val="Ttulo2Car"/>
                <w:rFonts w:ascii="Arial" w:hAnsi="Arial" w:cs="Arial"/>
                <w:sz w:val="24"/>
                <w:szCs w:val="24"/>
              </w:rPr>
              <w:t>Información general</w:t>
            </w:r>
            <w:bookmarkEnd w:id="27"/>
            <w:bookmarkEnd w:id="28"/>
            <w:bookmarkEnd w:id="29"/>
            <w:bookmarkEnd w:id="30"/>
          </w:p>
          <w:p w14:paraId="7858DCFA" w14:textId="02471BE5" w:rsidR="005A41E1" w:rsidRPr="00E44E97" w:rsidRDefault="00F45A8E" w:rsidP="00B70CFC">
            <w:pPr>
              <w:spacing w:line="360" w:lineRule="auto"/>
              <w:rPr>
                <w:rFonts w:ascii="Arial" w:hAnsi="Arial" w:cs="Arial"/>
                <w:lang w:val="es-MX"/>
              </w:rPr>
            </w:pPr>
            <w:r w:rsidRPr="00D86EDA">
              <w:rPr>
                <w:rFonts w:ascii="Arial" w:hAnsi="Arial" w:cs="Arial"/>
                <w:b/>
                <w:bCs/>
              </w:rPr>
              <w:t>Proyecto</w:t>
            </w:r>
            <w:r w:rsidRPr="00D86EDA">
              <w:rPr>
                <w:rFonts w:ascii="Arial" w:hAnsi="Arial" w:cs="Arial"/>
              </w:rPr>
              <w:t xml:space="preserve">: </w:t>
            </w:r>
            <w:r w:rsidRPr="00E44E97">
              <w:rPr>
                <w:rFonts w:ascii="Arial" w:hAnsi="Arial" w:cs="Arial"/>
                <w:lang w:val="es-MX"/>
              </w:rPr>
              <w:t xml:space="preserve">Plataforma Integral de gestión de clientes y </w:t>
            </w:r>
            <w:r w:rsidR="00C67118" w:rsidRPr="00E44E97">
              <w:rPr>
                <w:rFonts w:ascii="Arial" w:hAnsi="Arial" w:cs="Arial"/>
                <w:lang w:val="es-MX"/>
              </w:rPr>
              <w:t>órdenes</w:t>
            </w:r>
            <w:r w:rsidRPr="00E44E97">
              <w:rPr>
                <w:rFonts w:ascii="Arial" w:hAnsi="Arial" w:cs="Arial"/>
                <w:lang w:val="es-MX"/>
              </w:rPr>
              <w:t xml:space="preserve"> de transporte.</w:t>
            </w:r>
          </w:p>
          <w:p w14:paraId="2694FCAF" w14:textId="5C543589" w:rsidR="00F55CF0" w:rsidRDefault="00F55CF0" w:rsidP="00B70CFC">
            <w:pPr>
              <w:spacing w:line="360" w:lineRule="auto"/>
              <w:rPr>
                <w:rFonts w:ascii="Arial" w:hAnsi="Arial" w:cs="Arial"/>
                <w:lang w:val="es-MX"/>
              </w:rPr>
            </w:pPr>
            <w:r>
              <w:rPr>
                <w:rFonts w:ascii="Arial" w:hAnsi="Arial" w:cs="Arial"/>
                <w:b/>
                <w:bCs/>
                <w:lang w:val="es-MX"/>
              </w:rPr>
              <w:t>Cliente:</w:t>
            </w:r>
            <w:r w:rsidRPr="00E44E97">
              <w:rPr>
                <w:rFonts w:ascii="Arial" w:hAnsi="Arial" w:cs="Arial"/>
                <w:lang w:val="es-MX"/>
              </w:rPr>
              <w:t xml:space="preserve"> Setr</w:t>
            </w:r>
            <w:r w:rsidR="00D623D2" w:rsidRPr="00E44E97">
              <w:rPr>
                <w:rFonts w:ascii="Arial" w:hAnsi="Arial" w:cs="Arial"/>
                <w:lang w:val="es-MX"/>
              </w:rPr>
              <w:t>alog</w:t>
            </w:r>
          </w:p>
          <w:p w14:paraId="6CE0389B" w14:textId="151FD192" w:rsidR="00E44E97" w:rsidRPr="00F32E0E" w:rsidRDefault="009A1E90" w:rsidP="00B70CFC">
            <w:pPr>
              <w:spacing w:line="360" w:lineRule="auto"/>
              <w:rPr>
                <w:rFonts w:ascii="Arial" w:hAnsi="Arial" w:cs="Arial"/>
                <w:b/>
                <w:bCs/>
                <w:lang w:val="es-MX"/>
              </w:rPr>
            </w:pPr>
            <w:r w:rsidRPr="00335E8F">
              <w:rPr>
                <w:rFonts w:ascii="Arial" w:hAnsi="Arial" w:cs="Arial"/>
                <w:b/>
                <w:bCs/>
                <w:lang w:val="es-MX"/>
              </w:rPr>
              <w:t>Consultora</w:t>
            </w:r>
            <w:r w:rsidR="00F778A1" w:rsidRPr="00335E8F">
              <w:rPr>
                <w:rFonts w:ascii="Arial" w:hAnsi="Arial" w:cs="Arial"/>
                <w:b/>
                <w:bCs/>
                <w:lang w:val="es-MX"/>
              </w:rPr>
              <w:t xml:space="preserve"> desarrolladora</w:t>
            </w:r>
            <w:r w:rsidRPr="00335E8F">
              <w:rPr>
                <w:rFonts w:ascii="Arial" w:hAnsi="Arial" w:cs="Arial"/>
                <w:b/>
                <w:bCs/>
                <w:lang w:val="es-MX"/>
              </w:rPr>
              <w:t>:</w:t>
            </w:r>
            <w:r>
              <w:rPr>
                <w:rFonts w:ascii="Arial" w:hAnsi="Arial" w:cs="Arial"/>
                <w:lang w:val="es-MX"/>
              </w:rPr>
              <w:t xml:space="preserve"> </w:t>
            </w:r>
            <w:r w:rsidR="00335E8F">
              <w:rPr>
                <w:rFonts w:ascii="Arial" w:hAnsi="Arial" w:cs="Arial"/>
                <w:lang w:val="es-MX"/>
              </w:rPr>
              <w:t>JMV Soluciones</w:t>
            </w:r>
          </w:p>
          <w:p w14:paraId="5C25253E" w14:textId="58F14AD7" w:rsidR="00F45A8E" w:rsidRPr="00D86EDA" w:rsidRDefault="00F45A8E" w:rsidP="00B70CFC">
            <w:pPr>
              <w:spacing w:line="360" w:lineRule="auto"/>
              <w:rPr>
                <w:rFonts w:ascii="Arial" w:hAnsi="Arial" w:cs="Arial"/>
              </w:rPr>
            </w:pPr>
            <w:r w:rsidRPr="00D86EDA">
              <w:rPr>
                <w:rFonts w:ascii="Arial" w:hAnsi="Arial" w:cs="Arial"/>
                <w:b/>
                <w:bCs/>
              </w:rPr>
              <w:t>Fecha</w:t>
            </w:r>
            <w:r w:rsidRPr="00D86EDA">
              <w:rPr>
                <w:rFonts w:ascii="Arial" w:hAnsi="Arial" w:cs="Arial"/>
              </w:rPr>
              <w:t xml:space="preserve">:  </w:t>
            </w:r>
            <w:proofErr w:type="gramStart"/>
            <w:r w:rsidR="00830ADA">
              <w:rPr>
                <w:rFonts w:ascii="Arial" w:hAnsi="Arial" w:cs="Arial"/>
              </w:rPr>
              <w:t>A</w:t>
            </w:r>
            <w:r w:rsidR="00830ADA" w:rsidRPr="00D86EDA">
              <w:rPr>
                <w:rFonts w:ascii="Arial" w:hAnsi="Arial" w:cs="Arial"/>
              </w:rPr>
              <w:t>gosto</w:t>
            </w:r>
            <w:proofErr w:type="gramEnd"/>
            <w:r w:rsidR="001821B8" w:rsidRPr="00D86EDA">
              <w:rPr>
                <w:rFonts w:ascii="Arial" w:hAnsi="Arial" w:cs="Arial"/>
              </w:rPr>
              <w:t xml:space="preserve"> 2024</w:t>
            </w:r>
          </w:p>
          <w:p w14:paraId="1812AC71" w14:textId="77777777" w:rsidR="00F45A8E" w:rsidRPr="00D86EDA" w:rsidRDefault="00F45A8E" w:rsidP="00B70CFC">
            <w:pPr>
              <w:spacing w:line="360" w:lineRule="auto"/>
              <w:rPr>
                <w:rFonts w:ascii="Arial" w:hAnsi="Arial" w:cs="Arial"/>
              </w:rPr>
            </w:pPr>
            <w:r w:rsidRPr="00D86EDA">
              <w:rPr>
                <w:rFonts w:ascii="Arial" w:hAnsi="Arial" w:cs="Arial"/>
                <w:b/>
                <w:bCs/>
              </w:rPr>
              <w:t>Versión</w:t>
            </w:r>
            <w:r w:rsidRPr="00D86EDA">
              <w:rPr>
                <w:rFonts w:ascii="Arial" w:hAnsi="Arial" w:cs="Arial"/>
              </w:rPr>
              <w:t xml:space="preserve">: 1.0 </w:t>
            </w:r>
          </w:p>
          <w:p w14:paraId="1F6E3AA0" w14:textId="77777777" w:rsidR="00F45A8E" w:rsidRPr="00D86EDA" w:rsidRDefault="00F45A8E" w:rsidP="00B70CFC">
            <w:pPr>
              <w:spacing w:line="360" w:lineRule="auto"/>
              <w:rPr>
                <w:rFonts w:ascii="Arial" w:hAnsi="Arial" w:cs="Arial"/>
              </w:rPr>
            </w:pPr>
            <w:r w:rsidRPr="00D86EDA">
              <w:rPr>
                <w:rFonts w:ascii="Arial" w:hAnsi="Arial" w:cs="Arial"/>
                <w:b/>
                <w:bCs/>
              </w:rPr>
              <w:t>Duración Total del Proyecto</w:t>
            </w:r>
            <w:r w:rsidRPr="00D86EDA">
              <w:rPr>
                <w:rFonts w:ascii="Arial" w:hAnsi="Arial" w:cs="Arial"/>
              </w:rPr>
              <w:t xml:space="preserve">: 90 días </w:t>
            </w:r>
          </w:p>
          <w:p w14:paraId="62CBE237" w14:textId="31FCCA01" w:rsidR="00F45A8E" w:rsidRPr="00D86EDA" w:rsidRDefault="00F45A8E" w:rsidP="00B70CFC">
            <w:pPr>
              <w:spacing w:line="360" w:lineRule="auto"/>
              <w:rPr>
                <w:rFonts w:ascii="Arial" w:hAnsi="Arial" w:cs="Arial"/>
              </w:rPr>
            </w:pPr>
            <w:r w:rsidRPr="00D86EDA">
              <w:rPr>
                <w:rFonts w:ascii="Arial" w:hAnsi="Arial" w:cs="Arial"/>
                <w:b/>
                <w:bCs/>
              </w:rPr>
              <w:t xml:space="preserve">Responsable del Proyecto: </w:t>
            </w:r>
            <w:r w:rsidRPr="00D86EDA">
              <w:rPr>
                <w:rFonts w:ascii="Arial" w:hAnsi="Arial" w:cs="Arial"/>
              </w:rPr>
              <w:t xml:space="preserve">Jonatan Sandoval (Product </w:t>
            </w:r>
            <w:proofErr w:type="spellStart"/>
            <w:r w:rsidRPr="00D86EDA">
              <w:rPr>
                <w:rFonts w:ascii="Arial" w:hAnsi="Arial" w:cs="Arial"/>
              </w:rPr>
              <w:t>Owner</w:t>
            </w:r>
            <w:proofErr w:type="spellEnd"/>
            <w:r w:rsidR="004857F5" w:rsidRPr="00D86EDA">
              <w:rPr>
                <w:rFonts w:ascii="Arial" w:hAnsi="Arial" w:cs="Arial"/>
              </w:rPr>
              <w:fldChar w:fldCharType="begin"/>
            </w:r>
            <w:r w:rsidR="004857F5" w:rsidRPr="00D86EDA">
              <w:rPr>
                <w:rFonts w:ascii="Arial" w:hAnsi="Arial" w:cs="Arial"/>
              </w:rPr>
              <w:instrText xml:space="preserve"> XE "</w:instrText>
            </w:r>
            <w:r w:rsidR="004857F5" w:rsidRPr="00D86EDA">
              <w:rPr>
                <w:rFonts w:ascii="Arial" w:hAnsi="Arial" w:cs="Arial"/>
                <w:b/>
                <w:color w:val="000000" w:themeColor="text1"/>
                <w:sz w:val="24"/>
                <w:szCs w:val="24"/>
                <w:lang w:eastAsia="es-CL"/>
              </w:rPr>
              <w:instrText>Product Owner</w:instrText>
            </w:r>
            <w:r w:rsidR="004857F5" w:rsidRPr="00D86EDA">
              <w:rPr>
                <w:rFonts w:ascii="Arial" w:hAnsi="Arial" w:cs="Arial"/>
                <w:b/>
                <w:color w:val="000000" w:themeColor="text1"/>
              </w:rPr>
              <w:instrText>:</w:instrText>
            </w:r>
            <w:r w:rsidR="004857F5" w:rsidRPr="00D86EDA">
              <w:rPr>
                <w:rFonts w:ascii="Arial" w:hAnsi="Arial" w:cs="Arial"/>
              </w:rPr>
              <w:instrText xml:space="preserve">Persona que toma decisiones sobre un proyecto" </w:instrText>
            </w:r>
            <w:r w:rsidR="004857F5" w:rsidRPr="00D86EDA">
              <w:rPr>
                <w:rFonts w:ascii="Arial" w:hAnsi="Arial" w:cs="Arial"/>
              </w:rPr>
              <w:fldChar w:fldCharType="end"/>
            </w:r>
            <w:r w:rsidRPr="00D86EDA">
              <w:rPr>
                <w:rFonts w:ascii="Arial" w:hAnsi="Arial" w:cs="Arial"/>
              </w:rPr>
              <w:t>)</w:t>
            </w:r>
          </w:p>
          <w:p w14:paraId="42B24CDE" w14:textId="3B6A5555" w:rsidR="00F45A8E" w:rsidRPr="00D86EDA" w:rsidRDefault="00F45A8E" w:rsidP="00B70CFC">
            <w:pPr>
              <w:spacing w:line="360" w:lineRule="auto"/>
              <w:rPr>
                <w:rFonts w:ascii="Arial" w:hAnsi="Arial" w:cs="Arial"/>
              </w:rPr>
            </w:pPr>
            <w:r w:rsidRPr="00D86EDA">
              <w:rPr>
                <w:rFonts w:ascii="Arial" w:hAnsi="Arial" w:cs="Arial"/>
                <w:b/>
                <w:bCs/>
              </w:rPr>
              <w:t xml:space="preserve">Cliente: </w:t>
            </w:r>
            <w:r w:rsidRPr="00D86EDA">
              <w:rPr>
                <w:rFonts w:ascii="Arial" w:hAnsi="Arial" w:cs="Arial"/>
              </w:rPr>
              <w:t>Setralog</w:t>
            </w:r>
            <w:r w:rsidR="00C02816" w:rsidRPr="00D86EDA">
              <w:rPr>
                <w:rFonts w:ascii="Arial" w:hAnsi="Arial" w:cs="Arial"/>
              </w:rPr>
              <w:fldChar w:fldCharType="begin"/>
            </w:r>
            <w:r w:rsidR="00C02816" w:rsidRPr="00D86EDA">
              <w:rPr>
                <w:rFonts w:ascii="Arial" w:hAnsi="Arial" w:cs="Arial"/>
              </w:rPr>
              <w:instrText xml:space="preserve"> XE "</w:instrText>
            </w:r>
            <w:r w:rsidR="00C02816" w:rsidRPr="00D86EDA">
              <w:rPr>
                <w:rFonts w:ascii="Arial" w:hAnsi="Arial" w:cs="Arial"/>
                <w:b/>
                <w:color w:val="000000" w:themeColor="text1"/>
                <w:sz w:val="24"/>
                <w:szCs w:val="24"/>
                <w:lang w:eastAsia="es-CL"/>
              </w:rPr>
              <w:instrText>Setralog</w:instrText>
            </w:r>
            <w:r w:rsidR="00C02816" w:rsidRPr="00D86EDA">
              <w:rPr>
                <w:rFonts w:ascii="Arial" w:hAnsi="Arial" w:cs="Arial"/>
                <w:b/>
                <w:color w:val="000000" w:themeColor="text1"/>
              </w:rPr>
              <w:instrText>:</w:instrText>
            </w:r>
            <w:r w:rsidR="00C02816" w:rsidRPr="00D86EDA">
              <w:rPr>
                <w:rFonts w:ascii="Arial" w:hAnsi="Arial" w:cs="Arial"/>
              </w:rPr>
              <w:instrText xml:space="preserve">Nombre de Cliente para proyecto APT" </w:instrText>
            </w:r>
            <w:r w:rsidR="00C02816" w:rsidRPr="00D86EDA">
              <w:rPr>
                <w:rFonts w:ascii="Arial" w:hAnsi="Arial" w:cs="Arial"/>
              </w:rPr>
              <w:fldChar w:fldCharType="end"/>
            </w:r>
            <w:r w:rsidRPr="00D86EDA">
              <w:rPr>
                <w:rFonts w:ascii="Arial" w:hAnsi="Arial" w:cs="Arial"/>
              </w:rPr>
              <w:t xml:space="preserve"> (Patricia González, Gerente General)</w:t>
            </w:r>
          </w:p>
          <w:p w14:paraId="5C174706" w14:textId="77777777" w:rsidR="00814B85" w:rsidRPr="00D86EDA" w:rsidRDefault="00814B85" w:rsidP="00B70CFC">
            <w:pPr>
              <w:spacing w:line="360" w:lineRule="auto"/>
              <w:rPr>
                <w:rFonts w:ascii="Arial" w:hAnsi="Arial" w:cs="Arial"/>
              </w:rPr>
            </w:pPr>
          </w:p>
          <w:p w14:paraId="22694A43" w14:textId="77777777" w:rsidR="00CB6094" w:rsidRPr="00D86EDA" w:rsidRDefault="00CB6094" w:rsidP="00B70CFC">
            <w:pPr>
              <w:pStyle w:val="Subtituloproyecto"/>
              <w:spacing w:line="360" w:lineRule="auto"/>
              <w:rPr>
                <w:rStyle w:val="Ttulo2Car"/>
                <w:rFonts w:ascii="Arial" w:eastAsiaTheme="minorEastAsia" w:hAnsi="Arial" w:cs="Arial"/>
                <w:color w:val="156082" w:themeColor="accent1"/>
                <w:sz w:val="26"/>
                <w:szCs w:val="26"/>
              </w:rPr>
            </w:pPr>
            <w:bookmarkStart w:id="31" w:name="_Toc179205783"/>
            <w:bookmarkStart w:id="32" w:name="_Toc681360564"/>
            <w:bookmarkStart w:id="33" w:name="_Toc228945974"/>
            <w:bookmarkStart w:id="34" w:name="_Toc184323762"/>
            <w:r w:rsidRPr="00D86EDA">
              <w:rPr>
                <w:rStyle w:val="Ttulo2Car"/>
                <w:rFonts w:ascii="Arial" w:eastAsiaTheme="minorEastAsia" w:hAnsi="Arial" w:cs="Arial"/>
                <w:color w:val="156082" w:themeColor="accent1"/>
                <w:sz w:val="26"/>
                <w:szCs w:val="26"/>
              </w:rPr>
              <w:t>Propósito del Proyecto</w:t>
            </w:r>
            <w:bookmarkEnd w:id="31"/>
            <w:bookmarkEnd w:id="32"/>
            <w:bookmarkEnd w:id="33"/>
            <w:bookmarkEnd w:id="34"/>
          </w:p>
          <w:p w14:paraId="3C232BBD" w14:textId="77777777" w:rsidR="000230CE" w:rsidRPr="00D86EDA" w:rsidRDefault="72B0D651" w:rsidP="00B70CFC">
            <w:pPr>
              <w:pStyle w:val="ParrafoProyecto0"/>
              <w:rPr>
                <w:sz w:val="22"/>
                <w:szCs w:val="22"/>
              </w:rPr>
            </w:pPr>
            <w:r w:rsidRPr="00D86EDA">
              <w:rPr>
                <w:sz w:val="22"/>
                <w:szCs w:val="22"/>
              </w:rPr>
              <w:t>El objetivo de este proyecto es desarrollar una plataforma web integral que centralice y automatice la gestión de clientes y órdenes de transporte para la empresa Setralog</w:t>
            </w:r>
            <w:r w:rsidR="00C02816" w:rsidRPr="00D86EDA">
              <w:rPr>
                <w:sz w:val="22"/>
                <w:szCs w:val="22"/>
              </w:rPr>
              <w:fldChar w:fldCharType="begin"/>
            </w:r>
            <w:r w:rsidR="00C02816" w:rsidRPr="00D86EDA">
              <w:rPr>
                <w:sz w:val="22"/>
                <w:szCs w:val="22"/>
              </w:rPr>
              <w:instrText xml:space="preserve"> XE "</w:instrText>
            </w:r>
            <w:r w:rsidR="00C02816" w:rsidRPr="00D86EDA">
              <w:rPr>
                <w:b/>
                <w:sz w:val="22"/>
                <w:szCs w:val="22"/>
              </w:rPr>
              <w:instrText>Setralog:</w:instrText>
            </w:r>
            <w:r w:rsidR="00C02816" w:rsidRPr="00D86EDA">
              <w:rPr>
                <w:sz w:val="22"/>
                <w:szCs w:val="22"/>
              </w:rPr>
              <w:instrText xml:space="preserve">Nombre de Cliente para proyecto APT" </w:instrText>
            </w:r>
            <w:r w:rsidR="00C02816" w:rsidRPr="00D86EDA">
              <w:rPr>
                <w:sz w:val="22"/>
                <w:szCs w:val="22"/>
              </w:rPr>
              <w:fldChar w:fldCharType="end"/>
            </w:r>
            <w:r w:rsidRPr="00D86EDA">
              <w:rPr>
                <w:sz w:val="22"/>
                <w:szCs w:val="22"/>
              </w:rPr>
              <w:t xml:space="preserve">, optimizando sus procesos </w:t>
            </w:r>
            <w:r w:rsidRPr="00D86EDA">
              <w:rPr>
                <w:sz w:val="22"/>
                <w:szCs w:val="22"/>
              </w:rPr>
              <w:lastRenderedPageBreak/>
              <w:t>operativos. La solución está diseñada para minimizar errores de registro, mejorar los tiempos de respuesta y proporcionar una experiencia más eficiente tanto para los colaboradores como para los clientes.</w:t>
            </w:r>
            <w:r w:rsidR="000230CE" w:rsidRPr="00D86EDA">
              <w:rPr>
                <w:sz w:val="22"/>
                <w:szCs w:val="22"/>
              </w:rPr>
              <w:t xml:space="preserve"> </w:t>
            </w:r>
          </w:p>
          <w:p w14:paraId="1488B44D" w14:textId="549D9327" w:rsidR="36E4D3B6" w:rsidRPr="00D86EDA" w:rsidRDefault="72B0D651" w:rsidP="00B70CFC">
            <w:pPr>
              <w:pStyle w:val="ParrafoProyecto0"/>
              <w:rPr>
                <w:sz w:val="22"/>
                <w:szCs w:val="22"/>
              </w:rPr>
            </w:pPr>
            <w:r w:rsidRPr="00D86EDA">
              <w:rPr>
                <w:sz w:val="22"/>
                <w:szCs w:val="22"/>
              </w:rPr>
              <w:t>Mediante la implementación de tecnologías modernas y un enfoque sólido en la seguridad de la información, este proyecto busca no solo aumentar la competitividad de Setralog</w:t>
            </w:r>
            <w:r w:rsidR="00C02816" w:rsidRPr="00D86EDA">
              <w:rPr>
                <w:sz w:val="22"/>
                <w:szCs w:val="22"/>
              </w:rPr>
              <w:fldChar w:fldCharType="begin"/>
            </w:r>
            <w:r w:rsidR="00C02816" w:rsidRPr="00D86EDA">
              <w:rPr>
                <w:sz w:val="22"/>
                <w:szCs w:val="22"/>
              </w:rPr>
              <w:instrText xml:space="preserve"> XE "</w:instrText>
            </w:r>
            <w:r w:rsidR="00C02816" w:rsidRPr="00D86EDA">
              <w:rPr>
                <w:b/>
                <w:bCs/>
                <w:sz w:val="22"/>
                <w:szCs w:val="22"/>
              </w:rPr>
              <w:instrText>Setralog:</w:instrText>
            </w:r>
            <w:r w:rsidR="00C02816" w:rsidRPr="00D86EDA">
              <w:rPr>
                <w:sz w:val="22"/>
                <w:szCs w:val="22"/>
              </w:rPr>
              <w:instrText xml:space="preserve">Nombre de Cliente para proyecto APT" </w:instrText>
            </w:r>
            <w:r w:rsidR="00C02816" w:rsidRPr="00D86EDA">
              <w:rPr>
                <w:sz w:val="22"/>
                <w:szCs w:val="22"/>
              </w:rPr>
              <w:fldChar w:fldCharType="end"/>
            </w:r>
            <w:r w:rsidRPr="00D86EDA">
              <w:rPr>
                <w:sz w:val="22"/>
                <w:szCs w:val="22"/>
              </w:rPr>
              <w:t xml:space="preserve"> en el mercado, sino también fortalecer la fidelización de sus clientes al ofrecer un servicio más confiable y ágil.</w:t>
            </w:r>
          </w:p>
          <w:p w14:paraId="3F545C64" w14:textId="77777777" w:rsidR="00CB6094" w:rsidRPr="00D86EDA" w:rsidRDefault="00CB6094" w:rsidP="00B70CFC">
            <w:pPr>
              <w:pStyle w:val="Subtituloproyecto"/>
              <w:spacing w:line="360" w:lineRule="auto"/>
              <w:rPr>
                <w:rFonts w:cs="Arial"/>
              </w:rPr>
            </w:pPr>
          </w:p>
          <w:p w14:paraId="6F84EA55" w14:textId="77777777" w:rsidR="00E272A2" w:rsidRPr="00D86EDA" w:rsidRDefault="00E272A2" w:rsidP="00B70CFC">
            <w:pPr>
              <w:pStyle w:val="Subtituloproyecto"/>
              <w:spacing w:line="360" w:lineRule="auto"/>
              <w:rPr>
                <w:rFonts w:cs="Arial"/>
              </w:rPr>
            </w:pPr>
            <w:bookmarkStart w:id="35" w:name="_Toc179205784"/>
            <w:r w:rsidRPr="00D86EDA">
              <w:rPr>
                <w:rFonts w:cs="Arial"/>
              </w:rPr>
              <w:t>Objetivos del proyecto</w:t>
            </w:r>
            <w:bookmarkEnd w:id="35"/>
          </w:p>
          <w:p w14:paraId="71C7116B" w14:textId="77777777" w:rsidR="00E272A2" w:rsidRPr="00D86EDA" w:rsidRDefault="00E272A2" w:rsidP="00B70CFC">
            <w:pPr>
              <w:spacing w:line="360" w:lineRule="auto"/>
              <w:rPr>
                <w:rFonts w:ascii="Arial" w:hAnsi="Arial" w:cs="Arial"/>
              </w:rPr>
            </w:pPr>
          </w:p>
          <w:p w14:paraId="591EA621" w14:textId="77777777" w:rsidR="00E272A2" w:rsidRPr="00D86EDA" w:rsidRDefault="00E272A2" w:rsidP="00B70CFC">
            <w:pPr>
              <w:pStyle w:val="Subtituloproyecto"/>
              <w:spacing w:line="360" w:lineRule="auto"/>
              <w:rPr>
                <w:rFonts w:cs="Arial"/>
              </w:rPr>
            </w:pPr>
            <w:r w:rsidRPr="00D86EDA">
              <w:rPr>
                <w:rFonts w:cs="Arial"/>
              </w:rPr>
              <w:t>Objetivo general</w:t>
            </w:r>
          </w:p>
          <w:p w14:paraId="07D82585" w14:textId="688F2503" w:rsidR="00E272A2" w:rsidRPr="00D86EDA" w:rsidRDefault="00CD0B93" w:rsidP="00B70CFC">
            <w:pPr>
              <w:spacing w:line="360" w:lineRule="auto"/>
              <w:jc w:val="both"/>
              <w:rPr>
                <w:rFonts w:ascii="Arial" w:hAnsi="Arial" w:cs="Arial"/>
              </w:rPr>
            </w:pPr>
            <w:r w:rsidRPr="00D86EDA">
              <w:rPr>
                <w:rFonts w:ascii="Arial" w:hAnsi="Arial" w:cs="Arial"/>
              </w:rPr>
              <w:t xml:space="preserve">Implementar una solución de software basado en web para </w:t>
            </w:r>
            <w:r w:rsidR="002E767E" w:rsidRPr="00D86EDA">
              <w:rPr>
                <w:rFonts w:ascii="Arial" w:hAnsi="Arial" w:cs="Arial"/>
              </w:rPr>
              <w:t>c</w:t>
            </w:r>
            <w:r w:rsidR="00E272A2" w:rsidRPr="00D86EDA">
              <w:rPr>
                <w:rFonts w:ascii="Arial" w:hAnsi="Arial" w:cs="Arial"/>
              </w:rPr>
              <w:t xml:space="preserve">entralizar, automatizar y unificar la gestión de cliente y órdenes de </w:t>
            </w:r>
            <w:r w:rsidR="00B910EF" w:rsidRPr="00D86EDA">
              <w:rPr>
                <w:rFonts w:ascii="Arial" w:hAnsi="Arial" w:cs="Arial"/>
              </w:rPr>
              <w:t>transporte</w:t>
            </w:r>
            <w:r w:rsidR="00E272A2" w:rsidRPr="00D86EDA">
              <w:rPr>
                <w:rFonts w:ascii="Arial" w:hAnsi="Arial" w:cs="Arial"/>
              </w:rPr>
              <w:t xml:space="preserve"> para mejorar la eficiencia operativa y la experiencia del cliente Setralog</w:t>
            </w:r>
            <w:r w:rsidR="00C02816" w:rsidRPr="00D86EDA">
              <w:rPr>
                <w:rFonts w:ascii="Arial" w:hAnsi="Arial" w:cs="Arial"/>
              </w:rPr>
              <w:fldChar w:fldCharType="begin"/>
            </w:r>
            <w:r w:rsidR="00C02816" w:rsidRPr="00D86EDA">
              <w:rPr>
                <w:rFonts w:ascii="Arial" w:hAnsi="Arial" w:cs="Arial"/>
              </w:rPr>
              <w:instrText xml:space="preserve"> XE "</w:instrText>
            </w:r>
            <w:r w:rsidR="00C02816" w:rsidRPr="00D86EDA">
              <w:rPr>
                <w:rFonts w:ascii="Arial" w:hAnsi="Arial" w:cs="Arial"/>
                <w:b/>
                <w:color w:val="000000" w:themeColor="text1"/>
                <w:sz w:val="24"/>
                <w:szCs w:val="24"/>
                <w:lang w:eastAsia="es-CL"/>
              </w:rPr>
              <w:instrText>Setralog</w:instrText>
            </w:r>
            <w:r w:rsidR="00C02816" w:rsidRPr="00D86EDA">
              <w:rPr>
                <w:rFonts w:ascii="Arial" w:hAnsi="Arial" w:cs="Arial"/>
                <w:b/>
                <w:color w:val="000000" w:themeColor="text1"/>
              </w:rPr>
              <w:instrText>:</w:instrText>
            </w:r>
            <w:r w:rsidR="00C02816" w:rsidRPr="00D86EDA">
              <w:rPr>
                <w:rFonts w:ascii="Arial" w:hAnsi="Arial" w:cs="Arial"/>
              </w:rPr>
              <w:instrText xml:space="preserve">Nombre de Cliente para proyecto APT" </w:instrText>
            </w:r>
            <w:r w:rsidR="00C02816" w:rsidRPr="00D86EDA">
              <w:rPr>
                <w:rFonts w:ascii="Arial" w:hAnsi="Arial" w:cs="Arial"/>
              </w:rPr>
              <w:fldChar w:fldCharType="end"/>
            </w:r>
            <w:r w:rsidR="00E272A2" w:rsidRPr="00D86EDA">
              <w:rPr>
                <w:rFonts w:ascii="Arial" w:hAnsi="Arial" w:cs="Arial"/>
              </w:rPr>
              <w:t>.</w:t>
            </w:r>
          </w:p>
          <w:p w14:paraId="3F093340" w14:textId="77777777" w:rsidR="002E767E" w:rsidRPr="00D86EDA" w:rsidRDefault="002E767E" w:rsidP="00B70CFC">
            <w:pPr>
              <w:spacing w:line="360" w:lineRule="auto"/>
              <w:jc w:val="both"/>
              <w:rPr>
                <w:rFonts w:ascii="Arial" w:hAnsi="Arial" w:cs="Arial"/>
              </w:rPr>
            </w:pPr>
          </w:p>
          <w:p w14:paraId="0A241784" w14:textId="77777777" w:rsidR="00E272A2" w:rsidRPr="00D86EDA" w:rsidRDefault="00E272A2" w:rsidP="00B70CFC">
            <w:pPr>
              <w:pStyle w:val="Subtituloproyecto"/>
              <w:spacing w:line="360" w:lineRule="auto"/>
              <w:rPr>
                <w:rFonts w:cs="Arial"/>
              </w:rPr>
            </w:pPr>
            <w:r w:rsidRPr="00D86EDA">
              <w:rPr>
                <w:rFonts w:cs="Arial"/>
              </w:rPr>
              <w:t>Objetivos específicos</w:t>
            </w:r>
          </w:p>
          <w:p w14:paraId="49F7A6F0" w14:textId="77777777" w:rsidR="00A94870" w:rsidRPr="00D86EDA" w:rsidRDefault="00A94870" w:rsidP="00B70CFC">
            <w:pPr>
              <w:spacing w:line="360" w:lineRule="auto"/>
              <w:jc w:val="both"/>
              <w:rPr>
                <w:rFonts w:ascii="Arial" w:hAnsi="Arial" w:cs="Arial"/>
              </w:rPr>
            </w:pPr>
            <w:r w:rsidRPr="00D86EDA">
              <w:rPr>
                <w:rFonts w:ascii="Arial" w:hAnsi="Arial" w:cs="Arial"/>
              </w:rPr>
              <w:t>Desarrollar una solución web integral que incluya un módulo de gestión de clientes, permitiendo registrar, actualizar y consultar información de manera eficiente y centralizada. Además, implementar un módulo autónomo para la creación, seguimiento y asignación de órdenes de transporte, optimizando estos procesos clave. La solución estará basada en la web, con almacenamiento y procesamiento de datos completamente en la nube, lo que garantizará escalabilidad, seguridad y eficiencia en la gestión de la información.</w:t>
            </w:r>
          </w:p>
          <w:p w14:paraId="672D38F6" w14:textId="3CCC12D0" w:rsidR="00835D16" w:rsidRPr="00D86EDA" w:rsidRDefault="00A94870" w:rsidP="00B70CFC">
            <w:pPr>
              <w:spacing w:line="360" w:lineRule="auto"/>
              <w:jc w:val="both"/>
              <w:rPr>
                <w:rFonts w:ascii="Arial" w:hAnsi="Arial" w:cs="Arial"/>
              </w:rPr>
            </w:pPr>
            <w:r w:rsidRPr="00D86EDA">
              <w:rPr>
                <w:rFonts w:ascii="Arial" w:hAnsi="Arial" w:cs="Arial"/>
              </w:rPr>
              <w:t>Adicionalmente, se proporcionará capacitación y soporte continuo a los usuarios para asegurar el uso óptimo y eficiente de la plataforma, mejorando la productividad y la calidad del servicio.</w:t>
            </w:r>
          </w:p>
          <w:p w14:paraId="295DFD83" w14:textId="0286F6B6" w:rsidR="36C3B248" w:rsidRPr="00D86EDA" w:rsidRDefault="36C3B248" w:rsidP="00B70CFC">
            <w:pPr>
              <w:spacing w:line="360" w:lineRule="auto"/>
              <w:rPr>
                <w:rFonts w:ascii="Arial" w:hAnsi="Arial" w:cs="Arial"/>
              </w:rPr>
            </w:pPr>
          </w:p>
          <w:p w14:paraId="752E6DAD" w14:textId="77777777" w:rsidR="00790C59" w:rsidRPr="00D86EDA" w:rsidRDefault="00790C59" w:rsidP="00B70CFC">
            <w:pPr>
              <w:spacing w:line="360" w:lineRule="auto"/>
              <w:rPr>
                <w:rFonts w:ascii="Arial" w:hAnsi="Arial" w:cs="Arial"/>
              </w:rPr>
            </w:pPr>
          </w:p>
          <w:p w14:paraId="039F4BCA" w14:textId="24FEA34E" w:rsidR="00695597" w:rsidRPr="00D86EDA" w:rsidRDefault="00695597" w:rsidP="00B70CFC">
            <w:pPr>
              <w:pStyle w:val="Subtituloproyecto"/>
              <w:spacing w:line="360" w:lineRule="auto"/>
              <w:rPr>
                <w:rFonts w:cs="Arial"/>
              </w:rPr>
            </w:pPr>
            <w:r w:rsidRPr="00D86EDA">
              <w:rPr>
                <w:rFonts w:cs="Arial"/>
              </w:rPr>
              <w:t>Factores de éxito del proyecto</w:t>
            </w:r>
          </w:p>
          <w:p w14:paraId="63F3D567" w14:textId="77777777" w:rsidR="004C62E2" w:rsidRPr="00D86EDA" w:rsidRDefault="004C62E2" w:rsidP="00B70CFC">
            <w:pPr>
              <w:spacing w:line="360" w:lineRule="auto"/>
              <w:rPr>
                <w:rFonts w:ascii="Arial" w:hAnsi="Arial" w:cs="Arial"/>
              </w:rPr>
            </w:pPr>
          </w:p>
          <w:p w14:paraId="5C5DA844" w14:textId="08A4A104" w:rsidR="002F6BA5" w:rsidRPr="00D86EDA" w:rsidRDefault="002F6BA5" w:rsidP="00B70CFC">
            <w:pPr>
              <w:spacing w:line="360" w:lineRule="auto"/>
              <w:rPr>
                <w:rFonts w:ascii="Arial" w:hAnsi="Arial" w:cs="Arial"/>
                <w:color w:val="000000" w:themeColor="text1"/>
                <w:szCs w:val="18"/>
              </w:rPr>
            </w:pPr>
            <w:r w:rsidRPr="00D86EDA">
              <w:rPr>
                <w:rFonts w:ascii="Arial" w:hAnsi="Arial" w:cs="Arial"/>
                <w:b/>
                <w:bCs/>
                <w:color w:val="000000" w:themeColor="text1"/>
                <w:szCs w:val="18"/>
              </w:rPr>
              <w:t>Facilidad de uso</w:t>
            </w:r>
            <w:r w:rsidRPr="00D86EDA">
              <w:rPr>
                <w:rFonts w:ascii="Arial" w:hAnsi="Arial" w:cs="Arial"/>
                <w:color w:val="000000" w:themeColor="text1"/>
                <w:szCs w:val="18"/>
              </w:rPr>
              <w:t xml:space="preserve">: </w:t>
            </w:r>
            <w:r w:rsidR="000552BB" w:rsidRPr="00D86EDA">
              <w:rPr>
                <w:rFonts w:ascii="Arial" w:hAnsi="Arial" w:cs="Arial"/>
                <w:color w:val="000000" w:themeColor="text1"/>
                <w:szCs w:val="18"/>
              </w:rPr>
              <w:t>Una interfaz sencilla e intuitiva para usuarios y clientes.</w:t>
            </w:r>
          </w:p>
          <w:p w14:paraId="22F9936A" w14:textId="23DE74CE" w:rsidR="000552BB" w:rsidRPr="00D86EDA" w:rsidRDefault="009D30D8" w:rsidP="00B70CFC">
            <w:pPr>
              <w:spacing w:line="360" w:lineRule="auto"/>
              <w:rPr>
                <w:rFonts w:ascii="Arial" w:hAnsi="Arial" w:cs="Arial"/>
                <w:color w:val="000000" w:themeColor="text1"/>
                <w:szCs w:val="18"/>
              </w:rPr>
            </w:pPr>
            <w:r w:rsidRPr="00D86EDA">
              <w:rPr>
                <w:rFonts w:ascii="Arial" w:hAnsi="Arial" w:cs="Arial"/>
                <w:b/>
                <w:bCs/>
                <w:color w:val="000000" w:themeColor="text1"/>
                <w:szCs w:val="18"/>
              </w:rPr>
              <w:lastRenderedPageBreak/>
              <w:t>Confiable:</w:t>
            </w:r>
            <w:r w:rsidRPr="00D86EDA">
              <w:rPr>
                <w:rFonts w:ascii="Arial" w:hAnsi="Arial" w:cs="Arial"/>
                <w:color w:val="000000" w:themeColor="text1"/>
                <w:szCs w:val="18"/>
              </w:rPr>
              <w:t xml:space="preserve"> sistema estable y sin interrupciones.</w:t>
            </w:r>
          </w:p>
          <w:p w14:paraId="635D6547" w14:textId="7634D180" w:rsidR="00EE2384" w:rsidRPr="00D86EDA" w:rsidRDefault="00EE2384" w:rsidP="00B70CFC">
            <w:pPr>
              <w:spacing w:line="360" w:lineRule="auto"/>
              <w:rPr>
                <w:rFonts w:ascii="Arial" w:hAnsi="Arial" w:cs="Arial"/>
                <w:color w:val="000000" w:themeColor="text1"/>
                <w:szCs w:val="18"/>
              </w:rPr>
            </w:pPr>
            <w:r w:rsidRPr="00D86EDA">
              <w:rPr>
                <w:rFonts w:ascii="Arial" w:hAnsi="Arial" w:cs="Arial"/>
                <w:b/>
                <w:bCs/>
                <w:color w:val="000000" w:themeColor="text1"/>
                <w:szCs w:val="18"/>
              </w:rPr>
              <w:t>Escalabilidad:</w:t>
            </w:r>
            <w:r w:rsidRPr="00D86EDA">
              <w:rPr>
                <w:rFonts w:ascii="Arial" w:hAnsi="Arial" w:cs="Arial"/>
                <w:color w:val="000000" w:themeColor="text1"/>
                <w:szCs w:val="18"/>
              </w:rPr>
              <w:t xml:space="preserve"> capacidad de crecer bajo demanda.</w:t>
            </w:r>
          </w:p>
          <w:p w14:paraId="4BAC0C1E" w14:textId="23FCC5A0" w:rsidR="00F215D6" w:rsidRPr="00D86EDA" w:rsidRDefault="00F215D6" w:rsidP="00B70CFC">
            <w:pPr>
              <w:spacing w:line="360" w:lineRule="auto"/>
              <w:rPr>
                <w:rFonts w:ascii="Arial" w:hAnsi="Arial" w:cs="Arial"/>
                <w:color w:val="000000" w:themeColor="text1"/>
                <w:szCs w:val="18"/>
              </w:rPr>
            </w:pPr>
            <w:r w:rsidRPr="00D86EDA">
              <w:rPr>
                <w:rFonts w:ascii="Arial" w:hAnsi="Arial" w:cs="Arial"/>
                <w:b/>
                <w:bCs/>
                <w:color w:val="000000" w:themeColor="text1"/>
                <w:szCs w:val="18"/>
              </w:rPr>
              <w:t xml:space="preserve">Capacitación: </w:t>
            </w:r>
            <w:r w:rsidRPr="00D86EDA">
              <w:rPr>
                <w:rFonts w:ascii="Arial" w:hAnsi="Arial" w:cs="Arial"/>
                <w:color w:val="000000" w:themeColor="text1"/>
                <w:szCs w:val="18"/>
              </w:rPr>
              <w:t>los usuarios serán capacitados para el uso de</w:t>
            </w:r>
            <w:r w:rsidR="00CC305E" w:rsidRPr="00D86EDA">
              <w:rPr>
                <w:rFonts w:ascii="Arial" w:hAnsi="Arial" w:cs="Arial"/>
                <w:color w:val="000000" w:themeColor="text1"/>
                <w:szCs w:val="18"/>
              </w:rPr>
              <w:t>l aplicativo.</w:t>
            </w:r>
          </w:p>
          <w:p w14:paraId="471A1CEE" w14:textId="2D1664D9" w:rsidR="00CC305E" w:rsidRPr="00D86EDA" w:rsidRDefault="00CC305E" w:rsidP="00B70CFC">
            <w:pPr>
              <w:spacing w:line="360" w:lineRule="auto"/>
              <w:rPr>
                <w:rFonts w:ascii="Arial" w:hAnsi="Arial" w:cs="Arial"/>
                <w:color w:val="000000" w:themeColor="text1"/>
                <w:szCs w:val="18"/>
              </w:rPr>
            </w:pPr>
            <w:r w:rsidRPr="00D86EDA">
              <w:rPr>
                <w:rFonts w:ascii="Arial" w:hAnsi="Arial" w:cs="Arial"/>
                <w:b/>
                <w:bCs/>
                <w:color w:val="000000" w:themeColor="text1"/>
                <w:szCs w:val="18"/>
              </w:rPr>
              <w:t>Costo:</w:t>
            </w:r>
            <w:r w:rsidRPr="00D86EDA">
              <w:rPr>
                <w:rFonts w:ascii="Arial" w:hAnsi="Arial" w:cs="Arial"/>
                <w:color w:val="000000" w:themeColor="text1"/>
                <w:szCs w:val="18"/>
              </w:rPr>
              <w:t xml:space="preserve"> </w:t>
            </w:r>
            <w:r w:rsidR="00843BF7" w:rsidRPr="00D86EDA">
              <w:rPr>
                <w:rFonts w:ascii="Arial" w:hAnsi="Arial" w:cs="Arial"/>
                <w:color w:val="000000" w:themeColor="text1"/>
                <w:szCs w:val="18"/>
              </w:rPr>
              <w:t>cumple con el presupuesto establecido.</w:t>
            </w:r>
          </w:p>
          <w:p w14:paraId="412C4016" w14:textId="3DB8C189" w:rsidR="00843BF7" w:rsidRPr="00D86EDA" w:rsidRDefault="0079682B" w:rsidP="00B70CFC">
            <w:pPr>
              <w:spacing w:line="360" w:lineRule="auto"/>
              <w:rPr>
                <w:rFonts w:ascii="Arial" w:hAnsi="Arial" w:cs="Arial"/>
                <w:color w:val="000000" w:themeColor="text1"/>
                <w:szCs w:val="18"/>
              </w:rPr>
            </w:pPr>
            <w:r w:rsidRPr="00D86EDA">
              <w:rPr>
                <w:rFonts w:ascii="Arial" w:hAnsi="Arial" w:cs="Arial"/>
                <w:b/>
                <w:bCs/>
                <w:color w:val="000000" w:themeColor="text1"/>
                <w:szCs w:val="18"/>
              </w:rPr>
              <w:t xml:space="preserve">Valor </w:t>
            </w:r>
            <w:r w:rsidR="00B038C7" w:rsidRPr="00D86EDA">
              <w:rPr>
                <w:rFonts w:ascii="Arial" w:hAnsi="Arial" w:cs="Arial"/>
                <w:b/>
                <w:bCs/>
                <w:color w:val="000000" w:themeColor="text1"/>
                <w:szCs w:val="18"/>
              </w:rPr>
              <w:t>percibido</w:t>
            </w:r>
            <w:r w:rsidRPr="00D86EDA">
              <w:rPr>
                <w:rFonts w:ascii="Arial" w:hAnsi="Arial" w:cs="Arial"/>
                <w:b/>
                <w:bCs/>
                <w:color w:val="000000" w:themeColor="text1"/>
                <w:szCs w:val="18"/>
              </w:rPr>
              <w:t>:</w:t>
            </w:r>
            <w:r w:rsidRPr="00D86EDA">
              <w:rPr>
                <w:rFonts w:ascii="Arial" w:hAnsi="Arial" w:cs="Arial"/>
                <w:color w:val="000000" w:themeColor="text1"/>
                <w:szCs w:val="18"/>
              </w:rPr>
              <w:t xml:space="preserve"> el sistema permite ahorrar tiempo</w:t>
            </w:r>
            <w:r w:rsidR="00BB667D" w:rsidRPr="00D86EDA">
              <w:rPr>
                <w:rFonts w:ascii="Arial" w:hAnsi="Arial" w:cs="Arial"/>
                <w:color w:val="000000" w:themeColor="text1"/>
                <w:szCs w:val="18"/>
              </w:rPr>
              <w:t>, disminuir errores y aumenta</w:t>
            </w:r>
            <w:r w:rsidR="00BC78D4" w:rsidRPr="00D86EDA">
              <w:rPr>
                <w:rFonts w:ascii="Arial" w:hAnsi="Arial" w:cs="Arial"/>
                <w:color w:val="000000" w:themeColor="text1"/>
                <w:szCs w:val="18"/>
              </w:rPr>
              <w:t>r</w:t>
            </w:r>
            <w:r w:rsidR="00BB667D" w:rsidRPr="00D86EDA">
              <w:rPr>
                <w:rFonts w:ascii="Arial" w:hAnsi="Arial" w:cs="Arial"/>
                <w:color w:val="000000" w:themeColor="text1"/>
                <w:szCs w:val="18"/>
              </w:rPr>
              <w:t xml:space="preserve"> la satisfacción del cliente</w:t>
            </w:r>
            <w:r w:rsidR="00ED7113" w:rsidRPr="00D86EDA">
              <w:rPr>
                <w:rFonts w:ascii="Arial" w:hAnsi="Arial" w:cs="Arial"/>
                <w:color w:val="000000" w:themeColor="text1"/>
                <w:szCs w:val="18"/>
              </w:rPr>
              <w:t>.</w:t>
            </w:r>
          </w:p>
          <w:p w14:paraId="65039F4F" w14:textId="3DBB9EF1" w:rsidR="00ED7113" w:rsidRPr="00D86EDA" w:rsidRDefault="00ED7113" w:rsidP="00B70CFC">
            <w:pPr>
              <w:spacing w:line="360" w:lineRule="auto"/>
              <w:rPr>
                <w:rFonts w:ascii="Arial" w:hAnsi="Arial" w:cs="Arial"/>
                <w:color w:val="000000" w:themeColor="text1"/>
                <w:szCs w:val="18"/>
              </w:rPr>
            </w:pPr>
            <w:r w:rsidRPr="00D86EDA">
              <w:rPr>
                <w:rFonts w:ascii="Arial" w:hAnsi="Arial" w:cs="Arial"/>
                <w:b/>
                <w:bCs/>
                <w:color w:val="000000" w:themeColor="text1"/>
                <w:szCs w:val="18"/>
              </w:rPr>
              <w:t>Tecnología</w:t>
            </w:r>
            <w:r w:rsidRPr="00D86EDA">
              <w:rPr>
                <w:rFonts w:ascii="Arial" w:hAnsi="Arial" w:cs="Arial"/>
                <w:color w:val="000000" w:themeColor="text1"/>
                <w:szCs w:val="18"/>
              </w:rPr>
              <w:t>: el sistema utiliza tecnologías actuales, estables y con amplia documentación de soporte.</w:t>
            </w:r>
          </w:p>
          <w:p w14:paraId="18CC0A94" w14:textId="4B1E78A2" w:rsidR="000D5D88" w:rsidRPr="00D86EDA" w:rsidRDefault="000D5D88" w:rsidP="00B70CFC">
            <w:pPr>
              <w:spacing w:line="360" w:lineRule="auto"/>
              <w:rPr>
                <w:rFonts w:ascii="Arial" w:hAnsi="Arial" w:cs="Arial"/>
                <w:color w:val="000000" w:themeColor="text1"/>
                <w:szCs w:val="18"/>
              </w:rPr>
            </w:pPr>
            <w:r w:rsidRPr="00D86EDA">
              <w:rPr>
                <w:rFonts w:ascii="Arial" w:hAnsi="Arial" w:cs="Arial"/>
                <w:b/>
                <w:bCs/>
                <w:color w:val="000000" w:themeColor="text1"/>
                <w:szCs w:val="18"/>
              </w:rPr>
              <w:t>Metodología de desarrollo:</w:t>
            </w:r>
            <w:r w:rsidRPr="00D86EDA">
              <w:rPr>
                <w:rFonts w:ascii="Arial" w:hAnsi="Arial" w:cs="Arial"/>
                <w:color w:val="000000" w:themeColor="text1"/>
                <w:szCs w:val="18"/>
              </w:rPr>
              <w:t xml:space="preserve"> </w:t>
            </w:r>
            <w:r w:rsidR="003B4D7E" w:rsidRPr="00D86EDA">
              <w:rPr>
                <w:rFonts w:ascii="Arial" w:hAnsi="Arial" w:cs="Arial"/>
                <w:color w:val="000000" w:themeColor="text1"/>
                <w:szCs w:val="18"/>
              </w:rPr>
              <w:t xml:space="preserve">Se </w:t>
            </w:r>
            <w:r w:rsidR="007D712C" w:rsidRPr="00D86EDA">
              <w:rPr>
                <w:rFonts w:ascii="Arial" w:hAnsi="Arial" w:cs="Arial"/>
                <w:color w:val="000000" w:themeColor="text1"/>
                <w:szCs w:val="18"/>
              </w:rPr>
              <w:t>utilizará</w:t>
            </w:r>
            <w:r w:rsidR="003B4D7E" w:rsidRPr="00D86EDA">
              <w:rPr>
                <w:rFonts w:ascii="Arial" w:hAnsi="Arial" w:cs="Arial"/>
                <w:color w:val="000000" w:themeColor="text1"/>
                <w:szCs w:val="18"/>
              </w:rPr>
              <w:t xml:space="preserve"> metodología Agile Scrum que permite </w:t>
            </w:r>
            <w:r w:rsidR="007D712C" w:rsidRPr="00D86EDA">
              <w:rPr>
                <w:rFonts w:ascii="Arial" w:hAnsi="Arial" w:cs="Arial"/>
                <w:color w:val="000000" w:themeColor="text1"/>
                <w:szCs w:val="18"/>
              </w:rPr>
              <w:t>entregas</w:t>
            </w:r>
            <w:r w:rsidR="003B4D7E" w:rsidRPr="00D86EDA">
              <w:rPr>
                <w:rFonts w:ascii="Arial" w:hAnsi="Arial" w:cs="Arial"/>
                <w:color w:val="000000" w:themeColor="text1"/>
                <w:szCs w:val="18"/>
              </w:rPr>
              <w:t xml:space="preserve"> parcializadas </w:t>
            </w:r>
            <w:r w:rsidR="00D042B7" w:rsidRPr="00D86EDA">
              <w:rPr>
                <w:rFonts w:ascii="Arial" w:hAnsi="Arial" w:cs="Arial"/>
                <w:color w:val="000000" w:themeColor="text1"/>
                <w:szCs w:val="18"/>
              </w:rPr>
              <w:t>e</w:t>
            </w:r>
            <w:r w:rsidR="003B4D7E" w:rsidRPr="00D86EDA">
              <w:rPr>
                <w:rFonts w:ascii="Arial" w:hAnsi="Arial" w:cs="Arial"/>
                <w:color w:val="000000" w:themeColor="text1"/>
                <w:szCs w:val="18"/>
              </w:rPr>
              <w:t xml:space="preserve"> </w:t>
            </w:r>
            <w:r w:rsidR="007D712C" w:rsidRPr="00D86EDA">
              <w:rPr>
                <w:rFonts w:ascii="Arial" w:hAnsi="Arial" w:cs="Arial"/>
                <w:color w:val="000000" w:themeColor="text1"/>
                <w:szCs w:val="18"/>
              </w:rPr>
              <w:t>implementando mejora continua.</w:t>
            </w:r>
          </w:p>
          <w:p w14:paraId="0F151D28" w14:textId="77777777" w:rsidR="00835D16" w:rsidRPr="00D86EDA" w:rsidRDefault="00835D16" w:rsidP="00B70CFC">
            <w:pPr>
              <w:spacing w:line="360" w:lineRule="auto"/>
              <w:rPr>
                <w:rFonts w:ascii="Arial" w:hAnsi="Arial" w:cs="Arial"/>
              </w:rPr>
            </w:pPr>
          </w:p>
          <w:p w14:paraId="5B5306C6" w14:textId="77777777" w:rsidR="00790C59" w:rsidRPr="00D86EDA" w:rsidRDefault="00790C59" w:rsidP="00B70CFC">
            <w:pPr>
              <w:spacing w:line="360" w:lineRule="auto"/>
              <w:rPr>
                <w:rFonts w:ascii="Arial" w:hAnsi="Arial" w:cs="Arial"/>
              </w:rPr>
            </w:pPr>
          </w:p>
          <w:p w14:paraId="46485816" w14:textId="77777777" w:rsidR="00790C59" w:rsidRPr="00D86EDA" w:rsidRDefault="00790C59" w:rsidP="00B70CFC">
            <w:pPr>
              <w:spacing w:line="360" w:lineRule="auto"/>
              <w:rPr>
                <w:rFonts w:ascii="Arial" w:hAnsi="Arial" w:cs="Arial"/>
              </w:rPr>
            </w:pPr>
          </w:p>
          <w:p w14:paraId="17051244" w14:textId="77777777" w:rsidR="00790C59" w:rsidRPr="00D86EDA" w:rsidRDefault="00790C59" w:rsidP="00B70CFC">
            <w:pPr>
              <w:spacing w:line="360" w:lineRule="auto"/>
              <w:rPr>
                <w:rFonts w:ascii="Arial" w:hAnsi="Arial" w:cs="Arial"/>
              </w:rPr>
            </w:pPr>
          </w:p>
          <w:p w14:paraId="1AAF27C9" w14:textId="77777777" w:rsidR="00790C59" w:rsidRPr="00D86EDA" w:rsidRDefault="00790C59" w:rsidP="00B70CFC">
            <w:pPr>
              <w:spacing w:line="360" w:lineRule="auto"/>
              <w:rPr>
                <w:rFonts w:ascii="Arial" w:hAnsi="Arial" w:cs="Arial"/>
              </w:rPr>
            </w:pPr>
          </w:p>
          <w:p w14:paraId="348BFBE2" w14:textId="77777777" w:rsidR="00790C59" w:rsidRPr="00D86EDA" w:rsidRDefault="00790C59" w:rsidP="00B70CFC">
            <w:pPr>
              <w:spacing w:line="360" w:lineRule="auto"/>
              <w:rPr>
                <w:rFonts w:ascii="Arial" w:hAnsi="Arial" w:cs="Arial"/>
              </w:rPr>
            </w:pPr>
          </w:p>
          <w:p w14:paraId="478DB41D" w14:textId="77777777" w:rsidR="00790C59" w:rsidRPr="00D86EDA" w:rsidRDefault="00790C59" w:rsidP="00B70CFC">
            <w:pPr>
              <w:spacing w:line="360" w:lineRule="auto"/>
              <w:rPr>
                <w:rFonts w:ascii="Arial" w:hAnsi="Arial" w:cs="Arial"/>
              </w:rPr>
            </w:pPr>
          </w:p>
          <w:p w14:paraId="474678A6" w14:textId="74A470FC" w:rsidR="00835D16" w:rsidRPr="00D86EDA" w:rsidRDefault="00DD2B85" w:rsidP="00B70CFC">
            <w:pPr>
              <w:spacing w:line="360" w:lineRule="auto"/>
              <w:rPr>
                <w:rFonts w:ascii="Arial" w:hAnsi="Arial" w:cs="Arial"/>
              </w:rPr>
            </w:pPr>
            <w:r w:rsidRPr="00D86EDA">
              <w:rPr>
                <w:rFonts w:ascii="Arial" w:hAnsi="Arial" w:cs="Arial"/>
              </w:rPr>
              <w:t>Interesados claves</w:t>
            </w:r>
          </w:p>
          <w:p w14:paraId="183AB100" w14:textId="77777777" w:rsidR="00835D16" w:rsidRPr="00D86EDA" w:rsidRDefault="00835D16" w:rsidP="00B70CFC">
            <w:pPr>
              <w:spacing w:line="360" w:lineRule="auto"/>
              <w:rPr>
                <w:rFonts w:ascii="Arial" w:hAnsi="Arial" w:cs="Arial"/>
              </w:rPr>
            </w:pPr>
          </w:p>
          <w:tbl>
            <w:tblPr>
              <w:tblStyle w:val="Tablaconcuadrcula"/>
              <w:tblW w:w="0" w:type="auto"/>
              <w:tblLook w:val="04A0" w:firstRow="1" w:lastRow="0" w:firstColumn="1" w:lastColumn="0" w:noHBand="0" w:noVBand="1"/>
            </w:tblPr>
            <w:tblGrid>
              <w:gridCol w:w="4301"/>
              <w:gridCol w:w="4301"/>
            </w:tblGrid>
            <w:tr w:rsidR="00446C15" w:rsidRPr="00D86EDA" w14:paraId="0F922EBF" w14:textId="77777777" w:rsidTr="00FC53EC">
              <w:tc>
                <w:tcPr>
                  <w:tcW w:w="4301" w:type="dxa"/>
                  <w:vAlign w:val="center"/>
                </w:tcPr>
                <w:p w14:paraId="3464C615" w14:textId="4753BCD5" w:rsidR="00446C15" w:rsidRPr="00D86EDA" w:rsidRDefault="00F8280D" w:rsidP="00B70CFC">
                  <w:pPr>
                    <w:spacing w:line="360" w:lineRule="auto"/>
                    <w:rPr>
                      <w:rFonts w:ascii="Arial" w:hAnsi="Arial" w:cs="Arial"/>
                      <w:b/>
                      <w:bCs/>
                    </w:rPr>
                  </w:pPr>
                  <w:r w:rsidRPr="00D86EDA">
                    <w:rPr>
                      <w:rFonts w:ascii="Arial" w:hAnsi="Arial" w:cs="Arial"/>
                      <w:b/>
                      <w:bCs/>
                    </w:rPr>
                    <w:t>Rol</w:t>
                  </w:r>
                  <w:r w:rsidR="00CD2E25" w:rsidRPr="00D86EDA">
                    <w:rPr>
                      <w:rFonts w:ascii="Arial" w:hAnsi="Arial" w:cs="Arial"/>
                      <w:b/>
                      <w:bCs/>
                    </w:rPr>
                    <w:fldChar w:fldCharType="begin"/>
                  </w:r>
                  <w:r w:rsidR="00CD2E25" w:rsidRPr="00D86EDA">
                    <w:rPr>
                      <w:rFonts w:ascii="Arial" w:hAnsi="Arial" w:cs="Arial"/>
                    </w:rPr>
                    <w:instrText xml:space="preserve"> XE "</w:instrText>
                  </w:r>
                  <w:r w:rsidR="00CD2E25" w:rsidRPr="00D86EDA">
                    <w:rPr>
                      <w:rFonts w:ascii="Arial" w:hAnsi="Arial" w:cs="Arial"/>
                      <w:b/>
                      <w:color w:val="000000" w:themeColor="text1"/>
                      <w:sz w:val="24"/>
                      <w:szCs w:val="24"/>
                      <w:lang w:eastAsia="es-CL"/>
                    </w:rPr>
                    <w:instrText>Rol</w:instrText>
                  </w:r>
                  <w:r w:rsidR="00CD2E25" w:rsidRPr="00D86EDA">
                    <w:rPr>
                      <w:rFonts w:ascii="Arial" w:hAnsi="Arial" w:cs="Arial"/>
                      <w:b/>
                      <w:color w:val="000000" w:themeColor="text1"/>
                    </w:rPr>
                    <w:instrText>:</w:instrText>
                  </w:r>
                  <w:r w:rsidR="00CD2E25" w:rsidRPr="00D86EDA">
                    <w:rPr>
                      <w:rFonts w:ascii="Arial" w:hAnsi="Arial" w:cs="Arial"/>
                    </w:rPr>
                    <w:instrText xml:space="preserve">Funciones que debe realizar una determinada persona en su entorno laboral" </w:instrText>
                  </w:r>
                  <w:r w:rsidR="00CD2E25" w:rsidRPr="00D86EDA">
                    <w:rPr>
                      <w:rFonts w:ascii="Arial" w:hAnsi="Arial" w:cs="Arial"/>
                      <w:b/>
                      <w:bCs/>
                    </w:rPr>
                    <w:fldChar w:fldCharType="end"/>
                  </w:r>
                  <w:r w:rsidRPr="00D86EDA">
                    <w:rPr>
                      <w:rFonts w:ascii="Arial" w:hAnsi="Arial" w:cs="Arial"/>
                      <w:b/>
                      <w:bCs/>
                    </w:rPr>
                    <w:t xml:space="preserve"> asignado</w:t>
                  </w:r>
                </w:p>
              </w:tc>
              <w:tc>
                <w:tcPr>
                  <w:tcW w:w="4301" w:type="dxa"/>
                  <w:vAlign w:val="center"/>
                </w:tcPr>
                <w:p w14:paraId="190FD605" w14:textId="0E00292B" w:rsidR="00446C15" w:rsidRPr="00D86EDA" w:rsidRDefault="00F8280D" w:rsidP="00B70CFC">
                  <w:pPr>
                    <w:spacing w:line="360" w:lineRule="auto"/>
                    <w:rPr>
                      <w:rFonts w:ascii="Arial" w:hAnsi="Arial" w:cs="Arial"/>
                      <w:b/>
                      <w:bCs/>
                    </w:rPr>
                  </w:pPr>
                  <w:r w:rsidRPr="00D86EDA">
                    <w:rPr>
                      <w:rFonts w:ascii="Arial" w:hAnsi="Arial" w:cs="Arial"/>
                      <w:b/>
                      <w:bCs/>
                    </w:rPr>
                    <w:t>Nombre</w:t>
                  </w:r>
                </w:p>
              </w:tc>
            </w:tr>
            <w:tr w:rsidR="00446C15" w:rsidRPr="00D86EDA" w14:paraId="0F392340" w14:textId="77777777" w:rsidTr="00F8280D">
              <w:tc>
                <w:tcPr>
                  <w:tcW w:w="4301" w:type="dxa"/>
                  <w:vAlign w:val="center"/>
                </w:tcPr>
                <w:p w14:paraId="76182050" w14:textId="0815BADB" w:rsidR="00446C15" w:rsidRPr="00D86EDA" w:rsidRDefault="00446C15" w:rsidP="00B70CFC">
                  <w:pPr>
                    <w:spacing w:line="360" w:lineRule="auto"/>
                    <w:rPr>
                      <w:rFonts w:ascii="Arial" w:hAnsi="Arial" w:cs="Arial"/>
                    </w:rPr>
                  </w:pPr>
                  <w:r w:rsidRPr="00D86EDA">
                    <w:rPr>
                      <w:rFonts w:ascii="Arial" w:hAnsi="Arial" w:cs="Arial"/>
                    </w:rPr>
                    <w:t>Cliente</w:t>
                  </w:r>
                </w:p>
              </w:tc>
              <w:tc>
                <w:tcPr>
                  <w:tcW w:w="4301" w:type="dxa"/>
                  <w:vAlign w:val="center"/>
                </w:tcPr>
                <w:p w14:paraId="169C8F7B" w14:textId="34D175AE" w:rsidR="00446C15" w:rsidRPr="00D86EDA" w:rsidRDefault="00446C15" w:rsidP="00B70CFC">
                  <w:pPr>
                    <w:spacing w:line="360" w:lineRule="auto"/>
                    <w:jc w:val="center"/>
                    <w:rPr>
                      <w:rFonts w:ascii="Arial" w:hAnsi="Arial" w:cs="Arial"/>
                    </w:rPr>
                  </w:pPr>
                  <w:r w:rsidRPr="00D86EDA">
                    <w:rPr>
                      <w:rFonts w:ascii="Arial" w:hAnsi="Arial" w:cs="Arial"/>
                    </w:rPr>
                    <w:t xml:space="preserve">Patricia </w:t>
                  </w:r>
                  <w:r w:rsidR="00615152" w:rsidRPr="00D86EDA">
                    <w:rPr>
                      <w:rFonts w:ascii="Arial" w:hAnsi="Arial" w:cs="Arial"/>
                    </w:rPr>
                    <w:t>González</w:t>
                  </w:r>
                  <w:r w:rsidRPr="00D86EDA">
                    <w:rPr>
                      <w:rFonts w:ascii="Arial" w:hAnsi="Arial" w:cs="Arial"/>
                    </w:rPr>
                    <w:t xml:space="preserve"> / Setralog</w:t>
                  </w:r>
                  <w:r w:rsidR="00C02816" w:rsidRPr="00D86EDA">
                    <w:rPr>
                      <w:rFonts w:ascii="Arial" w:hAnsi="Arial" w:cs="Arial"/>
                    </w:rPr>
                    <w:fldChar w:fldCharType="begin"/>
                  </w:r>
                  <w:r w:rsidR="00C02816" w:rsidRPr="00D86EDA">
                    <w:rPr>
                      <w:rFonts w:ascii="Arial" w:hAnsi="Arial" w:cs="Arial"/>
                    </w:rPr>
                    <w:instrText xml:space="preserve"> XE "</w:instrText>
                  </w:r>
                  <w:r w:rsidR="00C02816" w:rsidRPr="00D86EDA">
                    <w:rPr>
                      <w:rFonts w:ascii="Arial" w:hAnsi="Arial" w:cs="Arial"/>
                      <w:b/>
                      <w:color w:val="000000" w:themeColor="text1"/>
                      <w:sz w:val="24"/>
                      <w:szCs w:val="24"/>
                      <w:lang w:eastAsia="es-CL"/>
                    </w:rPr>
                    <w:instrText>Setralog</w:instrText>
                  </w:r>
                  <w:r w:rsidR="00C02816" w:rsidRPr="00D86EDA">
                    <w:rPr>
                      <w:rFonts w:ascii="Arial" w:hAnsi="Arial" w:cs="Arial"/>
                      <w:b/>
                      <w:color w:val="000000" w:themeColor="text1"/>
                    </w:rPr>
                    <w:instrText>:</w:instrText>
                  </w:r>
                  <w:r w:rsidR="00C02816" w:rsidRPr="00D86EDA">
                    <w:rPr>
                      <w:rFonts w:ascii="Arial" w:hAnsi="Arial" w:cs="Arial"/>
                    </w:rPr>
                    <w:instrText xml:space="preserve">Nombre de Cliente para proyecto APT" </w:instrText>
                  </w:r>
                  <w:r w:rsidR="00C02816" w:rsidRPr="00D86EDA">
                    <w:rPr>
                      <w:rFonts w:ascii="Arial" w:hAnsi="Arial" w:cs="Arial"/>
                    </w:rPr>
                    <w:fldChar w:fldCharType="end"/>
                  </w:r>
                </w:p>
              </w:tc>
            </w:tr>
            <w:tr w:rsidR="00446C15" w:rsidRPr="00D86EDA" w14:paraId="03A89386" w14:textId="77777777" w:rsidTr="00F8280D">
              <w:tc>
                <w:tcPr>
                  <w:tcW w:w="4301" w:type="dxa"/>
                  <w:vAlign w:val="center"/>
                </w:tcPr>
                <w:p w14:paraId="1E09FF41" w14:textId="7EC98F60" w:rsidR="00446C15" w:rsidRPr="00D86EDA" w:rsidRDefault="00446C15" w:rsidP="00B70CFC">
                  <w:pPr>
                    <w:spacing w:line="360" w:lineRule="auto"/>
                    <w:rPr>
                      <w:rFonts w:ascii="Arial" w:hAnsi="Arial" w:cs="Arial"/>
                    </w:rPr>
                  </w:pPr>
                  <w:r w:rsidRPr="00D86EDA">
                    <w:rPr>
                      <w:rFonts w:ascii="Arial" w:hAnsi="Arial" w:cs="Arial"/>
                    </w:rPr>
                    <w:t xml:space="preserve">Product </w:t>
                  </w:r>
                  <w:proofErr w:type="spellStart"/>
                  <w:r w:rsidRPr="00D86EDA">
                    <w:rPr>
                      <w:rFonts w:ascii="Arial" w:hAnsi="Arial" w:cs="Arial"/>
                    </w:rPr>
                    <w:t>owner</w:t>
                  </w:r>
                  <w:proofErr w:type="spellEnd"/>
                  <w:r w:rsidRPr="00D86EDA">
                    <w:rPr>
                      <w:rFonts w:ascii="Arial" w:hAnsi="Arial" w:cs="Arial"/>
                    </w:rPr>
                    <w:t xml:space="preserve"> / jefe de proyecto</w:t>
                  </w:r>
                </w:p>
              </w:tc>
              <w:tc>
                <w:tcPr>
                  <w:tcW w:w="4301" w:type="dxa"/>
                  <w:vAlign w:val="center"/>
                </w:tcPr>
                <w:p w14:paraId="00923284" w14:textId="36898E0F" w:rsidR="00446C15" w:rsidRPr="00D86EDA" w:rsidRDefault="00CE0334" w:rsidP="00B70CFC">
                  <w:pPr>
                    <w:spacing w:line="360" w:lineRule="auto"/>
                    <w:jc w:val="center"/>
                    <w:rPr>
                      <w:rFonts w:ascii="Arial" w:hAnsi="Arial" w:cs="Arial"/>
                    </w:rPr>
                  </w:pPr>
                  <w:r w:rsidRPr="00D86EDA">
                    <w:rPr>
                      <w:rFonts w:ascii="Arial" w:hAnsi="Arial" w:cs="Arial"/>
                    </w:rPr>
                    <w:t>Jonatan Sandoval</w:t>
                  </w:r>
                </w:p>
              </w:tc>
            </w:tr>
            <w:tr w:rsidR="00446C15" w:rsidRPr="00D86EDA" w14:paraId="18DA9478" w14:textId="77777777" w:rsidTr="00F8280D">
              <w:tc>
                <w:tcPr>
                  <w:tcW w:w="4301" w:type="dxa"/>
                  <w:vAlign w:val="center"/>
                </w:tcPr>
                <w:p w14:paraId="75303D8A" w14:textId="4B98386E" w:rsidR="00446C15" w:rsidRPr="00D86EDA" w:rsidRDefault="00A615A1" w:rsidP="00B70CFC">
                  <w:pPr>
                    <w:spacing w:line="360" w:lineRule="auto"/>
                    <w:rPr>
                      <w:rFonts w:ascii="Arial" w:hAnsi="Arial" w:cs="Arial"/>
                    </w:rPr>
                  </w:pPr>
                  <w:r w:rsidRPr="00D86EDA">
                    <w:rPr>
                      <w:rFonts w:ascii="Arial" w:hAnsi="Arial" w:cs="Arial"/>
                    </w:rPr>
                    <w:t xml:space="preserve">Scrum </w:t>
                  </w:r>
                  <w:r w:rsidR="4B84EEC9" w:rsidRPr="00D86EDA">
                    <w:rPr>
                      <w:rFonts w:ascii="Arial" w:hAnsi="Arial" w:cs="Arial"/>
                    </w:rPr>
                    <w:t>Máster</w:t>
                  </w:r>
                  <w:r w:rsidR="00C02816" w:rsidRPr="00D86EDA">
                    <w:rPr>
                      <w:rFonts w:ascii="Arial" w:hAnsi="Arial" w:cs="Arial"/>
                    </w:rPr>
                    <w:fldChar w:fldCharType="begin"/>
                  </w:r>
                  <w:r w:rsidR="00C02816" w:rsidRPr="00D86EDA">
                    <w:rPr>
                      <w:rFonts w:ascii="Arial" w:hAnsi="Arial" w:cs="Arial"/>
                    </w:rPr>
                    <w:instrText xml:space="preserve"> XE "</w:instrText>
                  </w:r>
                  <w:r w:rsidR="00C02816" w:rsidRPr="00D86EDA">
                    <w:rPr>
                      <w:rFonts w:ascii="Arial" w:hAnsi="Arial" w:cs="Arial"/>
                      <w:b/>
                      <w:color w:val="000000" w:themeColor="text1"/>
                      <w:sz w:val="24"/>
                      <w:szCs w:val="24"/>
                      <w:lang w:eastAsia="es-CL"/>
                    </w:rPr>
                    <w:instrText>Scrum Master</w:instrText>
                  </w:r>
                  <w:r w:rsidR="00C02816" w:rsidRPr="00D86EDA">
                    <w:rPr>
                      <w:rFonts w:ascii="Arial" w:hAnsi="Arial" w:cs="Arial"/>
                      <w:b/>
                      <w:color w:val="000000" w:themeColor="text1"/>
                    </w:rPr>
                    <w:instrText>:</w:instrText>
                  </w:r>
                  <w:r w:rsidR="00C02816" w:rsidRPr="00D86EDA">
                    <w:rPr>
                      <w:rFonts w:ascii="Arial" w:hAnsi="Arial" w:cs="Arial"/>
                    </w:rPr>
                    <w:instrText xml:space="preserve">Encargado de facilitar y agilizar proyectos" </w:instrText>
                  </w:r>
                  <w:r w:rsidR="00C02816" w:rsidRPr="00D86EDA">
                    <w:rPr>
                      <w:rFonts w:ascii="Arial" w:hAnsi="Arial" w:cs="Arial"/>
                    </w:rPr>
                    <w:fldChar w:fldCharType="end"/>
                  </w:r>
                  <w:r w:rsidRPr="00D86EDA">
                    <w:rPr>
                      <w:rFonts w:ascii="Arial" w:hAnsi="Arial" w:cs="Arial"/>
                    </w:rPr>
                    <w:t>/Coordinador del Proyecto</w:t>
                  </w:r>
                </w:p>
              </w:tc>
              <w:tc>
                <w:tcPr>
                  <w:tcW w:w="4301" w:type="dxa"/>
                  <w:vAlign w:val="center"/>
                </w:tcPr>
                <w:p w14:paraId="56B5D5DE" w14:textId="3215E549" w:rsidR="00446C15" w:rsidRPr="00D86EDA" w:rsidRDefault="00B86583" w:rsidP="00B70CFC">
                  <w:pPr>
                    <w:spacing w:line="360" w:lineRule="auto"/>
                    <w:jc w:val="center"/>
                    <w:rPr>
                      <w:rFonts w:ascii="Arial" w:hAnsi="Arial" w:cs="Arial"/>
                    </w:rPr>
                  </w:pPr>
                  <w:r w:rsidRPr="00D86EDA">
                    <w:rPr>
                      <w:rFonts w:ascii="Arial" w:hAnsi="Arial" w:cs="Arial"/>
                    </w:rPr>
                    <w:t>Vanessa Salazar</w:t>
                  </w:r>
                </w:p>
              </w:tc>
            </w:tr>
            <w:tr w:rsidR="00A615A1" w:rsidRPr="00D86EDA" w14:paraId="71940739" w14:textId="77777777" w:rsidTr="00F8280D">
              <w:tc>
                <w:tcPr>
                  <w:tcW w:w="4301" w:type="dxa"/>
                  <w:vAlign w:val="center"/>
                </w:tcPr>
                <w:p w14:paraId="35B7175E" w14:textId="708532F4" w:rsidR="00A615A1" w:rsidRPr="00D86EDA" w:rsidRDefault="00D42559" w:rsidP="00B70CFC">
                  <w:pPr>
                    <w:spacing w:line="360" w:lineRule="auto"/>
                    <w:rPr>
                      <w:rFonts w:ascii="Arial" w:hAnsi="Arial" w:cs="Arial"/>
                    </w:rPr>
                  </w:pPr>
                  <w:proofErr w:type="spellStart"/>
                  <w:r w:rsidRPr="00D86EDA">
                    <w:rPr>
                      <w:rFonts w:ascii="Arial" w:hAnsi="Arial" w:cs="Arial"/>
                    </w:rPr>
                    <w:t>Development</w:t>
                  </w:r>
                  <w:proofErr w:type="spellEnd"/>
                  <w:r w:rsidRPr="00D86EDA">
                    <w:rPr>
                      <w:rFonts w:ascii="Arial" w:hAnsi="Arial" w:cs="Arial"/>
                    </w:rPr>
                    <w:t xml:space="preserve"> </w:t>
                  </w:r>
                  <w:proofErr w:type="spellStart"/>
                  <w:r w:rsidRPr="00D86EDA">
                    <w:rPr>
                      <w:rFonts w:ascii="Arial" w:hAnsi="Arial" w:cs="Arial"/>
                    </w:rPr>
                    <w:t>Team</w:t>
                  </w:r>
                  <w:proofErr w:type="spellEnd"/>
                  <w:r w:rsidR="00D43774" w:rsidRPr="00D86EDA">
                    <w:rPr>
                      <w:rFonts w:ascii="Arial" w:hAnsi="Arial" w:cs="Arial"/>
                    </w:rPr>
                    <w:fldChar w:fldCharType="begin"/>
                  </w:r>
                  <w:r w:rsidR="00D43774" w:rsidRPr="00D86EDA">
                    <w:rPr>
                      <w:rFonts w:ascii="Arial" w:hAnsi="Arial" w:cs="Arial"/>
                    </w:rPr>
                    <w:instrText xml:space="preserve"> XE "</w:instrText>
                  </w:r>
                  <w:r w:rsidR="00D43774" w:rsidRPr="00D86EDA">
                    <w:rPr>
                      <w:rFonts w:ascii="Arial" w:hAnsi="Arial" w:cs="Arial"/>
                      <w:b/>
                      <w:color w:val="000000" w:themeColor="text1"/>
                      <w:sz w:val="24"/>
                      <w:szCs w:val="24"/>
                      <w:lang w:eastAsia="es-CL"/>
                    </w:rPr>
                    <w:instrText>Development Team</w:instrText>
                  </w:r>
                  <w:r w:rsidR="00D43774" w:rsidRPr="00D86EDA">
                    <w:rPr>
                      <w:rFonts w:ascii="Arial" w:hAnsi="Arial" w:cs="Arial"/>
                      <w:b/>
                      <w:color w:val="000000" w:themeColor="text1"/>
                    </w:rPr>
                    <w:instrText>:</w:instrText>
                  </w:r>
                  <w:r w:rsidR="00D43774" w:rsidRPr="00D86EDA">
                    <w:rPr>
                      <w:rFonts w:ascii="Arial" w:hAnsi="Arial" w:cs="Arial"/>
                    </w:rPr>
                    <w:instrText xml:space="preserve">Grupo de personas encargadas de desarrollar un proyecto" </w:instrText>
                  </w:r>
                  <w:r w:rsidR="00D43774" w:rsidRPr="00D86EDA">
                    <w:rPr>
                      <w:rFonts w:ascii="Arial" w:hAnsi="Arial" w:cs="Arial"/>
                    </w:rPr>
                    <w:fldChar w:fldCharType="end"/>
                  </w:r>
                  <w:r w:rsidRPr="00D86EDA">
                    <w:rPr>
                      <w:rFonts w:ascii="Arial" w:hAnsi="Arial" w:cs="Arial"/>
                    </w:rPr>
                    <w:t xml:space="preserve"> Leader / </w:t>
                  </w:r>
                  <w:r w:rsidR="00CE0579" w:rsidRPr="00D86EDA">
                    <w:rPr>
                      <w:rFonts w:ascii="Arial" w:hAnsi="Arial" w:cs="Arial"/>
                    </w:rPr>
                    <w:t>Líder del Equipo de desarrollo:</w:t>
                  </w:r>
                </w:p>
              </w:tc>
              <w:tc>
                <w:tcPr>
                  <w:tcW w:w="4301" w:type="dxa"/>
                  <w:vAlign w:val="center"/>
                </w:tcPr>
                <w:p w14:paraId="4C0832DC" w14:textId="638DA92B" w:rsidR="00A615A1" w:rsidRPr="00D86EDA" w:rsidRDefault="00F8280D" w:rsidP="00B70CFC">
                  <w:pPr>
                    <w:spacing w:line="360" w:lineRule="auto"/>
                    <w:jc w:val="center"/>
                    <w:rPr>
                      <w:rFonts w:ascii="Arial" w:hAnsi="Arial" w:cs="Arial"/>
                    </w:rPr>
                  </w:pPr>
                  <w:r w:rsidRPr="00D86EDA">
                    <w:rPr>
                      <w:rFonts w:ascii="Arial" w:hAnsi="Arial" w:cs="Arial"/>
                    </w:rPr>
                    <w:t>Martin Hidalgo</w:t>
                  </w:r>
                </w:p>
              </w:tc>
            </w:tr>
          </w:tbl>
          <w:p w14:paraId="60BD89BA" w14:textId="7B443623" w:rsidR="00DD2B85" w:rsidRPr="00D86EDA" w:rsidRDefault="00DD2B85" w:rsidP="00B70CFC">
            <w:pPr>
              <w:spacing w:line="360" w:lineRule="auto"/>
              <w:jc w:val="both"/>
              <w:rPr>
                <w:rFonts w:ascii="Arial" w:hAnsi="Arial" w:cs="Arial"/>
              </w:rPr>
            </w:pPr>
          </w:p>
          <w:p w14:paraId="4EF9A984" w14:textId="77777777" w:rsidR="006E7DEB" w:rsidRPr="00D86EDA" w:rsidRDefault="006E7DEB" w:rsidP="00B70CFC">
            <w:pPr>
              <w:pStyle w:val="Subtituloproyecto"/>
              <w:spacing w:line="360" w:lineRule="auto"/>
              <w:rPr>
                <w:rFonts w:cs="Arial"/>
              </w:rPr>
            </w:pPr>
            <w:bookmarkStart w:id="36" w:name="_Toc179205788"/>
            <w:r w:rsidRPr="00D86EDA">
              <w:rPr>
                <w:rFonts w:cs="Arial"/>
              </w:rPr>
              <w:t>Riesgos identificados</w:t>
            </w:r>
            <w:bookmarkEnd w:id="36"/>
          </w:p>
          <w:p w14:paraId="5AE90E6F" w14:textId="77777777" w:rsidR="006E7DEB" w:rsidRPr="00D86EDA" w:rsidRDefault="006E7DEB" w:rsidP="00521152">
            <w:pPr>
              <w:pStyle w:val="ParrafoProyecto0"/>
              <w:rPr>
                <w:sz w:val="22"/>
                <w:szCs w:val="22"/>
              </w:rPr>
            </w:pPr>
            <w:r w:rsidRPr="00D86EDA">
              <w:rPr>
                <w:sz w:val="22"/>
                <w:szCs w:val="22"/>
              </w:rPr>
              <w:t>Los principales riesgos identificados son:</w:t>
            </w:r>
          </w:p>
          <w:p w14:paraId="39DB9E3A" w14:textId="77777777" w:rsidR="006E7DEB" w:rsidRPr="00D86EDA" w:rsidRDefault="006E7DEB" w:rsidP="00521152">
            <w:pPr>
              <w:pStyle w:val="ParrafoProyecto0"/>
              <w:numPr>
                <w:ilvl w:val="0"/>
                <w:numId w:val="37"/>
              </w:numPr>
              <w:rPr>
                <w:sz w:val="22"/>
                <w:szCs w:val="22"/>
              </w:rPr>
            </w:pPr>
            <w:r w:rsidRPr="00D86EDA">
              <w:rPr>
                <w:b/>
                <w:bCs/>
                <w:sz w:val="22"/>
                <w:szCs w:val="22"/>
              </w:rPr>
              <w:t>Riesgo de retrasos:</w:t>
            </w:r>
            <w:r w:rsidRPr="00D86EDA">
              <w:rPr>
                <w:sz w:val="22"/>
                <w:szCs w:val="22"/>
              </w:rPr>
              <w:t xml:space="preserve"> Posibles demoras en el desarrollo debido a cambios en los requerimientos o problemas técnicos.</w:t>
            </w:r>
          </w:p>
          <w:p w14:paraId="3951F21C" w14:textId="77777777" w:rsidR="006E7DEB" w:rsidRPr="00D86EDA" w:rsidRDefault="006E7DEB" w:rsidP="00521152">
            <w:pPr>
              <w:pStyle w:val="ParrafoProyecto0"/>
              <w:numPr>
                <w:ilvl w:val="0"/>
                <w:numId w:val="37"/>
              </w:numPr>
              <w:rPr>
                <w:sz w:val="22"/>
                <w:szCs w:val="22"/>
              </w:rPr>
            </w:pPr>
            <w:r w:rsidRPr="00D86EDA">
              <w:rPr>
                <w:b/>
                <w:bCs/>
                <w:sz w:val="22"/>
                <w:szCs w:val="22"/>
              </w:rPr>
              <w:t>Riesgo de aceptación de la plataforma:</w:t>
            </w:r>
            <w:r w:rsidRPr="00D86EDA">
              <w:rPr>
                <w:sz w:val="22"/>
                <w:szCs w:val="22"/>
              </w:rPr>
              <w:t xml:space="preserve"> Baja aceptación por parte de los usuarios, si no se proporciona la capacitación adecuada.</w:t>
            </w:r>
          </w:p>
          <w:p w14:paraId="17C1EA40" w14:textId="77777777" w:rsidR="006E7DEB" w:rsidRPr="00D86EDA" w:rsidRDefault="006E7DEB" w:rsidP="00521152">
            <w:pPr>
              <w:pStyle w:val="ParrafoProyecto0"/>
              <w:numPr>
                <w:ilvl w:val="0"/>
                <w:numId w:val="37"/>
              </w:numPr>
              <w:rPr>
                <w:sz w:val="22"/>
                <w:szCs w:val="22"/>
              </w:rPr>
            </w:pPr>
            <w:r w:rsidRPr="00D86EDA">
              <w:rPr>
                <w:b/>
                <w:bCs/>
                <w:sz w:val="22"/>
                <w:szCs w:val="22"/>
              </w:rPr>
              <w:t>Riesgo técnico:</w:t>
            </w:r>
            <w:r w:rsidRPr="00D86EDA">
              <w:rPr>
                <w:sz w:val="22"/>
                <w:szCs w:val="22"/>
              </w:rPr>
              <w:t xml:space="preserve"> Posibles dificultades con la integración de tecnologías en la nube o problemas de seguridad.</w:t>
            </w:r>
          </w:p>
          <w:p w14:paraId="05445712" w14:textId="77777777" w:rsidR="006E7DEB" w:rsidRPr="00D86EDA" w:rsidRDefault="006E7DEB" w:rsidP="00521152">
            <w:pPr>
              <w:pStyle w:val="ParrafoProyecto0"/>
              <w:rPr>
                <w:sz w:val="22"/>
                <w:szCs w:val="22"/>
              </w:rPr>
            </w:pPr>
          </w:p>
          <w:p w14:paraId="29CCFB66" w14:textId="77777777" w:rsidR="006E7DEB" w:rsidRPr="00D86EDA" w:rsidRDefault="006E7DEB" w:rsidP="00521152">
            <w:pPr>
              <w:pStyle w:val="ParrafoProyecto0"/>
              <w:rPr>
                <w:sz w:val="22"/>
                <w:szCs w:val="22"/>
              </w:rPr>
            </w:pPr>
            <w:r w:rsidRPr="00D86EDA">
              <w:rPr>
                <w:sz w:val="22"/>
                <w:szCs w:val="22"/>
              </w:rPr>
              <w:t>Se implementarán medidas preventivas para mitigar estos riesgos y garantizar la entrega del proyecto a tiempo.</w:t>
            </w:r>
          </w:p>
          <w:p w14:paraId="3EA230DE" w14:textId="77777777" w:rsidR="00835D16" w:rsidRPr="00D86EDA" w:rsidRDefault="00835D16" w:rsidP="00521152">
            <w:pPr>
              <w:pStyle w:val="ParrafoProyecto0"/>
              <w:rPr>
                <w:sz w:val="22"/>
                <w:szCs w:val="22"/>
              </w:rPr>
            </w:pPr>
          </w:p>
          <w:p w14:paraId="443783F1" w14:textId="3364AD25" w:rsidR="0048777E" w:rsidRPr="00D86EDA" w:rsidRDefault="0048777E" w:rsidP="00B70CFC">
            <w:pPr>
              <w:pStyle w:val="TitulosProyecto"/>
              <w:spacing w:line="360" w:lineRule="auto"/>
              <w:rPr>
                <w:rFonts w:cs="Arial"/>
              </w:rPr>
            </w:pPr>
            <w:r w:rsidRPr="00D86EDA">
              <w:rPr>
                <w:rFonts w:cs="Arial"/>
              </w:rPr>
              <w:t>Cronograma</w:t>
            </w:r>
            <w:r w:rsidR="008A0F7B" w:rsidRPr="00D86EDA">
              <w:rPr>
                <w:rFonts w:cs="Arial"/>
              </w:rPr>
              <w:t xml:space="preserve"> </w:t>
            </w:r>
          </w:p>
          <w:p w14:paraId="5618F2CB" w14:textId="6E259BC3" w:rsidR="007840D5" w:rsidRPr="00D86EDA" w:rsidRDefault="007840D5" w:rsidP="00B70CFC">
            <w:pPr>
              <w:pStyle w:val="Subtituloproyecto"/>
              <w:spacing w:line="360" w:lineRule="auto"/>
              <w:rPr>
                <w:rFonts w:cs="Arial"/>
              </w:rPr>
            </w:pPr>
            <w:r w:rsidRPr="00D86EDA">
              <w:rPr>
                <w:rFonts w:cs="Arial"/>
              </w:rPr>
              <w:t>Hito/Fase 1</w:t>
            </w:r>
          </w:p>
          <w:p w14:paraId="1CFCD75B" w14:textId="587CF718" w:rsidR="007840D5" w:rsidRPr="00D86EDA" w:rsidRDefault="000D1418" w:rsidP="0022729C">
            <w:pPr>
              <w:pStyle w:val="ParrafoProyecto0"/>
              <w:rPr>
                <w:sz w:val="22"/>
                <w:szCs w:val="22"/>
              </w:rPr>
            </w:pPr>
            <w:r w:rsidRPr="0076704B">
              <w:rPr>
                <w:sz w:val="22"/>
                <w:szCs w:val="22"/>
              </w:rPr>
              <w:t>Levantamiento de Requerimiento y Análisis de Negocio.</w:t>
            </w:r>
          </w:p>
          <w:p w14:paraId="31A2F860" w14:textId="77777777" w:rsidR="009B48E4" w:rsidRPr="00D86EDA" w:rsidRDefault="009B48E4" w:rsidP="0022729C">
            <w:pPr>
              <w:pStyle w:val="ParrafoProyecto0"/>
            </w:pPr>
          </w:p>
          <w:p w14:paraId="1ADF4ADE" w14:textId="1BF84422" w:rsidR="000D1418" w:rsidRPr="00D86EDA" w:rsidRDefault="00D670C4" w:rsidP="0022729C">
            <w:pPr>
              <w:pStyle w:val="ParrafoProyecto0"/>
              <w:rPr>
                <w:b/>
                <w:bCs/>
                <w:sz w:val="22"/>
                <w:szCs w:val="22"/>
              </w:rPr>
            </w:pPr>
            <w:r w:rsidRPr="00D86EDA">
              <w:rPr>
                <w:b/>
                <w:bCs/>
                <w:sz w:val="22"/>
                <w:szCs w:val="22"/>
              </w:rPr>
              <w:t>Actividades principales</w:t>
            </w:r>
          </w:p>
          <w:p w14:paraId="192879CC" w14:textId="77777777" w:rsidR="009B48E4" w:rsidRPr="00D86EDA" w:rsidRDefault="009B48E4" w:rsidP="0022729C">
            <w:pPr>
              <w:pStyle w:val="ParrafoProyecto0"/>
              <w:numPr>
                <w:ilvl w:val="0"/>
                <w:numId w:val="38"/>
              </w:numPr>
              <w:rPr>
                <w:sz w:val="22"/>
                <w:szCs w:val="22"/>
              </w:rPr>
            </w:pPr>
            <w:r w:rsidRPr="00D86EDA">
              <w:rPr>
                <w:sz w:val="22"/>
                <w:szCs w:val="22"/>
              </w:rPr>
              <w:t xml:space="preserve">Reuniones con </w:t>
            </w:r>
            <w:proofErr w:type="spellStart"/>
            <w:r w:rsidRPr="00D86EDA">
              <w:rPr>
                <w:sz w:val="22"/>
                <w:szCs w:val="22"/>
              </w:rPr>
              <w:t>Stakeholders</w:t>
            </w:r>
            <w:proofErr w:type="spellEnd"/>
            <w:r w:rsidRPr="00D86EDA">
              <w:rPr>
                <w:sz w:val="22"/>
                <w:szCs w:val="22"/>
              </w:rPr>
              <w:t xml:space="preserve"> para definir alcance, objetivos y requisitos del proyecto.</w:t>
            </w:r>
          </w:p>
          <w:p w14:paraId="40D53D5C" w14:textId="75A6240D" w:rsidR="009B48E4" w:rsidRPr="00D86EDA" w:rsidRDefault="009B48E4" w:rsidP="0022729C">
            <w:pPr>
              <w:pStyle w:val="ParrafoProyecto0"/>
              <w:numPr>
                <w:ilvl w:val="0"/>
                <w:numId w:val="38"/>
              </w:numPr>
              <w:rPr>
                <w:sz w:val="22"/>
                <w:szCs w:val="22"/>
              </w:rPr>
            </w:pPr>
            <w:r w:rsidRPr="00D86EDA">
              <w:rPr>
                <w:sz w:val="22"/>
                <w:szCs w:val="22"/>
              </w:rPr>
              <w:t>Levantamiento de requerimiento funcionales y no funcionales.</w:t>
            </w:r>
          </w:p>
          <w:p w14:paraId="4F9FB961" w14:textId="07C212BB" w:rsidR="009B48E4" w:rsidRPr="00D86EDA" w:rsidRDefault="009B48E4" w:rsidP="0022729C">
            <w:pPr>
              <w:pStyle w:val="ParrafoProyecto0"/>
              <w:numPr>
                <w:ilvl w:val="0"/>
                <w:numId w:val="38"/>
              </w:numPr>
              <w:rPr>
                <w:sz w:val="22"/>
                <w:szCs w:val="22"/>
              </w:rPr>
            </w:pPr>
            <w:r w:rsidRPr="00D86EDA">
              <w:rPr>
                <w:sz w:val="22"/>
                <w:szCs w:val="22"/>
              </w:rPr>
              <w:t>Análisis de los procesos actuales de Setralog</w:t>
            </w:r>
            <w:r w:rsidR="00C02816" w:rsidRPr="00D86EDA">
              <w:rPr>
                <w:sz w:val="22"/>
                <w:szCs w:val="22"/>
              </w:rPr>
              <w:fldChar w:fldCharType="begin"/>
            </w:r>
            <w:r w:rsidR="00C02816" w:rsidRPr="00D86EDA">
              <w:rPr>
                <w:sz w:val="22"/>
                <w:szCs w:val="22"/>
              </w:rPr>
              <w:instrText xml:space="preserve"> XE "</w:instrText>
            </w:r>
            <w:r w:rsidR="00C02816" w:rsidRPr="00D86EDA">
              <w:rPr>
                <w:b/>
                <w:sz w:val="22"/>
                <w:szCs w:val="22"/>
              </w:rPr>
              <w:instrText>Setralog:</w:instrText>
            </w:r>
            <w:r w:rsidR="00C02816" w:rsidRPr="00D86EDA">
              <w:rPr>
                <w:sz w:val="22"/>
                <w:szCs w:val="22"/>
              </w:rPr>
              <w:instrText xml:space="preserve">Nombre de Cliente para proyecto APT" </w:instrText>
            </w:r>
            <w:r w:rsidR="00C02816" w:rsidRPr="00D86EDA">
              <w:rPr>
                <w:sz w:val="22"/>
                <w:szCs w:val="22"/>
              </w:rPr>
              <w:fldChar w:fldCharType="end"/>
            </w:r>
            <w:r w:rsidRPr="00D86EDA">
              <w:rPr>
                <w:sz w:val="22"/>
                <w:szCs w:val="22"/>
              </w:rPr>
              <w:t xml:space="preserve"> y desarrollo de diagramas de flujo.</w:t>
            </w:r>
          </w:p>
          <w:p w14:paraId="3D97989A" w14:textId="799AA029" w:rsidR="009B48E4" w:rsidRPr="00D86EDA" w:rsidRDefault="009B48E4" w:rsidP="0022729C">
            <w:pPr>
              <w:pStyle w:val="ParrafoProyecto0"/>
              <w:numPr>
                <w:ilvl w:val="0"/>
                <w:numId w:val="38"/>
              </w:numPr>
              <w:rPr>
                <w:sz w:val="22"/>
                <w:szCs w:val="22"/>
              </w:rPr>
            </w:pPr>
            <w:r w:rsidRPr="00D86EDA">
              <w:rPr>
                <w:sz w:val="22"/>
                <w:szCs w:val="22"/>
              </w:rPr>
              <w:t xml:space="preserve">Documentación detallada de los casos de uso y necesidades de integración con otros sistemas. </w:t>
            </w:r>
          </w:p>
          <w:p w14:paraId="7BC62807" w14:textId="1CC9E73C" w:rsidR="009B48E4" w:rsidRPr="00D86EDA" w:rsidRDefault="009B48E4" w:rsidP="0022729C">
            <w:pPr>
              <w:pStyle w:val="ParrafoProyecto0"/>
              <w:numPr>
                <w:ilvl w:val="0"/>
                <w:numId w:val="38"/>
              </w:numPr>
            </w:pPr>
            <w:r w:rsidRPr="00D86EDA">
              <w:rPr>
                <w:sz w:val="22"/>
                <w:szCs w:val="22"/>
              </w:rPr>
              <w:t xml:space="preserve">Revisión y validación de los requisitos con el cliente para asegurar el alineamiento con las expectativas. </w:t>
            </w:r>
          </w:p>
          <w:p w14:paraId="10797E9B" w14:textId="77777777" w:rsidR="00D670C4" w:rsidRPr="00D86EDA" w:rsidRDefault="00D670C4" w:rsidP="00B70CFC">
            <w:pPr>
              <w:spacing w:line="360" w:lineRule="auto"/>
              <w:jc w:val="both"/>
              <w:rPr>
                <w:rFonts w:ascii="Arial" w:hAnsi="Arial" w:cs="Arial"/>
              </w:rPr>
            </w:pPr>
          </w:p>
          <w:p w14:paraId="51272078" w14:textId="72C39CF0" w:rsidR="009B48E4" w:rsidRPr="00D86EDA" w:rsidRDefault="00512F51" w:rsidP="00B70CFC">
            <w:pPr>
              <w:spacing w:line="360" w:lineRule="auto"/>
              <w:jc w:val="both"/>
              <w:rPr>
                <w:rFonts w:ascii="Arial" w:hAnsi="Arial" w:cs="Arial"/>
                <w:b/>
                <w:bCs/>
              </w:rPr>
            </w:pPr>
            <w:r w:rsidRPr="00D86EDA">
              <w:rPr>
                <w:rFonts w:ascii="Arial" w:hAnsi="Arial" w:cs="Arial"/>
                <w:b/>
                <w:bCs/>
              </w:rPr>
              <w:t>Duración estimada</w:t>
            </w:r>
          </w:p>
          <w:p w14:paraId="79CF395F" w14:textId="1DD8EC3F" w:rsidR="00426D63" w:rsidRPr="00D86EDA" w:rsidRDefault="00426D63" w:rsidP="00B70CFC">
            <w:pPr>
              <w:pStyle w:val="Prrafodelista"/>
              <w:numPr>
                <w:ilvl w:val="0"/>
                <w:numId w:val="20"/>
              </w:numPr>
              <w:spacing w:line="360" w:lineRule="auto"/>
              <w:jc w:val="both"/>
              <w:rPr>
                <w:rFonts w:ascii="Arial" w:hAnsi="Arial" w:cs="Arial"/>
              </w:rPr>
            </w:pPr>
            <w:r w:rsidRPr="00D86EDA">
              <w:rPr>
                <w:rFonts w:ascii="Arial" w:hAnsi="Arial" w:cs="Arial"/>
              </w:rPr>
              <w:t>20 días</w:t>
            </w:r>
          </w:p>
          <w:p w14:paraId="669AB911" w14:textId="77777777" w:rsidR="00426D63" w:rsidRPr="00D86EDA" w:rsidRDefault="00426D63" w:rsidP="00B70CFC">
            <w:pPr>
              <w:spacing w:line="360" w:lineRule="auto"/>
              <w:jc w:val="both"/>
              <w:rPr>
                <w:rFonts w:ascii="Arial" w:hAnsi="Arial" w:cs="Arial"/>
              </w:rPr>
            </w:pPr>
          </w:p>
          <w:p w14:paraId="3814990F" w14:textId="51A68E5F" w:rsidR="00426D63" w:rsidRPr="00D86EDA" w:rsidRDefault="00426D63" w:rsidP="00B70CFC">
            <w:pPr>
              <w:pStyle w:val="Subtituloproyecto"/>
              <w:spacing w:line="360" w:lineRule="auto"/>
              <w:rPr>
                <w:rFonts w:cs="Arial"/>
              </w:rPr>
            </w:pPr>
            <w:r w:rsidRPr="00D86EDA">
              <w:rPr>
                <w:rFonts w:cs="Arial"/>
              </w:rPr>
              <w:t>Hito/Fase 2</w:t>
            </w:r>
          </w:p>
          <w:p w14:paraId="1C5CA365" w14:textId="4A9D83AB" w:rsidR="00C25192" w:rsidRDefault="00C46A89" w:rsidP="00B70CFC">
            <w:pPr>
              <w:spacing w:line="360" w:lineRule="auto"/>
              <w:jc w:val="both"/>
              <w:rPr>
                <w:rFonts w:ascii="Arial" w:hAnsi="Arial" w:cs="Arial"/>
              </w:rPr>
            </w:pPr>
            <w:r w:rsidRPr="00C46A89">
              <w:rPr>
                <w:rFonts w:ascii="Arial" w:hAnsi="Arial" w:cs="Arial"/>
              </w:rPr>
              <w:lastRenderedPageBreak/>
              <w:t>Diseño, desarrollo y pruebas</w:t>
            </w:r>
            <w:r>
              <w:rPr>
                <w:rFonts w:ascii="Arial" w:hAnsi="Arial" w:cs="Arial"/>
              </w:rPr>
              <w:t>.</w:t>
            </w:r>
          </w:p>
          <w:p w14:paraId="4AB83CB6" w14:textId="77777777" w:rsidR="00C46A89" w:rsidRPr="00D86EDA" w:rsidRDefault="00C46A89" w:rsidP="00B70CFC">
            <w:pPr>
              <w:spacing w:line="360" w:lineRule="auto"/>
              <w:jc w:val="both"/>
              <w:rPr>
                <w:rFonts w:ascii="Arial" w:hAnsi="Arial" w:cs="Arial"/>
                <w:b/>
                <w:bCs/>
              </w:rPr>
            </w:pPr>
          </w:p>
          <w:p w14:paraId="113B413F" w14:textId="37C504F9" w:rsidR="00426D63" w:rsidRPr="00D86EDA" w:rsidRDefault="00426D63" w:rsidP="00B70CFC">
            <w:pPr>
              <w:spacing w:line="360" w:lineRule="auto"/>
              <w:jc w:val="both"/>
              <w:rPr>
                <w:rFonts w:ascii="Arial" w:hAnsi="Arial" w:cs="Arial"/>
                <w:b/>
                <w:bCs/>
              </w:rPr>
            </w:pPr>
            <w:r w:rsidRPr="00D86EDA">
              <w:rPr>
                <w:rFonts w:ascii="Arial" w:hAnsi="Arial" w:cs="Arial"/>
                <w:b/>
                <w:bCs/>
              </w:rPr>
              <w:t>Actividades principales</w:t>
            </w:r>
          </w:p>
          <w:p w14:paraId="1B8A2E2D" w14:textId="77777777" w:rsidR="00C25192" w:rsidRPr="00D86EDA" w:rsidRDefault="00C25192" w:rsidP="00B70CFC">
            <w:pPr>
              <w:pStyle w:val="Prrafodelista"/>
              <w:numPr>
                <w:ilvl w:val="0"/>
                <w:numId w:val="19"/>
              </w:numPr>
              <w:spacing w:line="360" w:lineRule="auto"/>
              <w:rPr>
                <w:rFonts w:ascii="Arial" w:hAnsi="Arial" w:cs="Arial"/>
              </w:rPr>
            </w:pPr>
            <w:r w:rsidRPr="00D86EDA">
              <w:rPr>
                <w:rFonts w:ascii="Arial" w:hAnsi="Arial" w:cs="Arial"/>
              </w:rPr>
              <w:t xml:space="preserve">Diseño de la arquitectura del sistema y elecciones de tecnologías. </w:t>
            </w:r>
          </w:p>
          <w:p w14:paraId="1F1A3277" w14:textId="681FEB23" w:rsidR="00C25192" w:rsidRPr="00D86EDA" w:rsidRDefault="00C25192" w:rsidP="00B70CFC">
            <w:pPr>
              <w:pStyle w:val="Prrafodelista"/>
              <w:numPr>
                <w:ilvl w:val="0"/>
                <w:numId w:val="19"/>
              </w:numPr>
              <w:spacing w:line="360" w:lineRule="auto"/>
              <w:rPr>
                <w:rFonts w:ascii="Arial" w:hAnsi="Arial" w:cs="Arial"/>
              </w:rPr>
            </w:pPr>
            <w:r w:rsidRPr="00D86EDA">
              <w:rPr>
                <w:rFonts w:ascii="Arial" w:hAnsi="Arial" w:cs="Arial"/>
              </w:rPr>
              <w:t xml:space="preserve">Diseño de la base de datos y creación de los modelos lógicos y relaciones. </w:t>
            </w:r>
          </w:p>
          <w:p w14:paraId="11405505" w14:textId="70F2ACC5" w:rsidR="00C25192" w:rsidRPr="00D86EDA" w:rsidRDefault="00C25192" w:rsidP="00B70CFC">
            <w:pPr>
              <w:pStyle w:val="Prrafodelista"/>
              <w:numPr>
                <w:ilvl w:val="0"/>
                <w:numId w:val="19"/>
              </w:numPr>
              <w:spacing w:line="360" w:lineRule="auto"/>
              <w:rPr>
                <w:rFonts w:ascii="Arial" w:hAnsi="Arial" w:cs="Arial"/>
              </w:rPr>
            </w:pPr>
            <w:r w:rsidRPr="00D86EDA">
              <w:rPr>
                <w:rFonts w:ascii="Arial" w:hAnsi="Arial" w:cs="Arial"/>
              </w:rPr>
              <w:t xml:space="preserve">Desarrollo de prototipos de la interfaz de usuario y presentación para retroalimentación. Desarrollo del </w:t>
            </w:r>
            <w:proofErr w:type="spellStart"/>
            <w:r w:rsidRPr="00D86EDA">
              <w:rPr>
                <w:rFonts w:ascii="Arial" w:hAnsi="Arial" w:cs="Arial"/>
              </w:rPr>
              <w:t>backend</w:t>
            </w:r>
            <w:proofErr w:type="spellEnd"/>
            <w:r w:rsidRPr="00D86EDA">
              <w:rPr>
                <w:rFonts w:ascii="Arial" w:hAnsi="Arial" w:cs="Arial"/>
              </w:rPr>
              <w:t xml:space="preserve"> y </w:t>
            </w:r>
            <w:proofErr w:type="spellStart"/>
            <w:r w:rsidRPr="00D86EDA">
              <w:rPr>
                <w:rFonts w:ascii="Arial" w:hAnsi="Arial" w:cs="Arial"/>
              </w:rPr>
              <w:t>frontend</w:t>
            </w:r>
            <w:proofErr w:type="spellEnd"/>
            <w:r w:rsidRPr="00D86EDA">
              <w:rPr>
                <w:rFonts w:ascii="Arial" w:hAnsi="Arial" w:cs="Arial"/>
              </w:rPr>
              <w:t>, integración con la base de datos.</w:t>
            </w:r>
          </w:p>
          <w:p w14:paraId="5C7A7DA6" w14:textId="07AB70BC" w:rsidR="007A3D0D" w:rsidRPr="00D86EDA" w:rsidRDefault="00C25192" w:rsidP="007A3D0D">
            <w:pPr>
              <w:pStyle w:val="Prrafodelista"/>
              <w:numPr>
                <w:ilvl w:val="0"/>
                <w:numId w:val="19"/>
              </w:numPr>
              <w:spacing w:line="360" w:lineRule="auto"/>
              <w:rPr>
                <w:rFonts w:ascii="Arial" w:hAnsi="Arial" w:cs="Arial"/>
              </w:rPr>
            </w:pPr>
            <w:r w:rsidRPr="00D86EDA">
              <w:rPr>
                <w:rFonts w:ascii="Arial" w:hAnsi="Arial" w:cs="Arial"/>
              </w:rPr>
              <w:t>Pruebas unitarias y de integración, corrección de errores detectados.</w:t>
            </w:r>
          </w:p>
          <w:p w14:paraId="31E9CAC8" w14:textId="77777777" w:rsidR="007A3D0D" w:rsidRPr="00D86EDA" w:rsidRDefault="007A3D0D" w:rsidP="00C46A89">
            <w:pPr>
              <w:pStyle w:val="Prrafodelista"/>
              <w:spacing w:line="360" w:lineRule="auto"/>
              <w:rPr>
                <w:rFonts w:ascii="Arial" w:hAnsi="Arial" w:cs="Arial"/>
              </w:rPr>
            </w:pPr>
          </w:p>
          <w:p w14:paraId="00CCCCDA" w14:textId="77777777" w:rsidR="00426D63" w:rsidRPr="00D86EDA" w:rsidRDefault="00426D63" w:rsidP="00B70CFC">
            <w:pPr>
              <w:spacing w:line="360" w:lineRule="auto"/>
              <w:jc w:val="both"/>
              <w:rPr>
                <w:rFonts w:ascii="Arial" w:hAnsi="Arial" w:cs="Arial"/>
                <w:b/>
                <w:bCs/>
              </w:rPr>
            </w:pPr>
            <w:r w:rsidRPr="00D86EDA">
              <w:rPr>
                <w:rFonts w:ascii="Arial" w:hAnsi="Arial" w:cs="Arial"/>
                <w:b/>
                <w:bCs/>
              </w:rPr>
              <w:t>Duración estimada</w:t>
            </w:r>
          </w:p>
          <w:p w14:paraId="1639879F" w14:textId="6ADA46DE" w:rsidR="00426D63" w:rsidRPr="00D86EDA" w:rsidRDefault="00FA04E6" w:rsidP="00B70CFC">
            <w:pPr>
              <w:spacing w:line="360" w:lineRule="auto"/>
              <w:jc w:val="both"/>
              <w:rPr>
                <w:rFonts w:ascii="Arial" w:hAnsi="Arial" w:cs="Arial"/>
              </w:rPr>
            </w:pPr>
            <w:r w:rsidRPr="00D86EDA">
              <w:rPr>
                <w:rFonts w:ascii="Arial" w:hAnsi="Arial" w:cs="Arial"/>
              </w:rPr>
              <w:t>55</w:t>
            </w:r>
            <w:r w:rsidR="00426D63" w:rsidRPr="00D86EDA">
              <w:rPr>
                <w:rFonts w:ascii="Arial" w:hAnsi="Arial" w:cs="Arial"/>
              </w:rPr>
              <w:t xml:space="preserve"> días</w:t>
            </w:r>
          </w:p>
          <w:p w14:paraId="6BBED432" w14:textId="77777777" w:rsidR="00611088" w:rsidRPr="00D86EDA" w:rsidRDefault="00611088" w:rsidP="00B70CFC">
            <w:pPr>
              <w:pStyle w:val="Subtituloproyecto"/>
              <w:spacing w:line="360" w:lineRule="auto"/>
              <w:rPr>
                <w:rFonts w:cs="Arial"/>
              </w:rPr>
            </w:pPr>
          </w:p>
          <w:p w14:paraId="4D100DA9" w14:textId="5673AD78" w:rsidR="1CC79177" w:rsidRPr="00D86EDA" w:rsidRDefault="1CC79177" w:rsidP="00B70CFC">
            <w:pPr>
              <w:pStyle w:val="Subtituloproyecto"/>
              <w:spacing w:line="360" w:lineRule="auto"/>
              <w:rPr>
                <w:rFonts w:cs="Arial"/>
              </w:rPr>
            </w:pPr>
          </w:p>
          <w:p w14:paraId="0CC48292" w14:textId="2A4926EB" w:rsidR="4EA4C980" w:rsidRPr="00D86EDA" w:rsidRDefault="4EA4C980" w:rsidP="00B70CFC">
            <w:pPr>
              <w:pStyle w:val="Subtituloproyecto"/>
              <w:spacing w:line="360" w:lineRule="auto"/>
              <w:rPr>
                <w:rFonts w:cs="Arial"/>
              </w:rPr>
            </w:pPr>
          </w:p>
          <w:p w14:paraId="49F6E5C5" w14:textId="609D4A57" w:rsidR="4EA4C980" w:rsidRPr="00D86EDA" w:rsidRDefault="4EA4C980" w:rsidP="00B70CFC">
            <w:pPr>
              <w:pStyle w:val="Subtituloproyecto"/>
              <w:spacing w:line="360" w:lineRule="auto"/>
              <w:rPr>
                <w:rFonts w:cs="Arial"/>
              </w:rPr>
            </w:pPr>
          </w:p>
          <w:p w14:paraId="447B3930" w14:textId="75A8F3B6" w:rsidR="4EA4C980" w:rsidRPr="00D86EDA" w:rsidRDefault="4EA4C980" w:rsidP="00B70CFC">
            <w:pPr>
              <w:pStyle w:val="Subtituloproyecto"/>
              <w:spacing w:line="360" w:lineRule="auto"/>
              <w:rPr>
                <w:rFonts w:cs="Arial"/>
              </w:rPr>
            </w:pPr>
          </w:p>
          <w:p w14:paraId="67B2207D" w14:textId="39AF7BC5" w:rsidR="4EA4C980" w:rsidRPr="00D86EDA" w:rsidRDefault="4EA4C980" w:rsidP="00B70CFC">
            <w:pPr>
              <w:pStyle w:val="Subtituloproyecto"/>
              <w:spacing w:line="360" w:lineRule="auto"/>
              <w:rPr>
                <w:rFonts w:cs="Arial"/>
              </w:rPr>
            </w:pPr>
          </w:p>
          <w:p w14:paraId="2E31058D" w14:textId="50326FFE" w:rsidR="4EA4C980" w:rsidRPr="00D86EDA" w:rsidRDefault="4EA4C980" w:rsidP="00B70CFC">
            <w:pPr>
              <w:pStyle w:val="Subtituloproyecto"/>
              <w:spacing w:line="360" w:lineRule="auto"/>
              <w:rPr>
                <w:rFonts w:cs="Arial"/>
              </w:rPr>
            </w:pPr>
          </w:p>
          <w:p w14:paraId="6C432C88" w14:textId="5048EE3D" w:rsidR="4EA4C980" w:rsidRPr="00D86EDA" w:rsidRDefault="4EA4C980" w:rsidP="00B70CFC">
            <w:pPr>
              <w:pStyle w:val="Subtituloproyecto"/>
              <w:spacing w:line="360" w:lineRule="auto"/>
              <w:rPr>
                <w:rFonts w:cs="Arial"/>
              </w:rPr>
            </w:pPr>
          </w:p>
          <w:p w14:paraId="5394E15F" w14:textId="1802E51F" w:rsidR="4EA4C980" w:rsidRPr="00D86EDA" w:rsidRDefault="4EA4C980" w:rsidP="00B70CFC">
            <w:pPr>
              <w:pStyle w:val="Subtituloproyecto"/>
              <w:spacing w:line="360" w:lineRule="auto"/>
              <w:rPr>
                <w:rFonts w:cs="Arial"/>
              </w:rPr>
            </w:pPr>
          </w:p>
          <w:p w14:paraId="5CBC0D85" w14:textId="62858F51" w:rsidR="4EA4C980" w:rsidRPr="00D86EDA" w:rsidRDefault="4EA4C980" w:rsidP="00B70CFC">
            <w:pPr>
              <w:pStyle w:val="Subtituloproyecto"/>
              <w:spacing w:line="360" w:lineRule="auto"/>
              <w:rPr>
                <w:rFonts w:cs="Arial"/>
              </w:rPr>
            </w:pPr>
          </w:p>
          <w:p w14:paraId="7058777B" w14:textId="5AC84B92" w:rsidR="4EA4C980" w:rsidRPr="00D86EDA" w:rsidRDefault="4EA4C980" w:rsidP="00B70CFC">
            <w:pPr>
              <w:pStyle w:val="Subtituloproyecto"/>
              <w:spacing w:line="360" w:lineRule="auto"/>
              <w:rPr>
                <w:rFonts w:cs="Arial"/>
              </w:rPr>
            </w:pPr>
          </w:p>
          <w:p w14:paraId="410AE5F0" w14:textId="49F88442" w:rsidR="4EA4C980" w:rsidRPr="00D86EDA" w:rsidRDefault="4EA4C980" w:rsidP="00B70CFC">
            <w:pPr>
              <w:pStyle w:val="Subtituloproyecto"/>
              <w:spacing w:line="360" w:lineRule="auto"/>
              <w:rPr>
                <w:rFonts w:cs="Arial"/>
              </w:rPr>
            </w:pPr>
          </w:p>
          <w:p w14:paraId="3E7F3D5E" w14:textId="285A129F" w:rsidR="00C25192" w:rsidRPr="00D86EDA" w:rsidRDefault="00C25192" w:rsidP="00B70CFC">
            <w:pPr>
              <w:pStyle w:val="Subtituloproyecto"/>
              <w:spacing w:line="360" w:lineRule="auto"/>
              <w:rPr>
                <w:rFonts w:cs="Arial"/>
              </w:rPr>
            </w:pPr>
            <w:r w:rsidRPr="00D86EDA">
              <w:rPr>
                <w:rFonts w:cs="Arial"/>
              </w:rPr>
              <w:t>Hito/Fase 3</w:t>
            </w:r>
          </w:p>
          <w:p w14:paraId="771DC252" w14:textId="67841F3E" w:rsidR="00C25192" w:rsidRDefault="0076704B" w:rsidP="00B70CFC">
            <w:pPr>
              <w:spacing w:line="360" w:lineRule="auto"/>
              <w:jc w:val="both"/>
              <w:rPr>
                <w:rFonts w:ascii="Arial" w:hAnsi="Arial" w:cs="Arial"/>
              </w:rPr>
            </w:pPr>
            <w:r w:rsidRPr="0076704B">
              <w:rPr>
                <w:rFonts w:ascii="Arial" w:hAnsi="Arial" w:cs="Arial"/>
              </w:rPr>
              <w:t>Implementación y marcha blanca.</w:t>
            </w:r>
          </w:p>
          <w:p w14:paraId="2EACE5FE" w14:textId="77777777" w:rsidR="0076704B" w:rsidRPr="00D86EDA" w:rsidRDefault="0076704B" w:rsidP="00B70CFC">
            <w:pPr>
              <w:spacing w:line="360" w:lineRule="auto"/>
              <w:jc w:val="both"/>
              <w:rPr>
                <w:rFonts w:ascii="Arial" w:hAnsi="Arial" w:cs="Arial"/>
                <w:b/>
                <w:bCs/>
              </w:rPr>
            </w:pPr>
          </w:p>
          <w:p w14:paraId="4BB4CCFB" w14:textId="77777777" w:rsidR="00C25192" w:rsidRPr="00D86EDA" w:rsidRDefault="00C25192" w:rsidP="00B70CFC">
            <w:pPr>
              <w:spacing w:line="360" w:lineRule="auto"/>
              <w:jc w:val="both"/>
              <w:rPr>
                <w:rFonts w:ascii="Arial" w:hAnsi="Arial" w:cs="Arial"/>
                <w:b/>
                <w:bCs/>
              </w:rPr>
            </w:pPr>
            <w:r w:rsidRPr="00D86EDA">
              <w:rPr>
                <w:rFonts w:ascii="Arial" w:hAnsi="Arial" w:cs="Arial"/>
                <w:b/>
                <w:bCs/>
              </w:rPr>
              <w:t>Actividades principales</w:t>
            </w:r>
          </w:p>
          <w:p w14:paraId="2F3DA499" w14:textId="77777777" w:rsidR="001E2A39" w:rsidRPr="00D86EDA" w:rsidRDefault="001E2A39" w:rsidP="00D86EDA">
            <w:pPr>
              <w:pStyle w:val="Prrafodelista"/>
              <w:numPr>
                <w:ilvl w:val="0"/>
                <w:numId w:val="21"/>
              </w:numPr>
              <w:spacing w:line="360" w:lineRule="auto"/>
              <w:jc w:val="both"/>
              <w:rPr>
                <w:rFonts w:ascii="Arial" w:hAnsi="Arial" w:cs="Arial"/>
              </w:rPr>
            </w:pPr>
            <w:r w:rsidRPr="00D86EDA">
              <w:rPr>
                <w:rFonts w:ascii="Arial" w:hAnsi="Arial" w:cs="Arial"/>
              </w:rPr>
              <w:t>Preparación del entorno de producción y configuración de la infraestructura de la nube.</w:t>
            </w:r>
          </w:p>
          <w:p w14:paraId="3B68182F" w14:textId="0C5B15BC" w:rsidR="001E2A39" w:rsidRPr="00D86EDA" w:rsidRDefault="001E2A39" w:rsidP="00D86EDA">
            <w:pPr>
              <w:pStyle w:val="Prrafodelista"/>
              <w:numPr>
                <w:ilvl w:val="0"/>
                <w:numId w:val="21"/>
              </w:numPr>
              <w:spacing w:line="360" w:lineRule="auto"/>
              <w:jc w:val="both"/>
              <w:rPr>
                <w:rFonts w:ascii="Arial" w:hAnsi="Arial" w:cs="Arial"/>
              </w:rPr>
            </w:pPr>
            <w:r w:rsidRPr="00D86EDA">
              <w:rPr>
                <w:rFonts w:ascii="Arial" w:hAnsi="Arial" w:cs="Arial"/>
              </w:rPr>
              <w:lastRenderedPageBreak/>
              <w:t>Carga inicial de datos y pruebas de integración del sistema en el entorno de producción. Marcha blanca.</w:t>
            </w:r>
          </w:p>
          <w:p w14:paraId="4AF11779" w14:textId="0D33749C" w:rsidR="001E2A39" w:rsidRPr="00D86EDA" w:rsidRDefault="001E2A39" w:rsidP="00D86EDA">
            <w:pPr>
              <w:pStyle w:val="Prrafodelista"/>
              <w:numPr>
                <w:ilvl w:val="0"/>
                <w:numId w:val="21"/>
              </w:numPr>
              <w:spacing w:line="360" w:lineRule="auto"/>
              <w:jc w:val="both"/>
              <w:rPr>
                <w:rFonts w:ascii="Arial" w:hAnsi="Arial" w:cs="Arial"/>
              </w:rPr>
            </w:pPr>
            <w:r w:rsidRPr="00D86EDA">
              <w:rPr>
                <w:rFonts w:ascii="Arial" w:hAnsi="Arial" w:cs="Arial"/>
              </w:rPr>
              <w:t>Capacitación del personal de Setralog</w:t>
            </w:r>
            <w:r w:rsidR="00C02816" w:rsidRPr="00D86EDA">
              <w:rPr>
                <w:rFonts w:ascii="Arial" w:hAnsi="Arial" w:cs="Arial"/>
              </w:rPr>
              <w:fldChar w:fldCharType="begin"/>
            </w:r>
            <w:r w:rsidR="00C02816" w:rsidRPr="00D86EDA">
              <w:rPr>
                <w:rFonts w:ascii="Arial" w:hAnsi="Arial" w:cs="Arial"/>
              </w:rPr>
              <w:instrText xml:space="preserve"> XE "</w:instrText>
            </w:r>
            <w:r w:rsidR="00C02816" w:rsidRPr="00D86EDA">
              <w:rPr>
                <w:rFonts w:ascii="Arial" w:hAnsi="Arial" w:cs="Arial"/>
                <w:b/>
                <w:color w:val="000000" w:themeColor="text1"/>
                <w:sz w:val="24"/>
                <w:szCs w:val="24"/>
                <w:lang w:eastAsia="es-CL"/>
              </w:rPr>
              <w:instrText>Setralog</w:instrText>
            </w:r>
            <w:r w:rsidR="00C02816" w:rsidRPr="00D86EDA">
              <w:rPr>
                <w:rFonts w:ascii="Arial" w:hAnsi="Arial" w:cs="Arial"/>
                <w:b/>
                <w:color w:val="000000" w:themeColor="text1"/>
              </w:rPr>
              <w:instrText>:</w:instrText>
            </w:r>
            <w:r w:rsidR="00C02816" w:rsidRPr="00D86EDA">
              <w:rPr>
                <w:rFonts w:ascii="Arial" w:hAnsi="Arial" w:cs="Arial"/>
              </w:rPr>
              <w:instrText xml:space="preserve">Nombre de Cliente para proyecto APT" </w:instrText>
            </w:r>
            <w:r w:rsidR="00C02816" w:rsidRPr="00D86EDA">
              <w:rPr>
                <w:rFonts w:ascii="Arial" w:hAnsi="Arial" w:cs="Arial"/>
              </w:rPr>
              <w:fldChar w:fldCharType="end"/>
            </w:r>
            <w:r w:rsidRPr="00D86EDA">
              <w:rPr>
                <w:rFonts w:ascii="Arial" w:hAnsi="Arial" w:cs="Arial"/>
              </w:rPr>
              <w:t xml:space="preserve"> en el uso de la plataforma. Recopilación de </w:t>
            </w:r>
            <w:proofErr w:type="spellStart"/>
            <w:r w:rsidRPr="00D86EDA">
              <w:rPr>
                <w:rFonts w:ascii="Arial" w:hAnsi="Arial" w:cs="Arial"/>
              </w:rPr>
              <w:t>Feedback</w:t>
            </w:r>
            <w:proofErr w:type="spellEnd"/>
            <w:r w:rsidRPr="00D86EDA">
              <w:rPr>
                <w:rFonts w:ascii="Arial" w:hAnsi="Arial" w:cs="Arial"/>
              </w:rPr>
              <w:t xml:space="preserve"> y ajustes finales del sistema.</w:t>
            </w:r>
          </w:p>
          <w:p w14:paraId="1E1E620A" w14:textId="0D89728B" w:rsidR="001E2A39" w:rsidRPr="00D86EDA" w:rsidRDefault="001E2A39" w:rsidP="00D86EDA">
            <w:pPr>
              <w:pStyle w:val="Prrafodelista"/>
              <w:numPr>
                <w:ilvl w:val="0"/>
                <w:numId w:val="21"/>
              </w:numPr>
              <w:spacing w:line="360" w:lineRule="auto"/>
              <w:jc w:val="both"/>
              <w:rPr>
                <w:rFonts w:ascii="Arial" w:hAnsi="Arial" w:cs="Arial"/>
              </w:rPr>
            </w:pPr>
            <w:r w:rsidRPr="00D86EDA">
              <w:rPr>
                <w:rFonts w:ascii="Arial" w:hAnsi="Arial" w:cs="Arial"/>
              </w:rPr>
              <w:t>Finalización de la documentación técnica y de usuario.</w:t>
            </w:r>
          </w:p>
          <w:p w14:paraId="1907D991" w14:textId="7149F2E0" w:rsidR="00C25192" w:rsidRPr="00D86EDA" w:rsidRDefault="001E2A39" w:rsidP="00D86EDA">
            <w:pPr>
              <w:pStyle w:val="Prrafodelista"/>
              <w:numPr>
                <w:ilvl w:val="0"/>
                <w:numId w:val="21"/>
              </w:numPr>
              <w:spacing w:line="360" w:lineRule="auto"/>
              <w:jc w:val="both"/>
              <w:rPr>
                <w:rFonts w:ascii="Arial" w:hAnsi="Arial" w:cs="Arial"/>
              </w:rPr>
            </w:pPr>
            <w:r w:rsidRPr="00D86EDA">
              <w:rPr>
                <w:rFonts w:ascii="Arial" w:hAnsi="Arial" w:cs="Arial"/>
              </w:rPr>
              <w:t>Evaluación del proyecto, revisión de objetivos alcanzados y cierre formal</w:t>
            </w:r>
          </w:p>
          <w:p w14:paraId="3B64F73A" w14:textId="77777777" w:rsidR="00C25192" w:rsidRPr="00D86EDA" w:rsidRDefault="00C25192" w:rsidP="00B70CFC">
            <w:pPr>
              <w:spacing w:line="360" w:lineRule="auto"/>
              <w:jc w:val="both"/>
              <w:rPr>
                <w:rFonts w:ascii="Arial" w:hAnsi="Arial" w:cs="Arial"/>
                <w:b/>
                <w:bCs/>
              </w:rPr>
            </w:pPr>
            <w:r w:rsidRPr="00D86EDA">
              <w:rPr>
                <w:rFonts w:ascii="Arial" w:hAnsi="Arial" w:cs="Arial"/>
                <w:b/>
                <w:bCs/>
              </w:rPr>
              <w:t>Duración estimada</w:t>
            </w:r>
          </w:p>
          <w:p w14:paraId="2B6D41A4" w14:textId="59C576AF" w:rsidR="00C25192" w:rsidRPr="00D86EDA" w:rsidRDefault="00C25192" w:rsidP="00B70CFC">
            <w:pPr>
              <w:spacing w:line="360" w:lineRule="auto"/>
              <w:jc w:val="both"/>
              <w:rPr>
                <w:rFonts w:ascii="Arial" w:hAnsi="Arial" w:cs="Arial"/>
              </w:rPr>
            </w:pPr>
            <w:r w:rsidRPr="00D86EDA">
              <w:rPr>
                <w:rFonts w:ascii="Arial" w:hAnsi="Arial" w:cs="Arial"/>
              </w:rPr>
              <w:t>15 días</w:t>
            </w:r>
          </w:p>
          <w:p w14:paraId="2786E9F2" w14:textId="77777777" w:rsidR="007840D5" w:rsidRPr="00D86EDA" w:rsidRDefault="007840D5" w:rsidP="00B70CFC">
            <w:pPr>
              <w:spacing w:line="360" w:lineRule="auto"/>
              <w:jc w:val="both"/>
              <w:rPr>
                <w:rFonts w:ascii="Arial" w:hAnsi="Arial" w:cs="Arial"/>
              </w:rPr>
            </w:pPr>
          </w:p>
          <w:p w14:paraId="65B9B800" w14:textId="4632607C" w:rsidR="006E7DEB" w:rsidRPr="00D86EDA" w:rsidRDefault="006E7DEB" w:rsidP="00B70CFC">
            <w:pPr>
              <w:pStyle w:val="Subtituloproyecto"/>
              <w:spacing w:line="360" w:lineRule="auto"/>
              <w:rPr>
                <w:rFonts w:cs="Arial"/>
              </w:rPr>
            </w:pPr>
            <w:r w:rsidRPr="00D86EDA">
              <w:rPr>
                <w:rFonts w:cs="Arial"/>
              </w:rPr>
              <w:t>Presupuesto</w:t>
            </w:r>
          </w:p>
          <w:p w14:paraId="0C8BFB92" w14:textId="32CCBE45" w:rsidR="006E7DEB" w:rsidRPr="00D86EDA" w:rsidRDefault="00131FC4" w:rsidP="00B70CFC">
            <w:pPr>
              <w:spacing w:line="360" w:lineRule="auto"/>
              <w:jc w:val="both"/>
              <w:rPr>
                <w:rFonts w:ascii="Arial" w:hAnsi="Arial" w:cs="Arial"/>
              </w:rPr>
            </w:pPr>
            <w:r w:rsidRPr="00D86EDA">
              <w:rPr>
                <w:rFonts w:ascii="Arial" w:hAnsi="Arial" w:cs="Arial"/>
              </w:rPr>
              <w:t xml:space="preserve">El </w:t>
            </w:r>
            <w:r w:rsidR="00575335" w:rsidRPr="00D86EDA">
              <w:rPr>
                <w:rFonts w:ascii="Arial" w:hAnsi="Arial" w:cs="Arial"/>
              </w:rPr>
              <w:t>presupuesto</w:t>
            </w:r>
            <w:r w:rsidRPr="00D86EDA">
              <w:rPr>
                <w:rFonts w:ascii="Arial" w:hAnsi="Arial" w:cs="Arial"/>
              </w:rPr>
              <w:t xml:space="preserve"> asignado para este proyecto es de </w:t>
            </w:r>
            <w:r w:rsidR="7792C1CE" w:rsidRPr="00D86EDA">
              <w:rPr>
                <w:rFonts w:ascii="Arial" w:hAnsi="Arial" w:cs="Arial"/>
              </w:rPr>
              <w:t xml:space="preserve">20 </w:t>
            </w:r>
            <w:r w:rsidRPr="00D86EDA">
              <w:rPr>
                <w:rFonts w:ascii="Arial" w:hAnsi="Arial" w:cs="Arial"/>
              </w:rPr>
              <w:t xml:space="preserve">millones. </w:t>
            </w:r>
          </w:p>
          <w:p w14:paraId="623BF11C" w14:textId="60C84634" w:rsidR="00611088" w:rsidRPr="00D86EDA" w:rsidRDefault="00611088" w:rsidP="00B70CFC">
            <w:pPr>
              <w:spacing w:line="360" w:lineRule="auto"/>
              <w:jc w:val="both"/>
              <w:rPr>
                <w:rFonts w:ascii="Arial" w:hAnsi="Arial" w:cs="Arial"/>
              </w:rPr>
            </w:pPr>
          </w:p>
          <w:p w14:paraId="713EBF04" w14:textId="77777777" w:rsidR="004C29F2" w:rsidRPr="00D86EDA" w:rsidRDefault="004C29F2" w:rsidP="00B70CFC">
            <w:pPr>
              <w:pStyle w:val="Ttulo2"/>
              <w:spacing w:line="360" w:lineRule="auto"/>
              <w:rPr>
                <w:rFonts w:ascii="Arial" w:hAnsi="Arial" w:cs="Arial"/>
                <w:sz w:val="24"/>
                <w:szCs w:val="24"/>
              </w:rPr>
            </w:pPr>
            <w:bookmarkStart w:id="37" w:name="_Toc179205790"/>
            <w:bookmarkStart w:id="38" w:name="_Toc429012380"/>
            <w:bookmarkStart w:id="39" w:name="_Toc378264302"/>
            <w:bookmarkStart w:id="40" w:name="_Toc184323763"/>
            <w:r w:rsidRPr="00D86EDA">
              <w:rPr>
                <w:rFonts w:ascii="Arial" w:hAnsi="Arial" w:cs="Arial"/>
                <w:sz w:val="24"/>
                <w:szCs w:val="24"/>
              </w:rPr>
              <w:t>Aprobaciones</w:t>
            </w:r>
            <w:bookmarkEnd w:id="37"/>
            <w:bookmarkEnd w:id="38"/>
            <w:bookmarkEnd w:id="39"/>
            <w:bookmarkEnd w:id="40"/>
          </w:p>
          <w:p w14:paraId="316FB23A" w14:textId="77777777" w:rsidR="004C29F2" w:rsidRPr="00D86EDA" w:rsidRDefault="004C29F2" w:rsidP="00D86EDA">
            <w:pPr>
              <w:spacing w:line="360" w:lineRule="auto"/>
              <w:jc w:val="both"/>
              <w:rPr>
                <w:rFonts w:ascii="Arial" w:hAnsi="Arial" w:cs="Arial"/>
              </w:rPr>
            </w:pPr>
            <w:r w:rsidRPr="00D86EDA">
              <w:rPr>
                <w:rFonts w:ascii="Arial" w:hAnsi="Arial" w:cs="Arial"/>
              </w:rPr>
              <w:t>Esta acta de constitución es aprobada por las siguientes partes:</w:t>
            </w:r>
          </w:p>
          <w:p w14:paraId="251520C1" w14:textId="77777777" w:rsidR="004C29F2" w:rsidRPr="00D86EDA" w:rsidRDefault="004C29F2" w:rsidP="00B70CFC">
            <w:pPr>
              <w:spacing w:line="360" w:lineRule="auto"/>
              <w:rPr>
                <w:rFonts w:ascii="Arial" w:hAnsi="Arial" w:cs="Arial"/>
              </w:rPr>
            </w:pPr>
          </w:p>
          <w:p w14:paraId="618BF1A9" w14:textId="77777777" w:rsidR="004C29F2" w:rsidRPr="00D86EDA" w:rsidRDefault="004C29F2" w:rsidP="00B70CFC">
            <w:pPr>
              <w:spacing w:line="360" w:lineRule="auto"/>
              <w:rPr>
                <w:rFonts w:ascii="Arial" w:hAnsi="Arial" w:cs="Arial"/>
                <w:b/>
                <w:bCs/>
              </w:rPr>
            </w:pPr>
            <w:r w:rsidRPr="00D86EDA">
              <w:rPr>
                <w:rFonts w:ascii="Arial" w:hAnsi="Arial" w:cs="Arial"/>
                <w:b/>
                <w:bCs/>
              </w:rPr>
              <w:t>Cliente</w:t>
            </w:r>
          </w:p>
          <w:p w14:paraId="50C2BEE1" w14:textId="5305901B" w:rsidR="004C29F2" w:rsidRPr="00D86EDA" w:rsidRDefault="004C29F2" w:rsidP="00B70CFC">
            <w:pPr>
              <w:spacing w:line="360" w:lineRule="auto"/>
              <w:rPr>
                <w:rFonts w:ascii="Arial" w:hAnsi="Arial" w:cs="Arial"/>
              </w:rPr>
            </w:pPr>
            <w:r w:rsidRPr="00D86EDA">
              <w:rPr>
                <w:rFonts w:ascii="Arial" w:hAnsi="Arial" w:cs="Arial"/>
              </w:rPr>
              <w:t>Patricia González (Gerente General Setralog</w:t>
            </w:r>
            <w:r w:rsidR="00C02816" w:rsidRPr="00D86EDA">
              <w:rPr>
                <w:rFonts w:ascii="Arial" w:hAnsi="Arial" w:cs="Arial"/>
              </w:rPr>
              <w:fldChar w:fldCharType="begin"/>
            </w:r>
            <w:r w:rsidR="00C02816" w:rsidRPr="00D86EDA">
              <w:rPr>
                <w:rFonts w:ascii="Arial" w:hAnsi="Arial" w:cs="Arial"/>
              </w:rPr>
              <w:instrText xml:space="preserve"> XE "</w:instrText>
            </w:r>
            <w:r w:rsidR="00C02816" w:rsidRPr="00D86EDA">
              <w:rPr>
                <w:rFonts w:ascii="Arial" w:hAnsi="Arial" w:cs="Arial"/>
                <w:b/>
                <w:color w:val="000000" w:themeColor="text1"/>
                <w:sz w:val="24"/>
                <w:szCs w:val="24"/>
                <w:lang w:eastAsia="es-CL"/>
              </w:rPr>
              <w:instrText>Setralog</w:instrText>
            </w:r>
            <w:r w:rsidR="00C02816" w:rsidRPr="00D86EDA">
              <w:rPr>
                <w:rFonts w:ascii="Arial" w:hAnsi="Arial" w:cs="Arial"/>
                <w:b/>
                <w:color w:val="000000" w:themeColor="text1"/>
              </w:rPr>
              <w:instrText>:</w:instrText>
            </w:r>
            <w:r w:rsidR="00C02816" w:rsidRPr="00D86EDA">
              <w:rPr>
                <w:rFonts w:ascii="Arial" w:hAnsi="Arial" w:cs="Arial"/>
              </w:rPr>
              <w:instrText xml:space="preserve">Nombre de Cliente para proyecto APT" </w:instrText>
            </w:r>
            <w:r w:rsidR="00C02816" w:rsidRPr="00D86EDA">
              <w:rPr>
                <w:rFonts w:ascii="Arial" w:hAnsi="Arial" w:cs="Arial"/>
              </w:rPr>
              <w:fldChar w:fldCharType="end"/>
            </w:r>
            <w:r w:rsidRPr="00D86EDA">
              <w:rPr>
                <w:rFonts w:ascii="Arial" w:hAnsi="Arial" w:cs="Arial"/>
              </w:rPr>
              <w:t>)</w:t>
            </w:r>
          </w:p>
          <w:p w14:paraId="5A219973" w14:textId="77777777" w:rsidR="004C29F2" w:rsidRPr="00D86EDA" w:rsidRDefault="004C29F2" w:rsidP="00B70CFC">
            <w:pPr>
              <w:spacing w:line="360" w:lineRule="auto"/>
              <w:rPr>
                <w:rFonts w:ascii="Arial" w:hAnsi="Arial" w:cs="Arial"/>
              </w:rPr>
            </w:pPr>
          </w:p>
          <w:p w14:paraId="09DA6C44" w14:textId="77777777" w:rsidR="004C29F2" w:rsidRPr="00D86EDA" w:rsidRDefault="004C29F2" w:rsidP="00B70CFC">
            <w:pPr>
              <w:spacing w:line="360" w:lineRule="auto"/>
              <w:rPr>
                <w:rFonts w:ascii="Arial" w:hAnsi="Arial" w:cs="Arial"/>
                <w:b/>
                <w:bCs/>
              </w:rPr>
            </w:pPr>
            <w:r w:rsidRPr="00D86EDA">
              <w:rPr>
                <w:rFonts w:ascii="Arial" w:hAnsi="Arial" w:cs="Arial"/>
                <w:b/>
                <w:bCs/>
              </w:rPr>
              <w:t>Responsable del Proyecto</w:t>
            </w:r>
          </w:p>
          <w:p w14:paraId="1B783430" w14:textId="77777777" w:rsidR="004C29F2" w:rsidRPr="00D86EDA" w:rsidRDefault="004C29F2" w:rsidP="00B70CFC">
            <w:pPr>
              <w:spacing w:line="360" w:lineRule="auto"/>
              <w:rPr>
                <w:rFonts w:ascii="Arial" w:hAnsi="Arial" w:cs="Arial"/>
              </w:rPr>
            </w:pPr>
            <w:r w:rsidRPr="00D86EDA">
              <w:rPr>
                <w:rFonts w:ascii="Arial" w:hAnsi="Arial" w:cs="Arial"/>
              </w:rPr>
              <w:t xml:space="preserve">Jonatan Sandoval </w:t>
            </w:r>
          </w:p>
          <w:p w14:paraId="5CAA3C5C" w14:textId="77777777" w:rsidR="004C29F2" w:rsidRPr="00D86EDA" w:rsidRDefault="004C29F2" w:rsidP="00B70CFC">
            <w:pPr>
              <w:spacing w:line="360" w:lineRule="auto"/>
              <w:rPr>
                <w:rFonts w:ascii="Arial" w:hAnsi="Arial" w:cs="Arial"/>
              </w:rPr>
            </w:pPr>
          </w:p>
          <w:p w14:paraId="5608B734" w14:textId="6AA9897B" w:rsidR="004C29F2" w:rsidRPr="00D86EDA" w:rsidRDefault="004C29F2" w:rsidP="00B70CFC">
            <w:pPr>
              <w:spacing w:line="360" w:lineRule="auto"/>
              <w:rPr>
                <w:rFonts w:ascii="Arial" w:hAnsi="Arial" w:cs="Arial"/>
                <w:b/>
                <w:bCs/>
              </w:rPr>
            </w:pPr>
            <w:r w:rsidRPr="00D86EDA">
              <w:rPr>
                <w:rFonts w:ascii="Arial" w:hAnsi="Arial" w:cs="Arial"/>
                <w:b/>
                <w:bCs/>
              </w:rPr>
              <w:t xml:space="preserve">Scrum </w:t>
            </w:r>
            <w:r w:rsidR="62F9699B" w:rsidRPr="00D86EDA">
              <w:rPr>
                <w:rFonts w:ascii="Arial" w:hAnsi="Arial" w:cs="Arial"/>
                <w:b/>
                <w:bCs/>
              </w:rPr>
              <w:t>Máster</w:t>
            </w:r>
            <w:r w:rsidR="00C02816" w:rsidRPr="00D86EDA">
              <w:rPr>
                <w:rFonts w:ascii="Arial" w:hAnsi="Arial" w:cs="Arial"/>
                <w:b/>
                <w:bCs/>
              </w:rPr>
              <w:fldChar w:fldCharType="begin"/>
            </w:r>
            <w:r w:rsidR="00C02816" w:rsidRPr="00D86EDA">
              <w:rPr>
                <w:rFonts w:ascii="Arial" w:hAnsi="Arial" w:cs="Arial"/>
              </w:rPr>
              <w:instrText xml:space="preserve"> XE "</w:instrText>
            </w:r>
            <w:r w:rsidR="00C02816" w:rsidRPr="00D86EDA">
              <w:rPr>
                <w:rFonts w:ascii="Arial" w:hAnsi="Arial" w:cs="Arial"/>
                <w:b/>
                <w:color w:val="000000" w:themeColor="text1"/>
                <w:sz w:val="24"/>
                <w:szCs w:val="24"/>
                <w:lang w:eastAsia="es-CL"/>
              </w:rPr>
              <w:instrText>Scrum Master</w:instrText>
            </w:r>
            <w:r w:rsidR="00C02816" w:rsidRPr="00D86EDA">
              <w:rPr>
                <w:rFonts w:ascii="Arial" w:hAnsi="Arial" w:cs="Arial"/>
                <w:b/>
                <w:color w:val="000000" w:themeColor="text1"/>
              </w:rPr>
              <w:instrText>:</w:instrText>
            </w:r>
            <w:r w:rsidR="00C02816" w:rsidRPr="00D86EDA">
              <w:rPr>
                <w:rFonts w:ascii="Arial" w:hAnsi="Arial" w:cs="Arial"/>
              </w:rPr>
              <w:instrText xml:space="preserve">Encargado de facilitar y agilizar proyectos" </w:instrText>
            </w:r>
            <w:r w:rsidR="00C02816" w:rsidRPr="00D86EDA">
              <w:rPr>
                <w:rFonts w:ascii="Arial" w:hAnsi="Arial" w:cs="Arial"/>
                <w:b/>
                <w:bCs/>
              </w:rPr>
              <w:fldChar w:fldCharType="end"/>
            </w:r>
          </w:p>
          <w:p w14:paraId="27692B58" w14:textId="77777777" w:rsidR="004C29F2" w:rsidRPr="00D86EDA" w:rsidRDefault="004C29F2" w:rsidP="00B70CFC">
            <w:pPr>
              <w:spacing w:line="360" w:lineRule="auto"/>
              <w:rPr>
                <w:rFonts w:ascii="Arial" w:hAnsi="Arial" w:cs="Arial"/>
              </w:rPr>
            </w:pPr>
            <w:r w:rsidRPr="00D86EDA">
              <w:rPr>
                <w:rFonts w:ascii="Arial" w:hAnsi="Arial" w:cs="Arial"/>
              </w:rPr>
              <w:t>Vanessa Salazar</w:t>
            </w:r>
          </w:p>
          <w:p w14:paraId="08B0A690" w14:textId="77777777" w:rsidR="004C29F2" w:rsidRPr="00D86EDA" w:rsidRDefault="004C29F2" w:rsidP="00B70CFC">
            <w:pPr>
              <w:spacing w:line="360" w:lineRule="auto"/>
              <w:rPr>
                <w:rFonts w:ascii="Arial" w:hAnsi="Arial" w:cs="Arial"/>
              </w:rPr>
            </w:pPr>
          </w:p>
          <w:p w14:paraId="7BF2A2BF" w14:textId="77777777" w:rsidR="004C29F2" w:rsidRPr="00D86EDA" w:rsidRDefault="004C29F2" w:rsidP="00B70CFC">
            <w:pPr>
              <w:spacing w:line="360" w:lineRule="auto"/>
              <w:rPr>
                <w:rFonts w:ascii="Arial" w:hAnsi="Arial" w:cs="Arial"/>
                <w:b/>
                <w:bCs/>
              </w:rPr>
            </w:pPr>
            <w:r w:rsidRPr="00D86EDA">
              <w:rPr>
                <w:rFonts w:ascii="Arial" w:hAnsi="Arial" w:cs="Arial"/>
                <w:b/>
                <w:bCs/>
              </w:rPr>
              <w:t xml:space="preserve">Líder del Equipo de Desarrollo </w:t>
            </w:r>
          </w:p>
          <w:p w14:paraId="578CB029" w14:textId="21BF8652" w:rsidR="004C29F2" w:rsidRPr="00D86EDA" w:rsidRDefault="004C29F2" w:rsidP="00BF19C5">
            <w:pPr>
              <w:spacing w:line="360" w:lineRule="auto"/>
              <w:rPr>
                <w:rFonts w:ascii="Arial" w:hAnsi="Arial" w:cs="Arial"/>
              </w:rPr>
            </w:pPr>
            <w:r w:rsidRPr="00D86EDA">
              <w:rPr>
                <w:rFonts w:ascii="Arial" w:hAnsi="Arial" w:cs="Arial"/>
              </w:rPr>
              <w:t xml:space="preserve">Martin Hidalgo </w:t>
            </w:r>
          </w:p>
        </w:tc>
      </w:tr>
    </w:tbl>
    <w:p w14:paraId="19C461F8" w14:textId="7F7B4105" w:rsidR="00483ED1" w:rsidRPr="00D86EDA" w:rsidRDefault="00483ED1" w:rsidP="0040449B">
      <w:pPr>
        <w:spacing w:line="360" w:lineRule="auto"/>
        <w:jc w:val="both"/>
        <w:rPr>
          <w:rFonts w:ascii="Arial" w:hAnsi="Arial" w:cs="Arial"/>
        </w:rPr>
      </w:pPr>
    </w:p>
    <w:p w14:paraId="03C47171" w14:textId="68BD5CC8" w:rsidR="000D3262" w:rsidRPr="00D86EDA" w:rsidRDefault="000D3262" w:rsidP="0040449B">
      <w:pPr>
        <w:pStyle w:val="TitulosProyecto"/>
        <w:outlineLvl w:val="0"/>
        <w:rPr>
          <w:rFonts w:cs="Arial"/>
        </w:rPr>
      </w:pPr>
      <w:bookmarkStart w:id="41" w:name="_Toc1241802519"/>
      <w:bookmarkStart w:id="42" w:name="_Toc1456461109"/>
      <w:bookmarkStart w:id="43" w:name="_Toc184323764"/>
      <w:r w:rsidRPr="00D86EDA">
        <w:rPr>
          <w:rFonts w:cs="Arial"/>
        </w:rPr>
        <w:t>Asignación de roles</w:t>
      </w:r>
      <w:r w:rsidR="6DE4A768" w:rsidRPr="00D86EDA">
        <w:rPr>
          <w:rFonts w:cs="Arial"/>
        </w:rPr>
        <w:t>.</w:t>
      </w:r>
      <w:bookmarkEnd w:id="41"/>
      <w:bookmarkEnd w:id="42"/>
      <w:bookmarkEnd w:id="43"/>
    </w:p>
    <w:p w14:paraId="0AA1B7D9" w14:textId="175AA0F1" w:rsidR="00A30B35" w:rsidRPr="00D86EDA" w:rsidRDefault="22E94ABE" w:rsidP="00EC5A91">
      <w:pPr>
        <w:pStyle w:val="ParrafoProyecto0"/>
      </w:pPr>
      <w:r w:rsidRPr="00D86EDA">
        <w:t>Es esencial definir</w:t>
      </w:r>
      <w:r w:rsidR="004E0524" w:rsidRPr="00D86EDA">
        <w:t xml:space="preserve"> roles </w:t>
      </w:r>
      <w:r w:rsidRPr="00D86EDA">
        <w:t>dentro de un proyecto</w:t>
      </w:r>
      <w:r w:rsidR="004E0524" w:rsidRPr="00D86EDA">
        <w:t xml:space="preserve"> para </w:t>
      </w:r>
      <w:r w:rsidRPr="00D86EDA">
        <w:t xml:space="preserve">garantizar </w:t>
      </w:r>
      <w:r w:rsidR="004E0524" w:rsidRPr="00D86EDA">
        <w:t xml:space="preserve">el </w:t>
      </w:r>
      <w:r w:rsidRPr="00D86EDA">
        <w:t xml:space="preserve">correcto funcionamiento del equipo a lo largo del </w:t>
      </w:r>
      <w:r w:rsidR="004E0524" w:rsidRPr="00D86EDA">
        <w:t xml:space="preserve">desarrollo </w:t>
      </w:r>
      <w:r w:rsidRPr="00D86EDA">
        <w:t>de distintas etapas</w:t>
      </w:r>
      <w:r w:rsidR="1DEAB034" w:rsidRPr="00D86EDA">
        <w:t>.</w:t>
      </w:r>
      <w:r w:rsidR="004E0524" w:rsidRPr="00D86EDA">
        <w:t xml:space="preserve"> Estos roles </w:t>
      </w:r>
      <w:r w:rsidR="004E0524" w:rsidRPr="00D86EDA">
        <w:lastRenderedPageBreak/>
        <w:t>definen las responsabilidades de cada miembro del equipo, lo que facilita la colaboración y asegura que las tareas se lleven a cabo de manera eficiente. Una clara asignación de roles es crucial para alcanzar los objetivos del proyecto y garantizar su éxito.</w:t>
      </w:r>
    </w:p>
    <w:p w14:paraId="5BA9E8A8" w14:textId="33A656CA" w:rsidR="00483ED1" w:rsidRPr="00D86EDA" w:rsidRDefault="00483ED1" w:rsidP="65B8CD0B">
      <w:pPr>
        <w:pStyle w:val="ParrafoProyecto0"/>
      </w:pPr>
    </w:p>
    <w:p w14:paraId="52C0F5CA" w14:textId="08C3EFB1" w:rsidR="00D950A9" w:rsidRPr="00D86EDA" w:rsidRDefault="000E74CE" w:rsidP="00EC5A91">
      <w:pPr>
        <w:pStyle w:val="Subtituloproyecto"/>
        <w:outlineLvl w:val="1"/>
        <w:rPr>
          <w:rFonts w:cs="Arial"/>
          <w:lang w:val="es-419"/>
        </w:rPr>
      </w:pPr>
      <w:bookmarkStart w:id="44" w:name="_Toc1720576805"/>
      <w:bookmarkStart w:id="45" w:name="_Toc2001931725"/>
      <w:bookmarkStart w:id="46" w:name="_Toc184323765"/>
      <w:r w:rsidRPr="00D86EDA">
        <w:rPr>
          <w:rFonts w:cs="Arial"/>
          <w:lang w:val="es-419"/>
        </w:rPr>
        <w:t xml:space="preserve">Roles en </w:t>
      </w:r>
      <w:bookmarkEnd w:id="44"/>
      <w:r w:rsidR="33F419DB" w:rsidRPr="00D86EDA">
        <w:rPr>
          <w:rFonts w:cs="Arial"/>
          <w:lang w:val="es-419"/>
        </w:rPr>
        <w:t>el proyecto.</w:t>
      </w:r>
      <w:bookmarkEnd w:id="45"/>
      <w:bookmarkEnd w:id="46"/>
    </w:p>
    <w:p w14:paraId="697E51D3" w14:textId="0145142B" w:rsidR="000E74CE" w:rsidRPr="00D86EDA" w:rsidRDefault="000E74CE" w:rsidP="00D950A9">
      <w:pPr>
        <w:pStyle w:val="ParrafoProyecto0"/>
        <w:numPr>
          <w:ilvl w:val="0"/>
          <w:numId w:val="34"/>
        </w:numPr>
      </w:pPr>
      <w:proofErr w:type="spellStart"/>
      <w:r w:rsidRPr="00D86EDA">
        <w:rPr>
          <w:b/>
          <w:bCs/>
        </w:rPr>
        <w:t>Stakeholders</w:t>
      </w:r>
      <w:proofErr w:type="spellEnd"/>
      <w:r w:rsidRPr="00D86EDA">
        <w:rPr>
          <w:b/>
          <w:bCs/>
        </w:rPr>
        <w:t xml:space="preserve"> / Interesados / Cliente:</w:t>
      </w:r>
      <w:r w:rsidRPr="00D86EDA">
        <w:t xml:space="preserve"> Son los patrocinadores del proyecto, que pueden incluir al cliente directo o a otros inversionistas interesados en su éxito. Su papel principal es proporcionar los requisitos, expectativas, prioridades y retroalimentación sobre el producto. También validan que el proyecto cumpla con las necesidades del negocio y colaboran estrechamente con el Product </w:t>
      </w:r>
      <w:proofErr w:type="spellStart"/>
      <w:r w:rsidRPr="00D86EDA">
        <w:t>Owner</w:t>
      </w:r>
      <w:proofErr w:type="spellEnd"/>
      <w:r w:rsidRPr="00D86EDA">
        <w:t xml:space="preserve"> para asegurar que las prioridades del proyecto se alineen con sus intereses.</w:t>
      </w:r>
    </w:p>
    <w:p w14:paraId="2E160D0E" w14:textId="5B5C4A65" w:rsidR="000E74CE" w:rsidRPr="00D86EDA" w:rsidRDefault="000E74CE" w:rsidP="00D950A9">
      <w:pPr>
        <w:pStyle w:val="ParrafoProyecto0"/>
        <w:numPr>
          <w:ilvl w:val="0"/>
          <w:numId w:val="34"/>
        </w:numPr>
      </w:pPr>
      <w:r w:rsidRPr="00D86EDA">
        <w:rPr>
          <w:b/>
          <w:bCs/>
        </w:rPr>
        <w:t xml:space="preserve">Product </w:t>
      </w:r>
      <w:proofErr w:type="spellStart"/>
      <w:r w:rsidRPr="00D86EDA">
        <w:rPr>
          <w:b/>
          <w:bCs/>
        </w:rPr>
        <w:t>Owner</w:t>
      </w:r>
      <w:proofErr w:type="spellEnd"/>
      <w:r w:rsidRPr="00D86EDA">
        <w:rPr>
          <w:b/>
          <w:bCs/>
        </w:rPr>
        <w:t xml:space="preserve"> / </w:t>
      </w:r>
      <w:r w:rsidR="59B9FF01" w:rsidRPr="00D86EDA">
        <w:rPr>
          <w:b/>
          <w:bCs/>
        </w:rPr>
        <w:t>jefe</w:t>
      </w:r>
      <w:r w:rsidRPr="00D86EDA">
        <w:rPr>
          <w:b/>
          <w:bCs/>
        </w:rPr>
        <w:t xml:space="preserve"> de Proyecto:</w:t>
      </w:r>
      <w:r w:rsidRPr="00D86EDA">
        <w:t xml:space="preserve"> Es el responsable del proyecto desde la perspectiva de la empresa ejecutora y actúa como representante de los interesados del cliente final. Su rol principal es gestionar el Product Backlog, priorizando las tareas en función del valor que aportan al negocio. Además, se asegura de que el equipo Scrum comprenda correctamente los requisitos, tareas y metas del proyecto, y mantiene una comunicación constante con el cliente a través de la colaboración con los </w:t>
      </w:r>
      <w:proofErr w:type="spellStart"/>
      <w:r w:rsidRPr="00D86EDA">
        <w:t>stakeholders</w:t>
      </w:r>
      <w:proofErr w:type="spellEnd"/>
      <w:r w:rsidRPr="00D86EDA">
        <w:t>.</w:t>
      </w:r>
    </w:p>
    <w:p w14:paraId="272F6BE1" w14:textId="65A011E2" w:rsidR="48D36522" w:rsidRPr="00D86EDA" w:rsidRDefault="48D36522" w:rsidP="3B4B8858">
      <w:pPr>
        <w:pStyle w:val="ParrafoProyecto0"/>
      </w:pPr>
    </w:p>
    <w:p w14:paraId="6245351D" w14:textId="39BCA1D1" w:rsidR="3B4B8858" w:rsidRPr="00D86EDA" w:rsidRDefault="3B4B8858" w:rsidP="3B4B8858">
      <w:pPr>
        <w:pStyle w:val="ParrafoProyecto0"/>
      </w:pPr>
    </w:p>
    <w:p w14:paraId="508F5FD6" w14:textId="6FA431A4" w:rsidR="3B4B8858" w:rsidRPr="00D86EDA" w:rsidRDefault="3B4B8858" w:rsidP="3B4B8858">
      <w:pPr>
        <w:pStyle w:val="ParrafoProyecto0"/>
      </w:pPr>
    </w:p>
    <w:p w14:paraId="42F7DCFE" w14:textId="320ADB10" w:rsidR="3B4B8858" w:rsidRPr="00D86EDA" w:rsidRDefault="3B4B8858" w:rsidP="3B4B8858">
      <w:pPr>
        <w:pStyle w:val="ParrafoProyecto0"/>
      </w:pPr>
    </w:p>
    <w:p w14:paraId="0AC3CF1D" w14:textId="27562EB8" w:rsidR="3B4B8858" w:rsidRPr="00D86EDA" w:rsidRDefault="3B4B8858" w:rsidP="3B4B8858">
      <w:pPr>
        <w:pStyle w:val="ParrafoProyecto0"/>
      </w:pPr>
    </w:p>
    <w:p w14:paraId="5CDDC4E5" w14:textId="5FA50D76" w:rsidR="3D575D85" w:rsidRPr="00D86EDA" w:rsidRDefault="5D603280" w:rsidP="36C3B248">
      <w:pPr>
        <w:pStyle w:val="ParrafoProyecto0"/>
        <w:numPr>
          <w:ilvl w:val="0"/>
          <w:numId w:val="34"/>
        </w:numPr>
      </w:pPr>
      <w:r w:rsidRPr="00D86EDA">
        <w:rPr>
          <w:b/>
          <w:bCs/>
        </w:rPr>
        <w:t>Facilitador</w:t>
      </w:r>
      <w:r w:rsidR="000E74CE" w:rsidRPr="00D86EDA">
        <w:rPr>
          <w:b/>
          <w:bCs/>
        </w:rPr>
        <w:t xml:space="preserve"> / Coordinador de Proyecto:</w:t>
      </w:r>
      <w:r w:rsidR="000E74CE" w:rsidRPr="00D86EDA">
        <w:t xml:space="preserve"> Actúa como facilitador y líder de servicio para el equipo Scrum. Su función es eliminar los impedimentos que puedan bloquear el progreso del equipo, promover la comunicación y </w:t>
      </w:r>
      <w:r w:rsidR="000E74CE" w:rsidRPr="00D86EDA">
        <w:lastRenderedPageBreak/>
        <w:t xml:space="preserve">fomentar la mejora continua dentro del equipo. Además, trabaja en estrecha colaboración con el Product </w:t>
      </w:r>
      <w:proofErr w:type="spellStart"/>
      <w:r w:rsidR="000E74CE" w:rsidRPr="00D86EDA">
        <w:t>Owner</w:t>
      </w:r>
      <w:proofErr w:type="spellEnd"/>
      <w:r w:rsidR="000E74CE" w:rsidRPr="00D86EDA">
        <w:t xml:space="preserve"> y el </w:t>
      </w:r>
      <w:proofErr w:type="spellStart"/>
      <w:r w:rsidR="000E74CE" w:rsidRPr="00D86EDA">
        <w:t>Development</w:t>
      </w:r>
      <w:proofErr w:type="spellEnd"/>
      <w:r w:rsidR="000E74CE" w:rsidRPr="00D86EDA">
        <w:t xml:space="preserve"> </w:t>
      </w:r>
      <w:proofErr w:type="spellStart"/>
      <w:r w:rsidR="000E74CE" w:rsidRPr="00D86EDA">
        <w:t>Team</w:t>
      </w:r>
      <w:proofErr w:type="spellEnd"/>
      <w:r w:rsidR="000E74CE" w:rsidRPr="00D86EDA">
        <w:t xml:space="preserve"> para asegurar que el proceso se cumpla correctamente.</w:t>
      </w:r>
    </w:p>
    <w:p w14:paraId="09FC4AD0" w14:textId="35AAE6F8" w:rsidR="003D3934" w:rsidRPr="00D86EDA" w:rsidRDefault="000E74CE" w:rsidP="5037CCD1">
      <w:pPr>
        <w:pStyle w:val="ParrafoProyecto0"/>
        <w:numPr>
          <w:ilvl w:val="0"/>
          <w:numId w:val="34"/>
        </w:numPr>
      </w:pPr>
      <w:proofErr w:type="spellStart"/>
      <w:r w:rsidRPr="00D86EDA">
        <w:rPr>
          <w:b/>
          <w:bCs/>
        </w:rPr>
        <w:t>Development</w:t>
      </w:r>
      <w:proofErr w:type="spellEnd"/>
      <w:r w:rsidRPr="00D86EDA">
        <w:rPr>
          <w:b/>
          <w:bCs/>
        </w:rPr>
        <w:t xml:space="preserve"> </w:t>
      </w:r>
      <w:proofErr w:type="spellStart"/>
      <w:r w:rsidRPr="00D86EDA">
        <w:rPr>
          <w:b/>
          <w:bCs/>
        </w:rPr>
        <w:t>Team</w:t>
      </w:r>
      <w:proofErr w:type="spellEnd"/>
      <w:r w:rsidRPr="00D86EDA">
        <w:rPr>
          <w:b/>
          <w:bCs/>
        </w:rPr>
        <w:t xml:space="preserve"> / Equipo de Desarrollo:</w:t>
      </w:r>
      <w:r w:rsidRPr="00D86EDA">
        <w:t xml:space="preserve"> Este equipo es el encargado de la construcción del proyecto o producto. Está compuesto por profesionales especializados en áreas como bases de datos, diseño, arquitectura o programación en diversos lenguajes. El equipo </w:t>
      </w:r>
      <w:r w:rsidR="1375124C" w:rsidRPr="00D86EDA">
        <w:t>se autoorganiza</w:t>
      </w:r>
      <w:r w:rsidRPr="00D86EDA">
        <w:t xml:space="preserve"> y </w:t>
      </w:r>
      <w:r w:rsidR="1375124C" w:rsidRPr="00D86EDA">
        <w:t>divide</w:t>
      </w:r>
      <w:r w:rsidRPr="00D86EDA">
        <w:t xml:space="preserve"> el trabajo en </w:t>
      </w:r>
      <w:r w:rsidR="546F947F" w:rsidRPr="00D86EDA">
        <w:t>los entregables que se deseen generar</w:t>
      </w:r>
      <w:r w:rsidRPr="00D86EDA">
        <w:t xml:space="preserve"> </w:t>
      </w:r>
      <w:r w:rsidR="1375124C" w:rsidRPr="00D86EDA">
        <w:t>para</w:t>
      </w:r>
      <w:r w:rsidRPr="00D86EDA">
        <w:t xml:space="preserve"> </w:t>
      </w:r>
      <w:r w:rsidR="546F947F" w:rsidRPr="00D86EDA">
        <w:t xml:space="preserve">mejorar y </w:t>
      </w:r>
      <w:r w:rsidRPr="00D86EDA">
        <w:t xml:space="preserve">completar el </w:t>
      </w:r>
      <w:r w:rsidR="546F947F" w:rsidRPr="00D86EDA">
        <w:t>proyecto</w:t>
      </w:r>
      <w:r w:rsidRPr="00D86EDA">
        <w:t>.</w:t>
      </w:r>
    </w:p>
    <w:p w14:paraId="4BC4786F" w14:textId="0A1C2666" w:rsidR="00AD18C9" w:rsidRPr="00D86EDA" w:rsidRDefault="00AD18C9" w:rsidP="36C3B248">
      <w:pPr>
        <w:pStyle w:val="ParrafoProyecto0"/>
        <w:ind w:left="720"/>
      </w:pPr>
    </w:p>
    <w:p w14:paraId="3FA51D2B" w14:textId="51587C28" w:rsidR="00EC2E17" w:rsidRPr="00D86EDA" w:rsidRDefault="00EC2E17" w:rsidP="00234574">
      <w:pPr>
        <w:pStyle w:val="Subtituloproyecto"/>
        <w:outlineLvl w:val="1"/>
        <w:rPr>
          <w:rFonts w:cs="Arial"/>
        </w:rPr>
      </w:pPr>
      <w:bookmarkStart w:id="47" w:name="_Toc2088693862"/>
      <w:bookmarkStart w:id="48" w:name="_Toc82695260"/>
      <w:bookmarkStart w:id="49" w:name="_Toc184323766"/>
      <w:r w:rsidRPr="00D86EDA">
        <w:rPr>
          <w:rFonts w:cs="Arial"/>
        </w:rPr>
        <w:t>Responsables de cada rol.</w:t>
      </w:r>
      <w:bookmarkEnd w:id="47"/>
      <w:bookmarkEnd w:id="48"/>
      <w:bookmarkEnd w:id="49"/>
    </w:p>
    <w:p w14:paraId="384F9BE1" w14:textId="3C5CD549" w:rsidR="00A77E44" w:rsidRPr="00D86EDA" w:rsidRDefault="00CB53AE" w:rsidP="00EC2E17">
      <w:pPr>
        <w:pStyle w:val="ParrafoProyecto0"/>
      </w:pPr>
      <w:r w:rsidRPr="00D86EDA">
        <w:t xml:space="preserve">Bajo este proyecto </w:t>
      </w:r>
      <w:r w:rsidR="00EC2E17" w:rsidRPr="00D86EDA">
        <w:t>los responsables de cada rol quedan definida bajo la siguiente estructura.</w:t>
      </w:r>
    </w:p>
    <w:p w14:paraId="4AC51207" w14:textId="0391A2CD" w:rsidR="00A20550" w:rsidRPr="00D86EDA" w:rsidRDefault="00A20550" w:rsidP="00A20550">
      <w:pPr>
        <w:pStyle w:val="Descripcin"/>
        <w:keepNext/>
        <w:rPr>
          <w:rFonts w:ascii="Arial" w:hAnsi="Arial" w:cs="Arial"/>
        </w:rPr>
      </w:pPr>
      <w:bookmarkStart w:id="50" w:name="_Toc184321178"/>
      <w:r w:rsidRPr="00D86EDA">
        <w:rPr>
          <w:rFonts w:ascii="Arial" w:hAnsi="Arial" w:cs="Arial"/>
        </w:rPr>
        <w:t xml:space="preserve">Tabla </w:t>
      </w:r>
      <w:r w:rsidR="002C5966" w:rsidRPr="00D86EDA">
        <w:rPr>
          <w:rFonts w:ascii="Arial" w:hAnsi="Arial" w:cs="Arial"/>
        </w:rPr>
        <w:fldChar w:fldCharType="begin"/>
      </w:r>
      <w:r w:rsidR="002C5966" w:rsidRPr="00D86EDA">
        <w:rPr>
          <w:rFonts w:ascii="Arial" w:hAnsi="Arial" w:cs="Arial"/>
        </w:rPr>
        <w:instrText xml:space="preserve"> SEQ Tabla \* ARABIC </w:instrText>
      </w:r>
      <w:r w:rsidR="002C5966" w:rsidRPr="00D86EDA">
        <w:rPr>
          <w:rFonts w:ascii="Arial" w:hAnsi="Arial" w:cs="Arial"/>
        </w:rPr>
        <w:fldChar w:fldCharType="separate"/>
      </w:r>
      <w:r w:rsidR="002C5966" w:rsidRPr="00D86EDA">
        <w:rPr>
          <w:rFonts w:ascii="Arial" w:hAnsi="Arial" w:cs="Arial"/>
          <w:noProof/>
        </w:rPr>
        <w:t>1</w:t>
      </w:r>
      <w:r w:rsidR="002C5966" w:rsidRPr="00D86EDA">
        <w:rPr>
          <w:rFonts w:ascii="Arial" w:hAnsi="Arial" w:cs="Arial"/>
          <w:noProof/>
        </w:rPr>
        <w:fldChar w:fldCharType="end"/>
      </w:r>
      <w:r w:rsidRPr="00D86EDA">
        <w:rPr>
          <w:rFonts w:ascii="Arial" w:hAnsi="Arial" w:cs="Arial"/>
        </w:rPr>
        <w:t>- Responsables de cada Rol</w:t>
      </w:r>
      <w:bookmarkEnd w:id="50"/>
      <w:r w:rsidR="00CD2E25" w:rsidRPr="00D86EDA">
        <w:rPr>
          <w:rFonts w:ascii="Arial" w:hAnsi="Arial" w:cs="Arial"/>
        </w:rPr>
        <w:fldChar w:fldCharType="begin"/>
      </w:r>
      <w:r w:rsidR="00CD2E25" w:rsidRPr="00D86EDA">
        <w:rPr>
          <w:rFonts w:ascii="Arial" w:hAnsi="Arial" w:cs="Arial"/>
        </w:rPr>
        <w:instrText xml:space="preserve"> XE "</w:instrText>
      </w:r>
      <w:r w:rsidR="00CD2E25" w:rsidRPr="00D86EDA">
        <w:rPr>
          <w:rFonts w:ascii="Arial" w:hAnsi="Arial" w:cs="Arial"/>
          <w:b/>
          <w:color w:val="000000" w:themeColor="text1"/>
          <w:sz w:val="24"/>
          <w:szCs w:val="24"/>
          <w:lang w:eastAsia="es-CL"/>
        </w:rPr>
        <w:instrText>Rol</w:instrText>
      </w:r>
      <w:r w:rsidR="00CD2E25" w:rsidRPr="00D86EDA">
        <w:rPr>
          <w:rFonts w:ascii="Arial" w:hAnsi="Arial" w:cs="Arial"/>
          <w:b/>
          <w:color w:val="000000" w:themeColor="text1"/>
        </w:rPr>
        <w:instrText>:</w:instrText>
      </w:r>
      <w:r w:rsidR="00CD2E25" w:rsidRPr="00D86EDA">
        <w:rPr>
          <w:rFonts w:ascii="Arial" w:hAnsi="Arial" w:cs="Arial"/>
        </w:rPr>
        <w:instrText xml:space="preserve">Funciones que debe realizar una determinada persona en su entorno laboral" </w:instrText>
      </w:r>
      <w:r w:rsidR="00CD2E25" w:rsidRPr="00D86EDA">
        <w:rPr>
          <w:rFonts w:ascii="Arial" w:hAnsi="Arial" w:cs="Arial"/>
        </w:rPr>
        <w:fldChar w:fldCharType="end"/>
      </w:r>
    </w:p>
    <w:tbl>
      <w:tblPr>
        <w:tblStyle w:val="Tablaconcuadrcula"/>
        <w:tblW w:w="0" w:type="auto"/>
        <w:tblLook w:val="04A0" w:firstRow="1" w:lastRow="0" w:firstColumn="1" w:lastColumn="0" w:noHBand="0" w:noVBand="1"/>
      </w:tblPr>
      <w:tblGrid>
        <w:gridCol w:w="4414"/>
        <w:gridCol w:w="4414"/>
      </w:tblGrid>
      <w:tr w:rsidR="00A20550" w:rsidRPr="00D86EDA" w14:paraId="569C5B62" w14:textId="77777777" w:rsidTr="1ACA0ABC">
        <w:tc>
          <w:tcPr>
            <w:tcW w:w="4414" w:type="dxa"/>
          </w:tcPr>
          <w:p w14:paraId="0E3C6FDA" w14:textId="559C758F" w:rsidR="00A20550" w:rsidRPr="00D86EDA" w:rsidRDefault="0016520F" w:rsidP="00C26D8A">
            <w:pPr>
              <w:pStyle w:val="ParrafoProyecto0"/>
              <w:jc w:val="center"/>
              <w:rPr>
                <w:b/>
                <w:bCs/>
              </w:rPr>
            </w:pPr>
            <w:r w:rsidRPr="00D86EDA">
              <w:rPr>
                <w:b/>
                <w:bCs/>
              </w:rPr>
              <w:t>Rol</w:t>
            </w:r>
            <w:r w:rsidR="00CD2E25" w:rsidRPr="00D86EDA">
              <w:rPr>
                <w:b/>
                <w:bCs/>
              </w:rPr>
              <w:fldChar w:fldCharType="begin"/>
            </w:r>
            <w:r w:rsidR="00CD2E25" w:rsidRPr="00D86EDA">
              <w:instrText xml:space="preserve"> XE "</w:instrText>
            </w:r>
            <w:r w:rsidR="00CD2E25" w:rsidRPr="00D86EDA">
              <w:rPr>
                <w:b/>
                <w:lang w:eastAsia="es-CL"/>
              </w:rPr>
              <w:instrText>Rol</w:instrText>
            </w:r>
            <w:r w:rsidR="00CD2E25" w:rsidRPr="00D86EDA">
              <w:rPr>
                <w:b/>
              </w:rPr>
              <w:instrText>:</w:instrText>
            </w:r>
            <w:r w:rsidR="00CD2E25" w:rsidRPr="00D86EDA">
              <w:instrText xml:space="preserve">Funciones que debe realizar una determinada persona en su entorno laboral" </w:instrText>
            </w:r>
            <w:r w:rsidR="00CD2E25" w:rsidRPr="00D86EDA">
              <w:rPr>
                <w:b/>
                <w:bCs/>
              </w:rPr>
              <w:fldChar w:fldCharType="end"/>
            </w:r>
          </w:p>
        </w:tc>
        <w:tc>
          <w:tcPr>
            <w:tcW w:w="4414" w:type="dxa"/>
          </w:tcPr>
          <w:p w14:paraId="3F9BC9E0" w14:textId="50B26BE4" w:rsidR="00A20550" w:rsidRPr="00D86EDA" w:rsidRDefault="005A1A3A" w:rsidP="00C26D8A">
            <w:pPr>
              <w:pStyle w:val="ParrafoProyecto0"/>
              <w:jc w:val="center"/>
              <w:rPr>
                <w:b/>
                <w:bCs/>
              </w:rPr>
            </w:pPr>
            <w:r w:rsidRPr="00D86EDA">
              <w:rPr>
                <w:b/>
                <w:bCs/>
              </w:rPr>
              <w:t>Responsable</w:t>
            </w:r>
          </w:p>
        </w:tc>
      </w:tr>
      <w:tr w:rsidR="00A20550" w:rsidRPr="00D86EDA" w14:paraId="3B5C4C4E" w14:textId="77777777" w:rsidTr="1ACA0ABC">
        <w:tc>
          <w:tcPr>
            <w:tcW w:w="4414" w:type="dxa"/>
          </w:tcPr>
          <w:p w14:paraId="476AA39B" w14:textId="539B0AD6" w:rsidR="00A20550" w:rsidRPr="00D86EDA" w:rsidRDefault="0016520F" w:rsidP="00C26D8A">
            <w:pPr>
              <w:pStyle w:val="ParrafoProyecto0"/>
            </w:pPr>
            <w:proofErr w:type="spellStart"/>
            <w:r w:rsidRPr="00D86EDA">
              <w:t>StakeHolder</w:t>
            </w:r>
            <w:proofErr w:type="spellEnd"/>
            <w:r w:rsidRPr="00D86EDA">
              <w:t>/ Cliente</w:t>
            </w:r>
          </w:p>
        </w:tc>
        <w:tc>
          <w:tcPr>
            <w:tcW w:w="4414" w:type="dxa"/>
          </w:tcPr>
          <w:p w14:paraId="61134574" w14:textId="2EA7F962" w:rsidR="00A20550" w:rsidRPr="00D86EDA" w:rsidRDefault="0016520F" w:rsidP="00C26D8A">
            <w:pPr>
              <w:pStyle w:val="ParrafoProyecto0"/>
            </w:pPr>
            <w:r w:rsidRPr="00D86EDA">
              <w:t xml:space="preserve">Equipo </w:t>
            </w:r>
            <w:r w:rsidR="006D1DBF" w:rsidRPr="00D86EDA">
              <w:t>Setralog</w:t>
            </w:r>
            <w:r w:rsidR="00C02816" w:rsidRPr="00D86EDA">
              <w:fldChar w:fldCharType="begin"/>
            </w:r>
            <w:r w:rsidR="00C02816" w:rsidRPr="00D86EDA">
              <w:instrText xml:space="preserve"> XE "</w:instrText>
            </w:r>
            <w:r w:rsidR="00C02816" w:rsidRPr="00D86EDA">
              <w:rPr>
                <w:b/>
                <w:lang w:eastAsia="es-CL"/>
              </w:rPr>
              <w:instrText>Setralog</w:instrText>
            </w:r>
            <w:r w:rsidR="00C02816" w:rsidRPr="00D86EDA">
              <w:rPr>
                <w:b/>
              </w:rPr>
              <w:instrText>:</w:instrText>
            </w:r>
            <w:r w:rsidR="00C02816" w:rsidRPr="00D86EDA">
              <w:instrText xml:space="preserve">Nombre de Cliente para proyecto APT" </w:instrText>
            </w:r>
            <w:r w:rsidR="00C02816" w:rsidRPr="00D86EDA">
              <w:fldChar w:fldCharType="end"/>
            </w:r>
            <w:r w:rsidR="006D1DBF" w:rsidRPr="00D86EDA">
              <w:t xml:space="preserve"> / Patricia </w:t>
            </w:r>
            <w:r w:rsidR="0ABE919C" w:rsidRPr="00D86EDA">
              <w:t>González</w:t>
            </w:r>
          </w:p>
        </w:tc>
      </w:tr>
      <w:tr w:rsidR="00A20550" w:rsidRPr="00D86EDA" w14:paraId="345102AE" w14:textId="77777777" w:rsidTr="1ACA0ABC">
        <w:tc>
          <w:tcPr>
            <w:tcW w:w="4414" w:type="dxa"/>
          </w:tcPr>
          <w:p w14:paraId="5EE82C05" w14:textId="382EF562" w:rsidR="00A20550" w:rsidRPr="00D86EDA" w:rsidRDefault="006D1DBF" w:rsidP="00C26D8A">
            <w:pPr>
              <w:pStyle w:val="ParrafoProyecto0"/>
            </w:pPr>
            <w:r w:rsidRPr="00D86EDA">
              <w:t xml:space="preserve">Product </w:t>
            </w:r>
            <w:proofErr w:type="spellStart"/>
            <w:r w:rsidRPr="00D86EDA">
              <w:t>Owner</w:t>
            </w:r>
            <w:proofErr w:type="spellEnd"/>
            <w:r w:rsidR="004857F5" w:rsidRPr="00D86EDA">
              <w:fldChar w:fldCharType="begin"/>
            </w:r>
            <w:r w:rsidR="004857F5" w:rsidRPr="00D86EDA">
              <w:instrText xml:space="preserve"> XE "</w:instrText>
            </w:r>
            <w:r w:rsidR="004857F5" w:rsidRPr="00D86EDA">
              <w:rPr>
                <w:b/>
                <w:lang w:eastAsia="es-CL"/>
              </w:rPr>
              <w:instrText>Product Owner</w:instrText>
            </w:r>
            <w:r w:rsidR="004857F5" w:rsidRPr="00D86EDA">
              <w:rPr>
                <w:b/>
              </w:rPr>
              <w:instrText>:</w:instrText>
            </w:r>
            <w:r w:rsidR="004857F5" w:rsidRPr="00D86EDA">
              <w:instrText xml:space="preserve">Persona que toma decisiones sobre un proyecto" </w:instrText>
            </w:r>
            <w:r w:rsidR="004857F5" w:rsidRPr="00D86EDA">
              <w:fldChar w:fldCharType="end"/>
            </w:r>
            <w:r w:rsidR="006C7B6E" w:rsidRPr="00D86EDA">
              <w:t xml:space="preserve"> / jefe de proyecto</w:t>
            </w:r>
          </w:p>
        </w:tc>
        <w:tc>
          <w:tcPr>
            <w:tcW w:w="4414" w:type="dxa"/>
          </w:tcPr>
          <w:p w14:paraId="0BED93F0" w14:textId="2D12751D" w:rsidR="00A20550" w:rsidRPr="00D86EDA" w:rsidRDefault="006D1DBF" w:rsidP="00C26D8A">
            <w:pPr>
              <w:pStyle w:val="ParrafoProyecto0"/>
            </w:pPr>
            <w:r w:rsidRPr="00D86EDA">
              <w:t>Jonatan Sandoval</w:t>
            </w:r>
          </w:p>
        </w:tc>
      </w:tr>
      <w:tr w:rsidR="00A20550" w:rsidRPr="00D86EDA" w14:paraId="250EBB5E" w14:textId="77777777" w:rsidTr="1ACA0ABC">
        <w:tc>
          <w:tcPr>
            <w:tcW w:w="4414" w:type="dxa"/>
          </w:tcPr>
          <w:p w14:paraId="22E0924C" w14:textId="6900BB4A" w:rsidR="00A20550" w:rsidRPr="00D86EDA" w:rsidRDefault="0B3EC7F6" w:rsidP="00C26D8A">
            <w:pPr>
              <w:pStyle w:val="ParrafoProyecto0"/>
            </w:pPr>
            <w:r w:rsidRPr="00D86EDA">
              <w:t>Facilitador</w:t>
            </w:r>
            <w:r w:rsidR="414A3135" w:rsidRPr="00D86EDA">
              <w:t xml:space="preserve"> / </w:t>
            </w:r>
            <w:r w:rsidR="00C02816" w:rsidRPr="00D86EDA">
              <w:fldChar w:fldCharType="begin"/>
            </w:r>
            <w:r w:rsidR="00C02816" w:rsidRPr="00D86EDA">
              <w:instrText xml:space="preserve"> XE "</w:instrText>
            </w:r>
            <w:r w:rsidR="00C02816" w:rsidRPr="00D86EDA">
              <w:rPr>
                <w:b/>
                <w:lang w:eastAsia="es-CL"/>
              </w:rPr>
              <w:instrText>Scrum Master</w:instrText>
            </w:r>
            <w:r w:rsidR="00C02816" w:rsidRPr="00D86EDA">
              <w:rPr>
                <w:b/>
              </w:rPr>
              <w:instrText>:</w:instrText>
            </w:r>
            <w:r w:rsidR="00C02816" w:rsidRPr="00D86EDA">
              <w:instrText xml:space="preserve">Encargado de facilitar y agilizar proyectos" </w:instrText>
            </w:r>
            <w:r w:rsidR="00C02816" w:rsidRPr="00D86EDA">
              <w:fldChar w:fldCharType="end"/>
            </w:r>
            <w:r w:rsidR="006C7B6E" w:rsidRPr="00D86EDA">
              <w:t>coordinador de proyecto</w:t>
            </w:r>
          </w:p>
        </w:tc>
        <w:tc>
          <w:tcPr>
            <w:tcW w:w="4414" w:type="dxa"/>
          </w:tcPr>
          <w:p w14:paraId="1C593338" w14:textId="0DDE7E6F" w:rsidR="00A20550" w:rsidRPr="00D86EDA" w:rsidRDefault="005A1A3A" w:rsidP="00C26D8A">
            <w:pPr>
              <w:pStyle w:val="ParrafoProyecto0"/>
            </w:pPr>
            <w:r w:rsidRPr="00D86EDA">
              <w:t>Vanessa Salazar</w:t>
            </w:r>
          </w:p>
        </w:tc>
      </w:tr>
      <w:tr w:rsidR="006C7B6E" w:rsidRPr="00D86EDA" w14:paraId="7F9AE66E" w14:textId="77777777" w:rsidTr="1ACA0ABC">
        <w:tc>
          <w:tcPr>
            <w:tcW w:w="4414" w:type="dxa"/>
          </w:tcPr>
          <w:p w14:paraId="7665B1F7" w14:textId="2614F62F" w:rsidR="006C7B6E" w:rsidRPr="00D86EDA" w:rsidRDefault="005A1A3A" w:rsidP="00C26D8A">
            <w:pPr>
              <w:pStyle w:val="ParrafoProyecto0"/>
            </w:pPr>
            <w:proofErr w:type="spellStart"/>
            <w:r w:rsidRPr="00D86EDA">
              <w:t>Development</w:t>
            </w:r>
            <w:proofErr w:type="spellEnd"/>
            <w:r w:rsidRPr="00D86EDA">
              <w:t xml:space="preserve"> </w:t>
            </w:r>
            <w:proofErr w:type="spellStart"/>
            <w:r w:rsidRPr="00D86EDA">
              <w:t>Team</w:t>
            </w:r>
            <w:proofErr w:type="spellEnd"/>
            <w:r w:rsidR="00D43774" w:rsidRPr="00D86EDA">
              <w:fldChar w:fldCharType="begin"/>
            </w:r>
            <w:r w:rsidR="00D43774" w:rsidRPr="00D86EDA">
              <w:instrText xml:space="preserve"> XE "</w:instrText>
            </w:r>
            <w:r w:rsidR="00D43774" w:rsidRPr="00D86EDA">
              <w:rPr>
                <w:b/>
                <w:lang w:eastAsia="es-CL"/>
              </w:rPr>
              <w:instrText>Development Team</w:instrText>
            </w:r>
            <w:r w:rsidR="00D43774" w:rsidRPr="00D86EDA">
              <w:rPr>
                <w:b/>
              </w:rPr>
              <w:instrText>:</w:instrText>
            </w:r>
            <w:r w:rsidR="00D43774" w:rsidRPr="00D86EDA">
              <w:instrText xml:space="preserve">Grupo de personas encargadas </w:instrText>
            </w:r>
            <w:r w:rsidR="00D43774" w:rsidRPr="00D86EDA">
              <w:lastRenderedPageBreak/>
              <w:instrText xml:space="preserve">de desarrollar un proyecto" </w:instrText>
            </w:r>
            <w:r w:rsidR="00D43774" w:rsidRPr="00D86EDA">
              <w:fldChar w:fldCharType="end"/>
            </w:r>
            <w:r w:rsidRPr="00D86EDA">
              <w:t xml:space="preserve"> Leader / líder equipo de desarrollo</w:t>
            </w:r>
          </w:p>
        </w:tc>
        <w:tc>
          <w:tcPr>
            <w:tcW w:w="4414" w:type="dxa"/>
          </w:tcPr>
          <w:p w14:paraId="36694578" w14:textId="6670AE7E" w:rsidR="006C7B6E" w:rsidRPr="00D86EDA" w:rsidRDefault="00C26D8A" w:rsidP="00C26D8A">
            <w:pPr>
              <w:pStyle w:val="ParrafoProyecto0"/>
            </w:pPr>
            <w:r w:rsidRPr="00D86EDA">
              <w:lastRenderedPageBreak/>
              <w:t>Martín Hidalgo</w:t>
            </w:r>
          </w:p>
        </w:tc>
      </w:tr>
    </w:tbl>
    <w:p w14:paraId="1E0F74C3" w14:textId="77777777" w:rsidR="00215CCE" w:rsidRPr="00D86EDA" w:rsidRDefault="00042438" w:rsidP="00215CCE">
      <w:pPr>
        <w:pStyle w:val="Sinespaciado"/>
        <w:rPr>
          <w:rFonts w:ascii="Arial" w:hAnsi="Arial" w:cs="Arial"/>
        </w:rPr>
      </w:pPr>
      <w:r w:rsidRPr="00D86EDA">
        <w:rPr>
          <w:rFonts w:ascii="Arial" w:hAnsi="Arial" w:cs="Arial"/>
        </w:rPr>
        <w:t xml:space="preserve">Nota: La tabla muestra </w:t>
      </w:r>
      <w:r w:rsidR="00215CCE" w:rsidRPr="00D86EDA">
        <w:rPr>
          <w:rFonts w:ascii="Arial" w:hAnsi="Arial" w:cs="Arial"/>
        </w:rPr>
        <w:t>el detalle de los roles y sus asignaciones (Elaboración propia 2024)</w:t>
      </w:r>
    </w:p>
    <w:p w14:paraId="51F30920" w14:textId="51FF1363" w:rsidR="00EC2E17" w:rsidRPr="00D86EDA" w:rsidRDefault="00EC2E17" w:rsidP="0040449B">
      <w:pPr>
        <w:spacing w:line="360" w:lineRule="auto"/>
        <w:jc w:val="both"/>
        <w:rPr>
          <w:rFonts w:ascii="Arial" w:hAnsi="Arial" w:cs="Arial"/>
          <w:sz w:val="18"/>
          <w:szCs w:val="18"/>
        </w:rPr>
      </w:pPr>
    </w:p>
    <w:p w14:paraId="0DB59F13" w14:textId="77777777" w:rsidR="00A77E44" w:rsidRPr="00D86EDA" w:rsidRDefault="00A77E44" w:rsidP="0040449B">
      <w:pPr>
        <w:spacing w:line="360" w:lineRule="auto"/>
        <w:jc w:val="both"/>
        <w:rPr>
          <w:rFonts w:ascii="Arial" w:hAnsi="Arial" w:cs="Arial"/>
        </w:rPr>
      </w:pPr>
    </w:p>
    <w:p w14:paraId="62B34C61" w14:textId="77777777" w:rsidR="00F36AAF" w:rsidRPr="00D86EDA" w:rsidRDefault="00F36AAF" w:rsidP="0040449B">
      <w:pPr>
        <w:spacing w:line="360" w:lineRule="auto"/>
        <w:jc w:val="both"/>
        <w:rPr>
          <w:rFonts w:ascii="Arial" w:hAnsi="Arial" w:cs="Arial"/>
        </w:rPr>
      </w:pPr>
    </w:p>
    <w:p w14:paraId="5BC88D0A" w14:textId="77777777" w:rsidR="0043006C" w:rsidRPr="00D86EDA" w:rsidRDefault="0043006C" w:rsidP="0040449B">
      <w:pPr>
        <w:spacing w:line="360" w:lineRule="auto"/>
        <w:jc w:val="both"/>
        <w:rPr>
          <w:rFonts w:ascii="Arial" w:hAnsi="Arial" w:cs="Arial"/>
        </w:rPr>
      </w:pPr>
    </w:p>
    <w:p w14:paraId="426145B8" w14:textId="61E9169E" w:rsidR="000D3262" w:rsidRPr="00D86EDA" w:rsidRDefault="000D3262" w:rsidP="0040449B">
      <w:pPr>
        <w:pStyle w:val="TitulosProyecto"/>
        <w:outlineLvl w:val="0"/>
        <w:rPr>
          <w:rFonts w:cs="Arial"/>
        </w:rPr>
      </w:pPr>
      <w:bookmarkStart w:id="51" w:name="_Toc392427652"/>
      <w:bookmarkStart w:id="52" w:name="_Toc274139655"/>
      <w:bookmarkStart w:id="53" w:name="_Toc184323767"/>
      <w:r w:rsidRPr="00D86EDA">
        <w:rPr>
          <w:rFonts w:cs="Arial"/>
        </w:rPr>
        <w:t>Metodología</w:t>
      </w:r>
      <w:r w:rsidR="47C4BE4B" w:rsidRPr="00D86EDA">
        <w:rPr>
          <w:rFonts w:cs="Arial"/>
        </w:rPr>
        <w:t>.</w:t>
      </w:r>
      <w:bookmarkEnd w:id="51"/>
      <w:bookmarkEnd w:id="52"/>
      <w:bookmarkEnd w:id="53"/>
    </w:p>
    <w:p w14:paraId="249671BF" w14:textId="1E712600" w:rsidR="008B3B2B" w:rsidRPr="00D86EDA" w:rsidRDefault="00D778D3" w:rsidP="00487699">
      <w:pPr>
        <w:pStyle w:val="ParrafoProyecto0"/>
      </w:pPr>
      <w:r w:rsidRPr="00D86EDA">
        <w:t>La metodología para el desarrollo del Proyecto APT</w:t>
      </w:r>
      <w:r w:rsidRPr="00D86EDA">
        <w:fldChar w:fldCharType="begin"/>
      </w:r>
      <w:r w:rsidRPr="00D86EDA">
        <w:instrText xml:space="preserve"> XE "APT:Asignatura de portafolio de título" </w:instrText>
      </w:r>
      <w:r w:rsidRPr="00D86EDA">
        <w:fldChar w:fldCharType="end"/>
      </w:r>
      <w:r w:rsidRPr="00D86EDA">
        <w:t xml:space="preserve"> se basará en </w:t>
      </w:r>
      <w:r w:rsidR="664F7EDD" w:rsidRPr="00D86EDA">
        <w:t xml:space="preserve">la </w:t>
      </w:r>
      <w:r w:rsidR="14846993" w:rsidRPr="00D86EDA">
        <w:t>metodología</w:t>
      </w:r>
      <w:r w:rsidR="664F7EDD" w:rsidRPr="00D86EDA">
        <w:t xml:space="preserve"> </w:t>
      </w:r>
      <w:r w:rsidR="5E05041E" w:rsidRPr="00D86EDA">
        <w:t>iterativo</w:t>
      </w:r>
      <w:r w:rsidR="1F52DECB" w:rsidRPr="00D86EDA">
        <w:t>-i</w:t>
      </w:r>
      <w:r w:rsidR="664F7EDD" w:rsidRPr="00D86EDA">
        <w:t>ncrem</w:t>
      </w:r>
      <w:r w:rsidR="09AEADB9" w:rsidRPr="00D86EDA">
        <w:t>e</w:t>
      </w:r>
      <w:r w:rsidR="664F7EDD" w:rsidRPr="00D86EDA">
        <w:t>ntal</w:t>
      </w:r>
      <w:r w:rsidR="3CDE6615" w:rsidRPr="00D86EDA">
        <w:t>.</w:t>
      </w:r>
    </w:p>
    <w:p w14:paraId="76209F03" w14:textId="203B64A6" w:rsidR="3CDE6615" w:rsidRPr="00D86EDA" w:rsidRDefault="3CDE6615" w:rsidP="334C4955">
      <w:pPr>
        <w:pStyle w:val="ParrafoProyecto0"/>
      </w:pPr>
      <w:r w:rsidRPr="00D86EDA">
        <w:t>¿Qué es el desarrollo iterativo?</w:t>
      </w:r>
    </w:p>
    <w:p w14:paraId="056BD56B" w14:textId="21ACD375" w:rsidR="3CDE6615" w:rsidRPr="007F45C4" w:rsidRDefault="007F45C4" w:rsidP="334C4955">
      <w:pPr>
        <w:pStyle w:val="ParrafoProyecto0"/>
        <w:rPr>
          <w:i/>
          <w:iCs/>
        </w:rPr>
      </w:pPr>
      <w:r>
        <w:rPr>
          <w:i/>
          <w:iCs/>
        </w:rPr>
        <w:t>“</w:t>
      </w:r>
      <w:r w:rsidR="3CDE6615" w:rsidRPr="007F45C4">
        <w:rPr>
          <w:i/>
          <w:iCs/>
        </w:rPr>
        <w:t>El desarrollo iterativo es una metodología de desarrollo de software en la que el proyecto se divide en pequeñas iteraciones o ciclos. Cada iteración es un proceso de planificación, diseño, implementación y pruebas que se realiza en un periodo de tiempo específico. Al final de cada iteración, se entrega el software para que pueda ser probado y evaluado por los usuarios.</w:t>
      </w:r>
    </w:p>
    <w:p w14:paraId="0B8B6123" w14:textId="392B0035" w:rsidR="3CDE6615" w:rsidRPr="00D86EDA" w:rsidRDefault="3CDE6615" w:rsidP="334C4955">
      <w:pPr>
        <w:pStyle w:val="ParrafoProyecto0"/>
      </w:pPr>
      <w:r w:rsidRPr="007F45C4">
        <w:rPr>
          <w:i/>
          <w:iCs/>
        </w:rPr>
        <w:t>La idea detrás del desarrollo iterativo es que es más fácil identificar y corregir los errores y problemas en etapas tempranas del proyecto, en lugar de descubrirlos al final. Cada iteración proporciona una oportunidad para que el equipo de desarrollo y el cliente revisen y ajusten los requisitos y objetivos del proyecto en función de lo aprendido en la iteración anterior. De esta manera, el proyecto se va adaptando y evoluciona según las necesidades</w:t>
      </w:r>
      <w:r w:rsidR="007F45C4">
        <w:rPr>
          <w:i/>
          <w:iCs/>
        </w:rPr>
        <w:t>”</w:t>
      </w:r>
      <w:r w:rsidR="3A7436D3" w:rsidRPr="00D86EDA">
        <w:t xml:space="preserve"> </w:t>
      </w:r>
      <w:r w:rsidR="3A7436D3" w:rsidRPr="00C46A89">
        <w:t xml:space="preserve">(Diferencias entre el Desarrollo Iterativo e Incremental, </w:t>
      </w:r>
      <w:r w:rsidR="00C46A89" w:rsidRPr="00C46A89">
        <w:t>sin autor</w:t>
      </w:r>
      <w:r w:rsidR="3A7436D3" w:rsidRPr="00C46A89">
        <w:t>).</w:t>
      </w:r>
    </w:p>
    <w:p w14:paraId="13E9B3EE" w14:textId="6E481687" w:rsidR="732BB4D9" w:rsidRPr="00D86EDA" w:rsidRDefault="732BB4D9" w:rsidP="6FA8F4A5">
      <w:pPr>
        <w:pStyle w:val="ParrafoProyecto0"/>
      </w:pPr>
      <w:r w:rsidRPr="00D86EDA">
        <w:t xml:space="preserve">El desarrollo iterativo es una metodología de desarrollo de software que organiza el proyecto en pequeñas iteraciones o ciclos. Cada iteración abarca un proceso completo que incluye planificación, diseño, implementación y pruebas, y se desarrolla </w:t>
      </w:r>
      <w:r w:rsidR="49E2D02E" w:rsidRPr="00D86EDA">
        <w:t>en</w:t>
      </w:r>
      <w:r w:rsidRPr="00D86EDA">
        <w:t xml:space="preserve"> un periodo definido. Al finalizar cada iteración, el software se entrega </w:t>
      </w:r>
      <w:r w:rsidRPr="00D86EDA">
        <w:lastRenderedPageBreak/>
        <w:t>a los usuarios para que puedan evaluarlo y proporcionar retroalimentación que permita ajustarlo según las necesidades identificadas.</w:t>
      </w:r>
    </w:p>
    <w:p w14:paraId="2A6B5F32" w14:textId="377A3991" w:rsidR="732BB4D9" w:rsidRPr="00D86EDA" w:rsidRDefault="732BB4D9" w:rsidP="6FA8F4A5">
      <w:pPr>
        <w:pStyle w:val="ParrafoProyecto0"/>
      </w:pPr>
      <w:r w:rsidRPr="00D86EDA">
        <w:t>La principal ventaja del desarrollo iterativo radica en su capacidad para identificar y corregir errores o problemas en las primeras etapas del proyecto. Esto evita que los inconvenientes se acumulen y sean descubiertos al final, cuando podrían ser más costosos de resolver. Además, cada iteración brinda la oportunidad de revisar y adaptar los requisitos y objetivos del proyecto en función de los aprendizajes obtenidos en el ciclo anterior.</w:t>
      </w:r>
    </w:p>
    <w:p w14:paraId="4C25141E" w14:textId="6FD98ABE" w:rsidR="73FBE07F" w:rsidRPr="00D86EDA" w:rsidRDefault="73FBE07F" w:rsidP="73FBE07F">
      <w:pPr>
        <w:pStyle w:val="ParrafoProyecto0"/>
      </w:pPr>
    </w:p>
    <w:p w14:paraId="56E7C53F" w14:textId="14B062AB" w:rsidR="00051DAC" w:rsidRPr="00D86EDA" w:rsidRDefault="732BB4D9" w:rsidP="73FBE07F">
      <w:pPr>
        <w:pStyle w:val="ParrafoProyecto0"/>
        <w:keepNext/>
      </w:pPr>
      <w:r w:rsidRPr="00D86EDA">
        <w:t xml:space="preserve">De esta manera, el desarrollo iterativo permite que el proyecto evolucione de forma constante y se adapte progresivamente a las necesidades del cliente. Este enfoque garantiza que el producto final sea más ajustado a los objetivos iniciales y a las </w:t>
      </w:r>
      <w:r w:rsidRPr="00D86EDA">
        <w:lastRenderedPageBreak/>
        <w:t>expectativas cambiantes, reduciendo riesgos y promoviendo una colaboración más efectiva entre los equipos de desarrollo y los usuarios.</w:t>
      </w:r>
    </w:p>
    <w:p w14:paraId="620E4BE4" w14:textId="466E1ADE" w:rsidR="006202BD" w:rsidRPr="00D86EDA" w:rsidRDefault="006202BD" w:rsidP="006202BD">
      <w:pPr>
        <w:pStyle w:val="Descripcin"/>
        <w:keepNext/>
        <w:jc w:val="both"/>
        <w:rPr>
          <w:rFonts w:ascii="Arial" w:hAnsi="Arial" w:cs="Arial"/>
        </w:rPr>
      </w:pPr>
      <w:bookmarkStart w:id="54" w:name="_Toc184321145"/>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3</w:t>
      </w:r>
      <w:r w:rsidR="002C5966" w:rsidRPr="00D86EDA">
        <w:rPr>
          <w:rFonts w:ascii="Arial" w:hAnsi="Arial" w:cs="Arial"/>
          <w:noProof/>
        </w:rPr>
        <w:fldChar w:fldCharType="end"/>
      </w:r>
      <w:r w:rsidRPr="00D86EDA">
        <w:rPr>
          <w:rFonts w:ascii="Arial" w:hAnsi="Arial" w:cs="Arial"/>
        </w:rPr>
        <w:t xml:space="preserve"> - Desarrollo incremental</w:t>
      </w:r>
      <w:bookmarkEnd w:id="54"/>
    </w:p>
    <w:p w14:paraId="68936CEC" w14:textId="34B9C4F3" w:rsidR="00CC374C" w:rsidRPr="00D86EDA" w:rsidRDefault="7B2ED5D8" w:rsidP="334C4955">
      <w:pPr>
        <w:spacing w:line="360" w:lineRule="auto"/>
        <w:jc w:val="both"/>
        <w:rPr>
          <w:rFonts w:ascii="Arial" w:hAnsi="Arial" w:cs="Arial"/>
        </w:rPr>
      </w:pPr>
      <w:r w:rsidRPr="00D86EDA">
        <w:rPr>
          <w:rFonts w:ascii="Arial" w:hAnsi="Arial" w:cs="Arial"/>
          <w:noProof/>
        </w:rPr>
        <w:drawing>
          <wp:inline distT="0" distB="0" distL="0" distR="0" wp14:anchorId="269B83E3" wp14:editId="2C7CE46D">
            <wp:extent cx="5619752" cy="4048125"/>
            <wp:effectExtent l="19050" t="19050" r="19050" b="9525"/>
            <wp:docPr id="241839597" name="Picture 241839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19752" cy="4048125"/>
                    </a:xfrm>
                    <a:prstGeom prst="rect">
                      <a:avLst/>
                    </a:prstGeom>
                    <a:ln>
                      <a:solidFill>
                        <a:schemeClr val="accent1"/>
                      </a:solidFill>
                    </a:ln>
                  </pic:spPr>
                </pic:pic>
              </a:graphicData>
            </a:graphic>
          </wp:inline>
        </w:drawing>
      </w:r>
    </w:p>
    <w:p w14:paraId="4B74B6D3" w14:textId="5361460F" w:rsidR="00866521" w:rsidRPr="00D86EDA" w:rsidRDefault="00051DAC" w:rsidP="00A14943">
      <w:pPr>
        <w:spacing w:line="360" w:lineRule="auto"/>
        <w:rPr>
          <w:rFonts w:ascii="Arial" w:hAnsi="Arial" w:cs="Arial"/>
        </w:rPr>
      </w:pPr>
      <w:r w:rsidRPr="00D86EDA">
        <w:rPr>
          <w:rFonts w:ascii="Arial" w:hAnsi="Arial" w:cs="Arial"/>
        </w:rPr>
        <w:t xml:space="preserve">Nota: La Ilustración muestra </w:t>
      </w:r>
      <w:r w:rsidR="00503588" w:rsidRPr="00D86EDA">
        <w:rPr>
          <w:rFonts w:ascii="Arial" w:hAnsi="Arial" w:cs="Arial"/>
        </w:rPr>
        <w:t>como</w:t>
      </w:r>
      <w:r w:rsidR="00A14943" w:rsidRPr="00D86EDA">
        <w:rPr>
          <w:rFonts w:ascii="Arial" w:hAnsi="Arial" w:cs="Arial"/>
        </w:rPr>
        <w:t xml:space="preserve"> es el </w:t>
      </w:r>
      <w:r w:rsidR="0FFCB9D6" w:rsidRPr="00D86EDA">
        <w:rPr>
          <w:rFonts w:ascii="Arial" w:hAnsi="Arial" w:cs="Arial"/>
        </w:rPr>
        <w:t xml:space="preserve">ciclo del software basado en la </w:t>
      </w:r>
      <w:proofErr w:type="spellStart"/>
      <w:r w:rsidR="0FFCB9D6" w:rsidRPr="00D86EDA">
        <w:rPr>
          <w:rFonts w:ascii="Arial" w:hAnsi="Arial" w:cs="Arial"/>
        </w:rPr>
        <w:t>metodologia</w:t>
      </w:r>
      <w:proofErr w:type="spellEnd"/>
      <w:r w:rsidR="0FFCB9D6" w:rsidRPr="00D86EDA">
        <w:rPr>
          <w:rFonts w:ascii="Arial" w:hAnsi="Arial" w:cs="Arial"/>
        </w:rPr>
        <w:t xml:space="preserve"> </w:t>
      </w:r>
      <w:r w:rsidR="2AB27430" w:rsidRPr="00D86EDA">
        <w:rPr>
          <w:rFonts w:ascii="Arial" w:hAnsi="Arial" w:cs="Arial"/>
        </w:rPr>
        <w:t>incremental (</w:t>
      </w:r>
      <w:r w:rsidR="00A14943" w:rsidRPr="00D86EDA">
        <w:rPr>
          <w:rFonts w:ascii="Arial" w:hAnsi="Arial" w:cs="Arial"/>
        </w:rPr>
        <w:t>Fuente:</w:t>
      </w:r>
      <w:r w:rsidR="68527E34" w:rsidRPr="00D86EDA">
        <w:rPr>
          <w:rFonts w:ascii="Arial" w:hAnsi="Arial" w:cs="Arial"/>
        </w:rPr>
        <w:t xml:space="preserve"> </w:t>
      </w:r>
      <w:r w:rsidR="2EA7892F" w:rsidRPr="7C0E9301">
        <w:rPr>
          <w:rFonts w:ascii="Arial" w:hAnsi="Arial" w:cs="Arial"/>
        </w:rPr>
        <w:t>https://intelequia.com/es/blog/post/qu%C3%A9-modelo-de-ciclo-de-vida-del-software-es-el-m%C3%A1s-adecuado-para-tu-proyecto</w:t>
      </w:r>
      <w:hyperlink r:id="rId11">
        <w:r w:rsidR="68527E34" w:rsidRPr="31CDA1C3">
          <w:rPr>
            <w:rStyle w:val="Hipervnculo"/>
            <w:rFonts w:ascii="Arial" w:hAnsi="Arial" w:cs="Arial"/>
          </w:rPr>
          <w:t>,</w:t>
        </w:r>
      </w:hyperlink>
      <w:r w:rsidR="68527E34" w:rsidRPr="00D86EDA">
        <w:rPr>
          <w:rFonts w:ascii="Arial" w:hAnsi="Arial" w:cs="Arial"/>
        </w:rPr>
        <w:t xml:space="preserve"> </w:t>
      </w:r>
      <w:r w:rsidR="00A14943" w:rsidRPr="00D86EDA">
        <w:rPr>
          <w:rFonts w:ascii="Arial" w:hAnsi="Arial" w:cs="Arial"/>
        </w:rPr>
        <w:t xml:space="preserve">2024) </w:t>
      </w:r>
    </w:p>
    <w:p w14:paraId="46D957F4" w14:textId="77777777" w:rsidR="00866521" w:rsidRPr="00D86EDA" w:rsidRDefault="00866521" w:rsidP="00F90C27">
      <w:pPr>
        <w:spacing w:line="360" w:lineRule="auto"/>
        <w:jc w:val="both"/>
        <w:rPr>
          <w:rFonts w:ascii="Arial" w:hAnsi="Arial" w:cs="Arial"/>
        </w:rPr>
      </w:pPr>
    </w:p>
    <w:p w14:paraId="0AFDFC4E" w14:textId="49C03CE9" w:rsidR="2D3C489B" w:rsidRPr="00D86EDA" w:rsidRDefault="2D3C489B" w:rsidP="2D3C489B">
      <w:pPr>
        <w:spacing w:line="360" w:lineRule="auto"/>
        <w:jc w:val="both"/>
        <w:rPr>
          <w:rFonts w:ascii="Arial" w:hAnsi="Arial" w:cs="Arial"/>
        </w:rPr>
      </w:pPr>
    </w:p>
    <w:p w14:paraId="1A796D52" w14:textId="0EAED7E6" w:rsidR="296956DF" w:rsidRPr="00D86EDA" w:rsidRDefault="296956DF" w:rsidP="296956DF">
      <w:pPr>
        <w:spacing w:line="360" w:lineRule="auto"/>
        <w:jc w:val="both"/>
        <w:rPr>
          <w:rFonts w:ascii="Arial" w:hAnsi="Arial" w:cs="Arial"/>
        </w:rPr>
      </w:pPr>
    </w:p>
    <w:p w14:paraId="33E4D7F4" w14:textId="2556F06F" w:rsidR="6FA8F4A5" w:rsidRPr="00D86EDA" w:rsidRDefault="6FA8F4A5" w:rsidP="6FA8F4A5">
      <w:pPr>
        <w:spacing w:line="360" w:lineRule="auto"/>
        <w:jc w:val="both"/>
        <w:rPr>
          <w:rFonts w:ascii="Arial" w:hAnsi="Arial" w:cs="Arial"/>
        </w:rPr>
      </w:pPr>
    </w:p>
    <w:p w14:paraId="55055FC1" w14:textId="4B1266CF" w:rsidR="00F90C27" w:rsidRPr="00D86EDA" w:rsidRDefault="009A2268" w:rsidP="36C3B248">
      <w:pPr>
        <w:pStyle w:val="Subtituloproyecto"/>
        <w:spacing w:line="360" w:lineRule="auto"/>
        <w:outlineLvl w:val="1"/>
        <w:rPr>
          <w:rFonts w:cs="Arial"/>
        </w:rPr>
      </w:pPr>
      <w:bookmarkStart w:id="55" w:name="_Toc210341464"/>
      <w:bookmarkStart w:id="56" w:name="_Toc53094557"/>
      <w:bookmarkStart w:id="57" w:name="_Toc184323768"/>
      <w:r w:rsidRPr="00D86EDA">
        <w:rPr>
          <w:rFonts w:cs="Arial"/>
        </w:rPr>
        <w:t xml:space="preserve">Fase 1 - </w:t>
      </w:r>
      <w:r w:rsidR="00F90C27" w:rsidRPr="00D86EDA">
        <w:rPr>
          <w:rFonts w:cs="Arial"/>
        </w:rPr>
        <w:t>Levantamiento de Requerimiento y Entendimiento del Negocio</w:t>
      </w:r>
      <w:bookmarkEnd w:id="55"/>
      <w:bookmarkEnd w:id="56"/>
      <w:bookmarkEnd w:id="57"/>
      <w:r w:rsidR="00791598" w:rsidRPr="00D86EDA">
        <w:rPr>
          <w:rFonts w:cs="Arial"/>
        </w:rPr>
        <w:t xml:space="preserve"> </w:t>
      </w:r>
    </w:p>
    <w:p w14:paraId="5B32F9CD" w14:textId="00A46F8C" w:rsidR="009A2268" w:rsidRPr="00D86EDA" w:rsidRDefault="00F90C27" w:rsidP="009A2268">
      <w:pPr>
        <w:pStyle w:val="ParrafoProyecto0"/>
      </w:pPr>
      <w:r w:rsidRPr="00D86EDA">
        <w:t xml:space="preserve"> </w:t>
      </w:r>
      <w:r w:rsidR="009A2268" w:rsidRPr="00D86EDA">
        <w:t>1.1</w:t>
      </w:r>
      <w:r w:rsidR="009A2268" w:rsidRPr="00D86EDA">
        <w:tab/>
        <w:t xml:space="preserve">Reuniones de </w:t>
      </w:r>
      <w:proofErr w:type="spellStart"/>
      <w:r w:rsidR="009A2268" w:rsidRPr="00D86EDA">
        <w:t>Kick</w:t>
      </w:r>
      <w:proofErr w:type="spellEnd"/>
      <w:r w:rsidR="009A2268" w:rsidRPr="00D86EDA">
        <w:t>-Off</w:t>
      </w:r>
      <w:r w:rsidR="00474159" w:rsidRPr="00D86EDA">
        <w:fldChar w:fldCharType="begin"/>
      </w:r>
      <w:r w:rsidR="00474159" w:rsidRPr="00D86EDA">
        <w:instrText xml:space="preserve"> XE "</w:instrText>
      </w:r>
      <w:r w:rsidR="00474159" w:rsidRPr="00D86EDA">
        <w:rPr>
          <w:b/>
          <w:lang w:eastAsia="es-CL"/>
        </w:rPr>
        <w:instrText>Kick-Off</w:instrText>
      </w:r>
      <w:r w:rsidR="00474159" w:rsidRPr="00D86EDA">
        <w:rPr>
          <w:b/>
        </w:rPr>
        <w:instrText>:</w:instrText>
      </w:r>
      <w:r w:rsidR="00474159" w:rsidRPr="00D86EDA">
        <w:instrText xml:space="preserve">Reunión inicial de un proyecto" </w:instrText>
      </w:r>
      <w:r w:rsidR="00474159" w:rsidRPr="00D86EDA">
        <w:fldChar w:fldCharType="end"/>
      </w:r>
      <w:r w:rsidR="009A2268" w:rsidRPr="00D86EDA">
        <w:t xml:space="preserve"> con </w:t>
      </w:r>
      <w:proofErr w:type="spellStart"/>
      <w:r w:rsidR="009A2268" w:rsidRPr="00D86EDA">
        <w:t>Stakeholders</w:t>
      </w:r>
      <w:proofErr w:type="spellEnd"/>
      <w:r w:rsidR="009A2268" w:rsidRPr="00D86EDA">
        <w:t xml:space="preserve">: Se realizará reuniones iniciales con los interesados clave, incluidos </w:t>
      </w:r>
      <w:r w:rsidR="009A2268" w:rsidRPr="00D86EDA">
        <w:lastRenderedPageBreak/>
        <w:t xml:space="preserve">los usuarios finales, el Producto </w:t>
      </w:r>
      <w:proofErr w:type="spellStart"/>
      <w:r w:rsidR="009A2268" w:rsidRPr="00D86EDA">
        <w:t>Owner</w:t>
      </w:r>
      <w:proofErr w:type="spellEnd"/>
      <w:r w:rsidR="009A2268" w:rsidRPr="00D86EDA">
        <w:t xml:space="preserve"> y el equipo de desarrollo, para discutir el alcance y los objetivos principales del proyecto. Estas reuniones permitirán al equipo comprender las expectativas del cliente y obtener una visión clara de los requisitos.</w:t>
      </w:r>
    </w:p>
    <w:p w14:paraId="4DA61B78" w14:textId="77777777" w:rsidR="009A2268" w:rsidRPr="00D86EDA" w:rsidRDefault="009A2268" w:rsidP="009A2268">
      <w:pPr>
        <w:pStyle w:val="ParrafoProyecto0"/>
      </w:pPr>
      <w:r w:rsidRPr="00D86EDA">
        <w:t>1.2</w:t>
      </w:r>
      <w:r w:rsidRPr="00D86EDA">
        <w:tab/>
        <w:t>Levantamiento de Requerimientos Funcionales y No Funcionales: Se organizarán sesiones para documentar detalladamente los requisitos del sistema. Esto incluye la identificación de funcionalidades críticas y restricciones.</w:t>
      </w:r>
    </w:p>
    <w:p w14:paraId="6C4989D2" w14:textId="27E10B02" w:rsidR="00F90C27" w:rsidRPr="00D86EDA" w:rsidRDefault="009A2268" w:rsidP="009A2268">
      <w:pPr>
        <w:pStyle w:val="ParrafoProyecto0"/>
      </w:pPr>
      <w:r w:rsidRPr="00D86EDA">
        <w:t>1.3</w:t>
      </w:r>
      <w:r w:rsidRPr="00D86EDA">
        <w:tab/>
        <w:t>Levantamiento de flujos y Procesos y Caso de Uso: Se desarrollarán diagramas que representan los procesos operativos actuales y cómo interactuarán los usuarios con el sistema. Los casos de uso servirán para definir claramente las interacciones previstas con el sistema y garantizar que las funcionalidades cubran todas las necesidades identificadas</w:t>
      </w:r>
    </w:p>
    <w:p w14:paraId="17B75F50" w14:textId="77777777" w:rsidR="009A2268" w:rsidRPr="00D86EDA" w:rsidRDefault="009A2268" w:rsidP="00F90C27">
      <w:pPr>
        <w:spacing w:line="360" w:lineRule="auto"/>
        <w:jc w:val="both"/>
        <w:rPr>
          <w:rFonts w:ascii="Arial" w:hAnsi="Arial" w:cs="Arial"/>
        </w:rPr>
      </w:pPr>
    </w:p>
    <w:p w14:paraId="6AFDF66A" w14:textId="22321758" w:rsidR="639C3181" w:rsidRPr="00D86EDA" w:rsidRDefault="639C3181" w:rsidP="639C3181">
      <w:pPr>
        <w:spacing w:line="360" w:lineRule="auto"/>
        <w:jc w:val="both"/>
        <w:rPr>
          <w:rFonts w:ascii="Arial" w:hAnsi="Arial" w:cs="Arial"/>
        </w:rPr>
      </w:pPr>
    </w:p>
    <w:p w14:paraId="49508E0F" w14:textId="5C71AB8C" w:rsidR="639C3181" w:rsidRPr="00D86EDA" w:rsidRDefault="639C3181" w:rsidP="639C3181">
      <w:pPr>
        <w:spacing w:line="360" w:lineRule="auto"/>
        <w:jc w:val="both"/>
        <w:rPr>
          <w:rFonts w:ascii="Arial" w:hAnsi="Arial" w:cs="Arial"/>
        </w:rPr>
      </w:pPr>
    </w:p>
    <w:p w14:paraId="58D15C77" w14:textId="6BBC7980" w:rsidR="639C3181" w:rsidRPr="00D86EDA" w:rsidRDefault="639C3181" w:rsidP="639C3181">
      <w:pPr>
        <w:spacing w:line="360" w:lineRule="auto"/>
        <w:jc w:val="both"/>
        <w:rPr>
          <w:rFonts w:ascii="Arial" w:hAnsi="Arial" w:cs="Arial"/>
        </w:rPr>
      </w:pPr>
    </w:p>
    <w:p w14:paraId="3DA8D3B4" w14:textId="04CC55CA" w:rsidR="639C3181" w:rsidRPr="00D86EDA" w:rsidRDefault="639C3181" w:rsidP="639C3181">
      <w:pPr>
        <w:spacing w:line="360" w:lineRule="auto"/>
        <w:jc w:val="both"/>
        <w:rPr>
          <w:rFonts w:ascii="Arial" w:hAnsi="Arial" w:cs="Arial"/>
        </w:rPr>
      </w:pPr>
    </w:p>
    <w:p w14:paraId="783EEA6A" w14:textId="7E883799" w:rsidR="639C3181" w:rsidRPr="00D86EDA" w:rsidRDefault="639C3181" w:rsidP="639C3181">
      <w:pPr>
        <w:spacing w:line="360" w:lineRule="auto"/>
        <w:jc w:val="both"/>
        <w:rPr>
          <w:rFonts w:ascii="Arial" w:hAnsi="Arial" w:cs="Arial"/>
        </w:rPr>
      </w:pPr>
    </w:p>
    <w:p w14:paraId="730827CE" w14:textId="55DABFB7" w:rsidR="639C3181" w:rsidRPr="00D86EDA" w:rsidRDefault="639C3181" w:rsidP="639C3181">
      <w:pPr>
        <w:spacing w:line="360" w:lineRule="auto"/>
        <w:jc w:val="both"/>
        <w:rPr>
          <w:rFonts w:ascii="Arial" w:hAnsi="Arial" w:cs="Arial"/>
        </w:rPr>
      </w:pPr>
    </w:p>
    <w:p w14:paraId="1B987E16" w14:textId="40525561" w:rsidR="639C3181" w:rsidRPr="00D86EDA" w:rsidRDefault="639C3181" w:rsidP="639C3181">
      <w:pPr>
        <w:spacing w:line="360" w:lineRule="auto"/>
        <w:jc w:val="both"/>
        <w:rPr>
          <w:rFonts w:ascii="Arial" w:hAnsi="Arial" w:cs="Arial"/>
        </w:rPr>
      </w:pPr>
    </w:p>
    <w:p w14:paraId="5D728D7E" w14:textId="6C84F0E7" w:rsidR="639C3181" w:rsidRPr="00D86EDA" w:rsidRDefault="639C3181" w:rsidP="639C3181">
      <w:pPr>
        <w:spacing w:line="360" w:lineRule="auto"/>
        <w:jc w:val="both"/>
        <w:rPr>
          <w:rFonts w:ascii="Arial" w:hAnsi="Arial" w:cs="Arial"/>
        </w:rPr>
      </w:pPr>
    </w:p>
    <w:p w14:paraId="7846F4E7" w14:textId="39158C62" w:rsidR="639C3181" w:rsidRPr="00D86EDA" w:rsidRDefault="639C3181" w:rsidP="639C3181">
      <w:pPr>
        <w:spacing w:line="360" w:lineRule="auto"/>
        <w:jc w:val="both"/>
        <w:rPr>
          <w:rFonts w:ascii="Arial" w:hAnsi="Arial" w:cs="Arial"/>
        </w:rPr>
      </w:pPr>
    </w:p>
    <w:p w14:paraId="3AC02B62" w14:textId="4FD76929" w:rsidR="639C3181" w:rsidRPr="00D86EDA" w:rsidRDefault="639C3181" w:rsidP="639C3181">
      <w:pPr>
        <w:spacing w:line="360" w:lineRule="auto"/>
        <w:jc w:val="both"/>
        <w:rPr>
          <w:rFonts w:ascii="Arial" w:hAnsi="Arial" w:cs="Arial"/>
        </w:rPr>
      </w:pPr>
    </w:p>
    <w:p w14:paraId="6BE6FB8C" w14:textId="1EBFCEA8" w:rsidR="009A2268" w:rsidRPr="00D86EDA" w:rsidRDefault="009A2268" w:rsidP="639C3181">
      <w:pPr>
        <w:pStyle w:val="Subtituloproyecto"/>
        <w:spacing w:line="360" w:lineRule="auto"/>
        <w:outlineLvl w:val="1"/>
        <w:rPr>
          <w:rFonts w:cs="Arial"/>
        </w:rPr>
      </w:pPr>
    </w:p>
    <w:p w14:paraId="4E8C1EA9" w14:textId="78E8950B" w:rsidR="009A2268" w:rsidRPr="00D86EDA" w:rsidRDefault="009A2268" w:rsidP="639C3181">
      <w:pPr>
        <w:pStyle w:val="Subtituloproyecto"/>
        <w:spacing w:line="360" w:lineRule="auto"/>
        <w:outlineLvl w:val="1"/>
        <w:rPr>
          <w:rFonts w:cs="Arial"/>
        </w:rPr>
      </w:pPr>
      <w:bookmarkStart w:id="58" w:name="_Toc342181920"/>
      <w:bookmarkStart w:id="59" w:name="_Toc1584612971"/>
      <w:bookmarkStart w:id="60" w:name="_Toc184323769"/>
      <w:r w:rsidRPr="00D86EDA">
        <w:rPr>
          <w:rFonts w:cs="Arial"/>
        </w:rPr>
        <w:t>Fase 2 - Diseño, desarrollo y pruebas.</w:t>
      </w:r>
      <w:bookmarkEnd w:id="58"/>
      <w:bookmarkEnd w:id="59"/>
      <w:bookmarkEnd w:id="60"/>
    </w:p>
    <w:p w14:paraId="022990CF" w14:textId="197FE57D" w:rsidR="009A2268" w:rsidRPr="00D86EDA" w:rsidRDefault="00CF3B36" w:rsidP="00924A64">
      <w:pPr>
        <w:pStyle w:val="ParrafoProyecto0"/>
      </w:pPr>
      <w:r w:rsidRPr="00D86EDA">
        <w:t>2</w:t>
      </w:r>
      <w:r w:rsidR="009A2268" w:rsidRPr="00D86EDA">
        <w:t>.1</w:t>
      </w:r>
      <w:r w:rsidRPr="00D86EDA">
        <w:tab/>
      </w:r>
      <w:r w:rsidR="009A2268" w:rsidRPr="00D86EDA">
        <w:t xml:space="preserve"> Diseño de la Arquitectura del Sistema: Se crearán diagramas UML</w:t>
      </w:r>
      <w:r w:rsidR="00F56E4D" w:rsidRPr="00D86EDA">
        <w:fldChar w:fldCharType="begin"/>
      </w:r>
      <w:r w:rsidR="00F56E4D" w:rsidRPr="00D86EDA">
        <w:instrText xml:space="preserve"> XE "</w:instrText>
      </w:r>
      <w:r w:rsidR="00F56E4D" w:rsidRPr="00D86EDA">
        <w:rPr>
          <w:b/>
          <w:lang w:eastAsia="es-CL"/>
        </w:rPr>
        <w:instrText>UML</w:instrText>
      </w:r>
      <w:r w:rsidR="00F56E4D" w:rsidRPr="00D86EDA">
        <w:rPr>
          <w:b/>
        </w:rPr>
        <w:instrText>:</w:instrText>
      </w:r>
      <w:r w:rsidR="00F56E4D" w:rsidRPr="00D86EDA">
        <w:instrText xml:space="preserve">Lenguaje Unificado de Modelo" </w:instrText>
      </w:r>
      <w:r w:rsidR="00F56E4D" w:rsidRPr="00D86EDA">
        <w:fldChar w:fldCharType="end"/>
      </w:r>
      <w:r w:rsidR="009A2268" w:rsidRPr="00D86EDA">
        <w:t xml:space="preserve"> (diagrama de clases, de secuencia, de </w:t>
      </w:r>
      <w:r w:rsidR="009A2268" w:rsidRPr="00D86EDA">
        <w:lastRenderedPageBreak/>
        <w:t>componentes, etc.) para representar las estructuras y la interacción de los diferentes componentes del sistema. Además, se diseñarán la base de datos, tanto en su modelo lógico como físico, optimizando la eficiencia y seguridad de las consultas.</w:t>
      </w:r>
    </w:p>
    <w:p w14:paraId="5401FC7D" w14:textId="377B3C3B" w:rsidR="009A2268" w:rsidRPr="00D86EDA" w:rsidRDefault="009A2268" w:rsidP="00924A64">
      <w:pPr>
        <w:pStyle w:val="ParrafoProyecto0"/>
      </w:pPr>
      <w:r w:rsidRPr="00D86EDA">
        <w:t>2</w:t>
      </w:r>
      <w:r w:rsidR="00CF3B36" w:rsidRPr="00D86EDA">
        <w:t>.2</w:t>
      </w:r>
      <w:r w:rsidR="00CF3B36" w:rsidRPr="00D86EDA">
        <w:tab/>
      </w:r>
      <w:r w:rsidRPr="00D86EDA">
        <w:t xml:space="preserve"> Prototipo de la Interfaz de Usuario: Se desarrollarán prototipos de que reflejarán la interfaz del usuario. Estos se presentarán a los </w:t>
      </w:r>
      <w:proofErr w:type="spellStart"/>
      <w:r w:rsidR="1511D63A" w:rsidRPr="00D86EDA">
        <w:t>St</w:t>
      </w:r>
      <w:r w:rsidR="613202F4" w:rsidRPr="00D86EDA">
        <w:t>ake</w:t>
      </w:r>
      <w:r w:rsidR="1511D63A" w:rsidRPr="00D86EDA">
        <w:t>holders</w:t>
      </w:r>
      <w:proofErr w:type="spellEnd"/>
      <w:r w:rsidRPr="00D86EDA">
        <w:t xml:space="preserve"> para obtener retroalimentación y realizar ajustes antes de pasar el desarrollo completo.</w:t>
      </w:r>
    </w:p>
    <w:p w14:paraId="0A86E794" w14:textId="76959F22" w:rsidR="009A2268" w:rsidRPr="00D86EDA" w:rsidRDefault="009A2268" w:rsidP="00924A64">
      <w:pPr>
        <w:pStyle w:val="ParrafoProyecto0"/>
      </w:pPr>
      <w:r w:rsidRPr="00D86EDA">
        <w:t>2.</w:t>
      </w:r>
      <w:r w:rsidR="00CF3B36" w:rsidRPr="00D86EDA">
        <w:t>3</w:t>
      </w:r>
      <w:r w:rsidR="00CF3B36" w:rsidRPr="00D86EDA">
        <w:tab/>
      </w:r>
      <w:r w:rsidRPr="00D86EDA">
        <w:t xml:space="preserve"> Product Backlog</w:t>
      </w:r>
      <w:r w:rsidR="00366993" w:rsidRPr="00D86EDA">
        <w:fldChar w:fldCharType="begin"/>
      </w:r>
      <w:r w:rsidR="00366993" w:rsidRPr="00D86EDA">
        <w:instrText xml:space="preserve"> XE "</w:instrText>
      </w:r>
      <w:r w:rsidR="00366993" w:rsidRPr="00D86EDA">
        <w:rPr>
          <w:b/>
          <w:lang w:eastAsia="es-CL"/>
        </w:rPr>
        <w:instrText>Product Backlog</w:instrText>
      </w:r>
      <w:r w:rsidR="00366993" w:rsidRPr="00D86EDA">
        <w:rPr>
          <w:b/>
        </w:rPr>
        <w:instrText>:</w:instrText>
      </w:r>
      <w:r w:rsidR="00366993" w:rsidRPr="00D86EDA">
        <w:instrText xml:space="preserve">Lista ordenada de tareas que se utilizan para desarrollar un producto" </w:instrText>
      </w:r>
      <w:r w:rsidR="00366993" w:rsidRPr="00D86EDA">
        <w:fldChar w:fldCharType="end"/>
      </w:r>
      <w:r w:rsidRPr="00D86EDA">
        <w:t xml:space="preserve"> y Prioridades: Se creará un Product Backlog</w:t>
      </w:r>
      <w:r w:rsidR="00366993" w:rsidRPr="00D86EDA">
        <w:fldChar w:fldCharType="begin"/>
      </w:r>
      <w:r w:rsidR="00366993" w:rsidRPr="00D86EDA">
        <w:instrText xml:space="preserve"> XE "</w:instrText>
      </w:r>
      <w:r w:rsidR="00366993" w:rsidRPr="00D86EDA">
        <w:rPr>
          <w:b/>
          <w:lang w:eastAsia="es-CL"/>
        </w:rPr>
        <w:instrText>Product Backlog</w:instrText>
      </w:r>
      <w:r w:rsidR="00366993" w:rsidRPr="00D86EDA">
        <w:rPr>
          <w:b/>
        </w:rPr>
        <w:instrText>:</w:instrText>
      </w:r>
      <w:r w:rsidR="00366993" w:rsidRPr="00D86EDA">
        <w:instrText xml:space="preserve">Lista ordenada de tareas que se utilizan para desarrollar un producto" </w:instrText>
      </w:r>
      <w:r w:rsidR="00366993" w:rsidRPr="00D86EDA">
        <w:fldChar w:fldCharType="end"/>
      </w:r>
      <w:r w:rsidRPr="00D86EDA">
        <w:t xml:space="preserve"> que contendrá           todas las tareas necesarias para desarrollar el sistema. Las tareas se priorizarán    según su importancia y se discutirán con el Product </w:t>
      </w:r>
      <w:proofErr w:type="spellStart"/>
      <w:r w:rsidRPr="00D86EDA">
        <w:t>Owner</w:t>
      </w:r>
      <w:proofErr w:type="spellEnd"/>
      <w:r w:rsidR="004857F5" w:rsidRPr="00D86EDA">
        <w:fldChar w:fldCharType="begin"/>
      </w:r>
      <w:r w:rsidR="004857F5" w:rsidRPr="00D86EDA">
        <w:instrText xml:space="preserve"> XE "</w:instrText>
      </w:r>
      <w:r w:rsidR="004857F5" w:rsidRPr="00D86EDA">
        <w:rPr>
          <w:b/>
          <w:lang w:eastAsia="es-CL"/>
        </w:rPr>
        <w:instrText>Product Owner</w:instrText>
      </w:r>
      <w:r w:rsidR="004857F5" w:rsidRPr="00D86EDA">
        <w:rPr>
          <w:b/>
        </w:rPr>
        <w:instrText>:</w:instrText>
      </w:r>
      <w:r w:rsidR="004857F5" w:rsidRPr="00D86EDA">
        <w:instrText xml:space="preserve">Persona que toma decisiones sobre un proyecto" </w:instrText>
      </w:r>
      <w:r w:rsidR="004857F5" w:rsidRPr="00D86EDA">
        <w:fldChar w:fldCharType="end"/>
      </w:r>
      <w:r w:rsidRPr="00D86EDA">
        <w:t xml:space="preserve"> para asegurarse de que las funcionalidades más críticas se desarrollan primero.</w:t>
      </w:r>
    </w:p>
    <w:p w14:paraId="31A0BB11" w14:textId="504AD4BB" w:rsidR="009A2268" w:rsidRPr="00D86EDA" w:rsidRDefault="009A2268" w:rsidP="39D8C1A2">
      <w:pPr>
        <w:pStyle w:val="ParrafoProyecto0"/>
        <w:jc w:val="left"/>
      </w:pPr>
      <w:r w:rsidRPr="00D86EDA">
        <w:t>2.</w:t>
      </w:r>
      <w:r w:rsidR="000B1681" w:rsidRPr="00D86EDA">
        <w:t>4</w:t>
      </w:r>
      <w:r w:rsidRPr="00D86EDA">
        <w:tab/>
        <w:t xml:space="preserve"> División de </w:t>
      </w:r>
      <w:r w:rsidR="18818DC1" w:rsidRPr="00D86EDA">
        <w:t>Entregables</w:t>
      </w:r>
      <w:r w:rsidR="4657D7D9" w:rsidRPr="00D86EDA">
        <w:t>:</w:t>
      </w:r>
      <w:r w:rsidRPr="00D86EDA">
        <w:fldChar w:fldCharType="begin"/>
      </w:r>
      <w:r w:rsidRPr="00D86EDA">
        <w:instrText xml:space="preserve"> XE "</w:instrText>
      </w:r>
      <w:r w:rsidRPr="00D86EDA">
        <w:rPr>
          <w:b/>
          <w:bCs/>
          <w:lang w:eastAsia="es-CL"/>
        </w:rPr>
        <w:instrText>Sprint</w:instrText>
      </w:r>
      <w:r w:rsidRPr="00D86EDA">
        <w:rPr>
          <w:b/>
          <w:bCs/>
        </w:rPr>
        <w:instrText>:</w:instrText>
      </w:r>
      <w:r w:rsidRPr="00D86EDA">
        <w:instrText xml:space="preserve">Ciclo de ejecución de un proyecto" </w:instrText>
      </w:r>
      <w:r w:rsidRPr="00D86EDA">
        <w:fldChar w:fldCharType="end"/>
      </w:r>
      <w:r w:rsidRPr="00D86EDA">
        <w:t xml:space="preserve"> El proyecto se dividirá en </w:t>
      </w:r>
      <w:r w:rsidR="00473710" w:rsidRPr="00D86EDA">
        <w:t>3</w:t>
      </w:r>
      <w:r w:rsidRPr="00D86EDA">
        <w:t xml:space="preserve"> </w:t>
      </w:r>
      <w:r w:rsidR="6DDCF8B3" w:rsidRPr="00D86EDA">
        <w:t>entregables</w:t>
      </w:r>
      <w:r w:rsidRPr="00D86EDA">
        <w:t xml:space="preserve"> </w:t>
      </w:r>
      <w:r w:rsidR="00473710" w:rsidRPr="00D86EDA">
        <w:t>de</w:t>
      </w:r>
      <w:r w:rsidRPr="00D86EDA">
        <w:t xml:space="preserve"> 3 semanas cada uno. Cada </w:t>
      </w:r>
      <w:r w:rsidR="7428B072" w:rsidRPr="00D86EDA">
        <w:t>entregable</w:t>
      </w:r>
      <w:r w:rsidRPr="00D86EDA">
        <w:t xml:space="preserve"> incluye la planificación, ejecución, revisión y retrospectiva. El equipo de desarrollo trabaja</w:t>
      </w:r>
      <w:r w:rsidR="5310A0D4" w:rsidRPr="00D86EDA">
        <w:t>r</w:t>
      </w:r>
      <w:r w:rsidRPr="00D86EDA">
        <w:t xml:space="preserve">a en un conjunto de tareas seleccionadas para cada </w:t>
      </w:r>
      <w:r w:rsidR="5554CF13" w:rsidRPr="00D86EDA">
        <w:t>entregable</w:t>
      </w:r>
      <w:r w:rsidRPr="00D86EDA">
        <w:t xml:space="preserve">, asegurando que se entreguen incrementos funcionales del producto. </w:t>
      </w:r>
    </w:p>
    <w:p w14:paraId="3F6310D2" w14:textId="44AAE085" w:rsidR="009A2268" w:rsidRPr="00D86EDA" w:rsidRDefault="000B1681" w:rsidP="00924A64">
      <w:pPr>
        <w:pStyle w:val="ParrafoProyecto0"/>
      </w:pPr>
      <w:r w:rsidRPr="00D86EDA">
        <w:t>2.5</w:t>
      </w:r>
      <w:r w:rsidRPr="00D86EDA">
        <w:tab/>
      </w:r>
      <w:r w:rsidR="00473710" w:rsidRPr="00D86EDA">
        <w:t>Desarrollo de la solución: Se codificar</w:t>
      </w:r>
      <w:r w:rsidR="7FCB35CF" w:rsidRPr="00D86EDA">
        <w:t>á</w:t>
      </w:r>
      <w:r w:rsidR="033BD5B9" w:rsidRPr="00D86EDA">
        <w:t>n</w:t>
      </w:r>
      <w:r w:rsidR="00473710" w:rsidRPr="00D86EDA">
        <w:t xml:space="preserve"> los módulos principales del sistema, como la gestión de clientes y pedidos, integrando tecnologías en la nube (como Azure</w:t>
      </w:r>
      <w:r w:rsidR="00A9243B" w:rsidRPr="00D86EDA">
        <w:fldChar w:fldCharType="begin"/>
      </w:r>
      <w:r w:rsidR="00A9243B" w:rsidRPr="00D86EDA">
        <w:instrText xml:space="preserve"> XE "</w:instrText>
      </w:r>
      <w:r w:rsidR="00A9243B" w:rsidRPr="00D86EDA">
        <w:rPr>
          <w:b/>
          <w:bCs/>
          <w:lang w:eastAsia="es-CL"/>
        </w:rPr>
        <w:instrText>Azure</w:instrText>
      </w:r>
      <w:r w:rsidR="00A9243B" w:rsidRPr="00D86EDA">
        <w:rPr>
          <w:b/>
          <w:bCs/>
        </w:rPr>
        <w:instrText>:</w:instrText>
      </w:r>
      <w:r w:rsidR="00A9243B" w:rsidRPr="00D86EDA">
        <w:instrText xml:space="preserve">Es la plataforma Microsoft que ofrece servicios en la nube" </w:instrText>
      </w:r>
      <w:r w:rsidR="00A9243B" w:rsidRPr="00D86EDA">
        <w:fldChar w:fldCharType="end"/>
      </w:r>
      <w:r w:rsidR="00473710" w:rsidRPr="00D86EDA">
        <w:t xml:space="preserve">, AWS o Google </w:t>
      </w:r>
      <w:proofErr w:type="spellStart"/>
      <w:r w:rsidR="00473710" w:rsidRPr="00D86EDA">
        <w:t>cloud</w:t>
      </w:r>
      <w:proofErr w:type="spellEnd"/>
      <w:r w:rsidR="00473710" w:rsidRPr="00D86EDA">
        <w:t>) para optimizar el almacenamiento y procesamiento de datos. También se implementarán buenas prácticas de programación para asegurar un código limpio, eficiente y fácil de mantener</w:t>
      </w:r>
      <w:r w:rsidR="2DE81F00" w:rsidRPr="00D86EDA">
        <w:t>.</w:t>
      </w:r>
    </w:p>
    <w:p w14:paraId="7EAAC51E" w14:textId="1EFA0D0C" w:rsidR="00473710" w:rsidRPr="00D86EDA" w:rsidRDefault="00473710" w:rsidP="00924A64">
      <w:pPr>
        <w:pStyle w:val="ParrafoProyecto0"/>
      </w:pPr>
      <w:r w:rsidRPr="00D86EDA">
        <w:t>2</w:t>
      </w:r>
      <w:r w:rsidR="00924A64" w:rsidRPr="00D86EDA">
        <w:t>.6</w:t>
      </w:r>
      <w:r w:rsidRPr="00D86EDA">
        <w:tab/>
        <w:t xml:space="preserve">Pruebas </w:t>
      </w:r>
      <w:r w:rsidR="00EF22DA" w:rsidRPr="00D86EDA">
        <w:t>operación y</w:t>
      </w:r>
      <w:r w:rsidRPr="00D86EDA">
        <w:t xml:space="preserve"> </w:t>
      </w:r>
      <w:r w:rsidR="00EF22DA" w:rsidRPr="00D86EDA">
        <w:t>s</w:t>
      </w:r>
      <w:r w:rsidRPr="00D86EDA">
        <w:t xml:space="preserve">eguridad: Se realizarán pruebas exhaustivas para identificar </w:t>
      </w:r>
      <w:r w:rsidR="00EF22DA" w:rsidRPr="00D86EDA">
        <w:t xml:space="preserve">fallas y </w:t>
      </w:r>
      <w:r w:rsidRPr="00D86EDA">
        <w:t xml:space="preserve">vulnerabilidades en el sistema al final de cada </w:t>
      </w:r>
      <w:r w:rsidR="62439DBE" w:rsidRPr="00D86EDA">
        <w:t>entregable</w:t>
      </w:r>
      <w:r w:rsidRPr="00D86EDA">
        <w:t>. Cualquier hallazgo será corregido y documentado antes de avanzar a las fases siguiente.</w:t>
      </w:r>
    </w:p>
    <w:p w14:paraId="4FC61100" w14:textId="77777777" w:rsidR="00AD18C9" w:rsidRPr="00D86EDA" w:rsidRDefault="00AD18C9" w:rsidP="00F90C27">
      <w:pPr>
        <w:spacing w:line="360" w:lineRule="auto"/>
        <w:jc w:val="both"/>
        <w:rPr>
          <w:rFonts w:ascii="Arial" w:hAnsi="Arial" w:cs="Arial"/>
        </w:rPr>
      </w:pPr>
    </w:p>
    <w:p w14:paraId="0D4FF034" w14:textId="678ED56E" w:rsidR="00473710" w:rsidRPr="00D86EDA" w:rsidRDefault="00473710" w:rsidP="68FA299E">
      <w:pPr>
        <w:pStyle w:val="Subtituloproyecto"/>
        <w:spacing w:line="360" w:lineRule="auto"/>
        <w:outlineLvl w:val="1"/>
        <w:rPr>
          <w:rFonts w:cs="Arial"/>
        </w:rPr>
      </w:pPr>
      <w:bookmarkStart w:id="61" w:name="_Toc982245267"/>
      <w:bookmarkStart w:id="62" w:name="_Toc1630806617"/>
      <w:bookmarkStart w:id="63" w:name="_Toc184323770"/>
      <w:r w:rsidRPr="00D86EDA">
        <w:rPr>
          <w:rFonts w:cs="Arial"/>
        </w:rPr>
        <w:t>Fase 3 – Implementación y marcha blanca.</w:t>
      </w:r>
      <w:bookmarkEnd w:id="61"/>
      <w:bookmarkEnd w:id="62"/>
      <w:bookmarkEnd w:id="63"/>
    </w:p>
    <w:p w14:paraId="01E8F04E" w14:textId="52B8C4B6" w:rsidR="00FA7DE4" w:rsidRPr="00D86EDA" w:rsidRDefault="005E05AF" w:rsidP="00924A64">
      <w:pPr>
        <w:pStyle w:val="ParrafoProyecto0"/>
      </w:pPr>
      <w:r w:rsidRPr="00D86EDA">
        <w:t>3.1</w:t>
      </w:r>
      <w:r w:rsidR="00EA0011" w:rsidRPr="00D86EDA">
        <w:t xml:space="preserve"> </w:t>
      </w:r>
      <w:r w:rsidRPr="00D86EDA">
        <w:t>Imple</w:t>
      </w:r>
      <w:r w:rsidR="00EA0011" w:rsidRPr="00D86EDA">
        <w:t>me</w:t>
      </w:r>
      <w:r w:rsidRPr="00D86EDA">
        <w:t>ntación</w:t>
      </w:r>
      <w:r w:rsidR="00DD7790" w:rsidRPr="00D86EDA">
        <w:t xml:space="preserve">: se </w:t>
      </w:r>
      <w:r w:rsidR="00180AAC" w:rsidRPr="00D86EDA">
        <w:t>prepara</w:t>
      </w:r>
      <w:r w:rsidR="56A8BCC4" w:rsidRPr="00D86EDA">
        <w:t xml:space="preserve"> el</w:t>
      </w:r>
      <w:r w:rsidR="00180AAC" w:rsidRPr="00D86EDA">
        <w:t xml:space="preserve"> ambiente de producción para </w:t>
      </w:r>
      <w:r w:rsidR="00FE564D" w:rsidRPr="00D86EDA">
        <w:t xml:space="preserve">ejecutar la solución </w:t>
      </w:r>
      <w:r w:rsidR="00FD46CB" w:rsidRPr="00D86EDA">
        <w:t>ya programada</w:t>
      </w:r>
      <w:r w:rsidR="005D184D" w:rsidRPr="00D86EDA">
        <w:t xml:space="preserve">, </w:t>
      </w:r>
      <w:r w:rsidR="00026A29" w:rsidRPr="00D86EDA">
        <w:t>se cargan los datos necesarios y configuraciones</w:t>
      </w:r>
      <w:r w:rsidR="00105AB2" w:rsidRPr="00D86EDA">
        <w:t>,</w:t>
      </w:r>
      <w:r w:rsidR="004C25FE" w:rsidRPr="00D86EDA">
        <w:t xml:space="preserve"> </w:t>
      </w:r>
      <w:r w:rsidR="005D184D" w:rsidRPr="00D86EDA">
        <w:t xml:space="preserve">de esta manera queda lista para el paso a producción. </w:t>
      </w:r>
    </w:p>
    <w:p w14:paraId="3E3E654E" w14:textId="7350FE4F" w:rsidR="007D3FAA" w:rsidRPr="00D86EDA" w:rsidRDefault="00A30F15" w:rsidP="00924A64">
      <w:pPr>
        <w:pStyle w:val="ParrafoProyecto0"/>
      </w:pPr>
      <w:r w:rsidRPr="00D86EDA">
        <w:t xml:space="preserve">3.2 </w:t>
      </w:r>
      <w:r w:rsidR="00C7103A" w:rsidRPr="00D86EDA">
        <w:t>Marcha blanca</w:t>
      </w:r>
      <w:r w:rsidRPr="00D86EDA">
        <w:t xml:space="preserve">: </w:t>
      </w:r>
      <w:r w:rsidR="00C7103A" w:rsidRPr="00D86EDA">
        <w:t>Una vez en producción se realiza una marcha blanca en donde el equipo de p</w:t>
      </w:r>
      <w:r w:rsidR="006A040B" w:rsidRPr="00D86EDA">
        <w:t xml:space="preserve">rogramación en conjunto con el cliente, monitorean </w:t>
      </w:r>
      <w:r w:rsidR="008F2821" w:rsidRPr="00D86EDA">
        <w:t>el uso de</w:t>
      </w:r>
      <w:r w:rsidR="00E24BB0" w:rsidRPr="00D86EDA">
        <w:t xml:space="preserve"> software, se verifica</w:t>
      </w:r>
      <w:r w:rsidR="00A407D5" w:rsidRPr="00D86EDA">
        <w:t xml:space="preserve">n los datos en caso de </w:t>
      </w:r>
      <w:r w:rsidR="006B2487" w:rsidRPr="00D86EDA">
        <w:t>haber</w:t>
      </w:r>
      <w:r w:rsidR="008D129D" w:rsidRPr="00D86EDA">
        <w:t xml:space="preserve"> </w:t>
      </w:r>
      <w:r w:rsidR="00A75032" w:rsidRPr="00D86EDA">
        <w:t>inconsistencias</w:t>
      </w:r>
      <w:r w:rsidR="008D129D" w:rsidRPr="00D86EDA">
        <w:t xml:space="preserve"> y se presta el soporte necesario a los usuarios para el uso </w:t>
      </w:r>
      <w:r w:rsidR="00A75032" w:rsidRPr="00D86EDA">
        <w:t>del software.</w:t>
      </w:r>
    </w:p>
    <w:p w14:paraId="0EDF6474" w14:textId="77777777" w:rsidR="00F90C27" w:rsidRPr="00D86EDA" w:rsidRDefault="00F90C27" w:rsidP="0009683A">
      <w:pPr>
        <w:spacing w:line="360" w:lineRule="auto"/>
        <w:jc w:val="both"/>
        <w:rPr>
          <w:rFonts w:ascii="Arial" w:hAnsi="Arial" w:cs="Arial"/>
        </w:rPr>
      </w:pPr>
    </w:p>
    <w:p w14:paraId="466AE1FF" w14:textId="77777777" w:rsidR="001C0069" w:rsidRPr="00D86EDA" w:rsidRDefault="001C0069" w:rsidP="0009683A">
      <w:pPr>
        <w:spacing w:line="360" w:lineRule="auto"/>
        <w:jc w:val="both"/>
        <w:rPr>
          <w:rFonts w:ascii="Arial" w:hAnsi="Arial" w:cs="Arial"/>
        </w:rPr>
      </w:pPr>
    </w:p>
    <w:p w14:paraId="1FB50E48" w14:textId="77777777" w:rsidR="001C0069" w:rsidRPr="00D86EDA" w:rsidRDefault="001C0069" w:rsidP="0009683A">
      <w:pPr>
        <w:spacing w:line="360" w:lineRule="auto"/>
        <w:jc w:val="both"/>
        <w:rPr>
          <w:rFonts w:ascii="Arial" w:hAnsi="Arial" w:cs="Arial"/>
        </w:rPr>
      </w:pPr>
    </w:p>
    <w:p w14:paraId="757C7432" w14:textId="77777777" w:rsidR="001C0069" w:rsidRPr="00D86EDA" w:rsidRDefault="001C0069" w:rsidP="0009683A">
      <w:pPr>
        <w:spacing w:line="360" w:lineRule="auto"/>
        <w:jc w:val="both"/>
        <w:rPr>
          <w:rFonts w:ascii="Arial" w:hAnsi="Arial" w:cs="Arial"/>
        </w:rPr>
      </w:pPr>
    </w:p>
    <w:p w14:paraId="28A181A3" w14:textId="77777777" w:rsidR="001C0069" w:rsidRPr="00D86EDA" w:rsidRDefault="001C0069" w:rsidP="0009683A">
      <w:pPr>
        <w:spacing w:line="360" w:lineRule="auto"/>
        <w:jc w:val="both"/>
        <w:rPr>
          <w:rFonts w:ascii="Arial" w:hAnsi="Arial" w:cs="Arial"/>
        </w:rPr>
      </w:pPr>
    </w:p>
    <w:p w14:paraId="61ECE1BB" w14:textId="77777777" w:rsidR="001C0069" w:rsidRPr="00D86EDA" w:rsidRDefault="001C0069" w:rsidP="0009683A">
      <w:pPr>
        <w:spacing w:line="360" w:lineRule="auto"/>
        <w:jc w:val="both"/>
        <w:rPr>
          <w:rFonts w:ascii="Arial" w:hAnsi="Arial" w:cs="Arial"/>
        </w:rPr>
      </w:pPr>
    </w:p>
    <w:p w14:paraId="30DAAB36" w14:textId="77777777" w:rsidR="001C0069" w:rsidRPr="00D86EDA" w:rsidRDefault="001C0069" w:rsidP="0009683A">
      <w:pPr>
        <w:spacing w:line="360" w:lineRule="auto"/>
        <w:jc w:val="both"/>
        <w:rPr>
          <w:rFonts w:ascii="Arial" w:hAnsi="Arial" w:cs="Arial"/>
        </w:rPr>
      </w:pPr>
    </w:p>
    <w:p w14:paraId="6CF69B1D" w14:textId="77777777" w:rsidR="001C0069" w:rsidRPr="00D86EDA" w:rsidRDefault="001C0069" w:rsidP="0009683A">
      <w:pPr>
        <w:spacing w:line="360" w:lineRule="auto"/>
        <w:jc w:val="both"/>
        <w:rPr>
          <w:rFonts w:ascii="Arial" w:hAnsi="Arial" w:cs="Arial"/>
        </w:rPr>
      </w:pPr>
    </w:p>
    <w:p w14:paraId="46EDEB79" w14:textId="77777777" w:rsidR="001C0069" w:rsidRPr="00D86EDA" w:rsidRDefault="001C0069" w:rsidP="0009683A">
      <w:pPr>
        <w:spacing w:line="360" w:lineRule="auto"/>
        <w:jc w:val="both"/>
        <w:rPr>
          <w:rFonts w:ascii="Arial" w:hAnsi="Arial" w:cs="Arial"/>
        </w:rPr>
      </w:pPr>
    </w:p>
    <w:p w14:paraId="3B1AB45C" w14:textId="77777777" w:rsidR="001C0069" w:rsidRPr="00D86EDA" w:rsidRDefault="001C0069" w:rsidP="0009683A">
      <w:pPr>
        <w:spacing w:line="360" w:lineRule="auto"/>
        <w:jc w:val="both"/>
        <w:rPr>
          <w:rFonts w:ascii="Arial" w:hAnsi="Arial" w:cs="Arial"/>
        </w:rPr>
      </w:pPr>
    </w:p>
    <w:p w14:paraId="51B4D3D0" w14:textId="3733E97D" w:rsidR="001C0069" w:rsidRPr="00D86EDA" w:rsidRDefault="001C0069" w:rsidP="0009683A">
      <w:pPr>
        <w:spacing w:line="360" w:lineRule="auto"/>
        <w:jc w:val="both"/>
        <w:rPr>
          <w:rFonts w:ascii="Arial" w:hAnsi="Arial" w:cs="Arial"/>
        </w:rPr>
      </w:pPr>
    </w:p>
    <w:p w14:paraId="11480FAB" w14:textId="08B42C5A" w:rsidR="00483ED1" w:rsidRPr="00D86EDA" w:rsidRDefault="00483ED1" w:rsidP="0009683A">
      <w:pPr>
        <w:spacing w:line="360" w:lineRule="auto"/>
        <w:jc w:val="both"/>
        <w:rPr>
          <w:rFonts w:ascii="Arial" w:hAnsi="Arial" w:cs="Arial"/>
        </w:rPr>
      </w:pPr>
    </w:p>
    <w:p w14:paraId="67CD5AD5" w14:textId="752AB24F" w:rsidR="00483ED1" w:rsidRPr="00D86EDA" w:rsidRDefault="00483ED1" w:rsidP="0009683A">
      <w:pPr>
        <w:spacing w:line="360" w:lineRule="auto"/>
        <w:jc w:val="both"/>
        <w:rPr>
          <w:rFonts w:ascii="Arial" w:hAnsi="Arial" w:cs="Arial"/>
        </w:rPr>
      </w:pPr>
    </w:p>
    <w:p w14:paraId="239B7A2C" w14:textId="78BE4D58" w:rsidR="00483ED1" w:rsidRPr="00D86EDA" w:rsidRDefault="00483ED1" w:rsidP="0009683A">
      <w:pPr>
        <w:spacing w:line="360" w:lineRule="auto"/>
        <w:jc w:val="both"/>
        <w:rPr>
          <w:rFonts w:ascii="Arial" w:hAnsi="Arial" w:cs="Arial"/>
        </w:rPr>
      </w:pPr>
    </w:p>
    <w:p w14:paraId="27484ACF" w14:textId="45FD2242" w:rsidR="00483ED1" w:rsidRDefault="00483ED1" w:rsidP="0009683A">
      <w:pPr>
        <w:spacing w:line="360" w:lineRule="auto"/>
        <w:jc w:val="both"/>
        <w:rPr>
          <w:rFonts w:ascii="Arial" w:hAnsi="Arial" w:cs="Arial"/>
        </w:rPr>
      </w:pPr>
    </w:p>
    <w:p w14:paraId="1C1A01A3" w14:textId="77777777" w:rsidR="00365E94" w:rsidRDefault="00365E94" w:rsidP="0009683A">
      <w:pPr>
        <w:spacing w:line="360" w:lineRule="auto"/>
        <w:jc w:val="both"/>
        <w:rPr>
          <w:rFonts w:ascii="Arial" w:hAnsi="Arial" w:cs="Arial"/>
        </w:rPr>
      </w:pPr>
    </w:p>
    <w:p w14:paraId="6409E2E9" w14:textId="77777777" w:rsidR="00365E94" w:rsidRPr="00D86EDA" w:rsidRDefault="00365E94" w:rsidP="0009683A">
      <w:pPr>
        <w:spacing w:line="360" w:lineRule="auto"/>
        <w:jc w:val="both"/>
        <w:rPr>
          <w:rFonts w:ascii="Arial" w:hAnsi="Arial" w:cs="Arial"/>
        </w:rPr>
      </w:pPr>
    </w:p>
    <w:p w14:paraId="019AA4FF" w14:textId="21C7FCE6" w:rsidR="006A1F30" w:rsidRPr="00D86EDA" w:rsidRDefault="000D3262" w:rsidP="006A1F30">
      <w:pPr>
        <w:pStyle w:val="TitulosProyecto"/>
        <w:outlineLvl w:val="0"/>
        <w:rPr>
          <w:rFonts w:cs="Arial"/>
        </w:rPr>
      </w:pPr>
      <w:bookmarkStart w:id="64" w:name="_Toc2078384857"/>
      <w:bookmarkStart w:id="65" w:name="_Toc1921455016"/>
      <w:bookmarkStart w:id="66" w:name="_Toc184323771"/>
      <w:r w:rsidRPr="00D86EDA">
        <w:rPr>
          <w:rFonts w:cs="Arial"/>
        </w:rPr>
        <w:t>Carta Gantt</w:t>
      </w:r>
      <w:r w:rsidR="1352925A" w:rsidRPr="00D86EDA">
        <w:rPr>
          <w:rFonts w:cs="Arial"/>
        </w:rPr>
        <w:t>.</w:t>
      </w:r>
      <w:bookmarkEnd w:id="66"/>
      <w:r w:rsidRPr="00D86EDA">
        <w:rPr>
          <w:rFonts w:cs="Arial"/>
        </w:rPr>
        <w:fldChar w:fldCharType="begin"/>
      </w:r>
      <w:r w:rsidRPr="00D86EDA">
        <w:rPr>
          <w:rFonts w:cs="Arial"/>
        </w:rPr>
        <w:instrText xml:space="preserve"> XE "</w:instrText>
      </w:r>
      <w:r w:rsidRPr="00D86EDA">
        <w:rPr>
          <w:rFonts w:cs="Arial"/>
          <w:b/>
          <w:bCs/>
          <w:color w:val="000000" w:themeColor="text1"/>
          <w:sz w:val="24"/>
          <w:szCs w:val="24"/>
          <w:lang w:eastAsia="es-CL"/>
        </w:rPr>
        <w:instrText>Carta Gantt</w:instrText>
      </w:r>
      <w:r w:rsidRPr="00D86EDA">
        <w:rPr>
          <w:rFonts w:cs="Arial"/>
          <w:b/>
          <w:bCs/>
          <w:color w:val="000000" w:themeColor="text1"/>
        </w:rPr>
        <w:instrText>:</w:instrText>
      </w:r>
      <w:r w:rsidRPr="00D86EDA">
        <w:rPr>
          <w:rFonts w:cs="Arial"/>
        </w:rPr>
        <w:instrText xml:space="preserve">Herramienta grafica que demuestra el tiempo para cumplir con diversas tareas" </w:instrText>
      </w:r>
      <w:r w:rsidRPr="00D86EDA">
        <w:rPr>
          <w:rFonts w:cs="Arial"/>
        </w:rPr>
        <w:fldChar w:fldCharType="end"/>
      </w:r>
      <w:bookmarkEnd w:id="64"/>
      <w:bookmarkEnd w:id="65"/>
    </w:p>
    <w:p w14:paraId="6954B299" w14:textId="621ED4A2" w:rsidR="006A1F30" w:rsidRPr="00D86EDA" w:rsidRDefault="006A1F30" w:rsidP="00EA4974">
      <w:pPr>
        <w:pStyle w:val="ParrafoProyecto0"/>
      </w:pPr>
      <w:r w:rsidRPr="00D86EDA">
        <w:t xml:space="preserve">La carta Gantt es una herramienta </w:t>
      </w:r>
      <w:r w:rsidR="003760FD">
        <w:t xml:space="preserve">fundamental </w:t>
      </w:r>
      <w:r w:rsidRPr="00D86EDA">
        <w:t xml:space="preserve">para controlar el desarrollo del proyecto. En ella se </w:t>
      </w:r>
      <w:r w:rsidR="70E4E1F8" w:rsidRPr="00D86EDA">
        <w:t>aprecian</w:t>
      </w:r>
      <w:r w:rsidRPr="00D86EDA">
        <w:t xml:space="preserve"> las tareas y duración </w:t>
      </w:r>
      <w:r w:rsidR="70E4E1F8" w:rsidRPr="00D86EDA">
        <w:t>del proyecto</w:t>
      </w:r>
      <w:r w:rsidRPr="00D86EDA">
        <w:t>, además de servir de control para monitorear el avance del proyecto.</w:t>
      </w:r>
    </w:p>
    <w:p w14:paraId="78E0590D" w14:textId="34A705EB" w:rsidR="006A1F30" w:rsidRPr="00D86EDA" w:rsidRDefault="006A1F30" w:rsidP="00EA4974">
      <w:pPr>
        <w:pStyle w:val="ParrafoProyecto0"/>
      </w:pPr>
      <w:r w:rsidRPr="00D86EDA">
        <w:t xml:space="preserve">Es este caso el proyecto contempla un periodo de 90 días de inicio a fin, separado en 3 </w:t>
      </w:r>
      <w:r w:rsidR="316618FE" w:rsidRPr="00D86EDA">
        <w:t>entregables</w:t>
      </w:r>
      <w:r w:rsidRPr="00D86EDA">
        <w:t xml:space="preserve"> o hitos cada un</w:t>
      </w:r>
      <w:r w:rsidR="00EA4974" w:rsidRPr="00D86EDA">
        <w:t>o</w:t>
      </w:r>
      <w:r w:rsidRPr="00D86EDA">
        <w:t xml:space="preserve"> con sus correspondientes tareas y tiempos de ejecución.</w:t>
      </w:r>
    </w:p>
    <w:p w14:paraId="459FFBAB" w14:textId="77777777" w:rsidR="00EA4974" w:rsidRPr="00D86EDA" w:rsidRDefault="00EA4974" w:rsidP="006A1F30">
      <w:pPr>
        <w:pStyle w:val="ParrafoProyecto0"/>
      </w:pPr>
    </w:p>
    <w:p w14:paraId="100D2745" w14:textId="3B00E9E0" w:rsidR="00EA4974" w:rsidRPr="00D86EDA" w:rsidRDefault="43062FA1" w:rsidP="00EA4974">
      <w:pPr>
        <w:pStyle w:val="ParrafoProyecto0"/>
        <w:numPr>
          <w:ilvl w:val="0"/>
          <w:numId w:val="6"/>
        </w:numPr>
      </w:pPr>
      <w:r w:rsidRPr="00D86EDA">
        <w:t>Entregable</w:t>
      </w:r>
      <w:r w:rsidR="00EA4974" w:rsidRPr="00D86EDA">
        <w:t xml:space="preserve"> 1 – 20 días</w:t>
      </w:r>
    </w:p>
    <w:p w14:paraId="122E392A" w14:textId="1A53A08A" w:rsidR="00EA4974" w:rsidRPr="00D86EDA" w:rsidRDefault="308697E9" w:rsidP="00EA4974">
      <w:pPr>
        <w:pStyle w:val="ParrafoProyecto0"/>
        <w:numPr>
          <w:ilvl w:val="0"/>
          <w:numId w:val="6"/>
        </w:numPr>
      </w:pPr>
      <w:r w:rsidRPr="00D86EDA">
        <w:t>Entregable</w:t>
      </w:r>
      <w:r w:rsidR="00EA4974" w:rsidRPr="00D86EDA">
        <w:t xml:space="preserve"> 2 – 55 días</w:t>
      </w:r>
    </w:p>
    <w:p w14:paraId="2810DA5A" w14:textId="1115C8CC" w:rsidR="00EA4974" w:rsidRPr="00D86EDA" w:rsidRDefault="4CD035AC" w:rsidP="00EA4974">
      <w:pPr>
        <w:pStyle w:val="ParrafoProyecto0"/>
        <w:numPr>
          <w:ilvl w:val="0"/>
          <w:numId w:val="6"/>
        </w:numPr>
      </w:pPr>
      <w:r w:rsidRPr="00D86EDA">
        <w:t>Entregable</w:t>
      </w:r>
      <w:r w:rsidR="00EA4974" w:rsidRPr="00D86EDA">
        <w:t xml:space="preserve"> 3 – 15 días</w:t>
      </w:r>
    </w:p>
    <w:p w14:paraId="412B4038" w14:textId="77777777" w:rsidR="001C0069" w:rsidRPr="00D86EDA" w:rsidRDefault="001C0069" w:rsidP="001C0069">
      <w:pPr>
        <w:pStyle w:val="ParrafoProyecto0"/>
        <w:ind w:left="720"/>
        <w:sectPr w:rsidR="001C0069" w:rsidRPr="00D86EDA" w:rsidSect="00AF3EDB">
          <w:headerReference w:type="default" r:id="rId12"/>
          <w:footerReference w:type="default" r:id="rId13"/>
          <w:pgSz w:w="12240" w:h="15840" w:code="1"/>
          <w:pgMar w:top="1418" w:right="1701" w:bottom="1418" w:left="1701" w:header="709" w:footer="709" w:gutter="0"/>
          <w:cols w:space="708"/>
          <w:docGrid w:linePitch="360"/>
        </w:sectPr>
      </w:pPr>
    </w:p>
    <w:p w14:paraId="4C935807" w14:textId="5162E437" w:rsidR="001624D9" w:rsidRPr="00D86EDA" w:rsidRDefault="001624D9" w:rsidP="001624D9">
      <w:pPr>
        <w:pStyle w:val="Descripcin"/>
        <w:keepNext/>
        <w:rPr>
          <w:rFonts w:ascii="Arial" w:hAnsi="Arial" w:cs="Arial"/>
        </w:rPr>
      </w:pPr>
      <w:bookmarkStart w:id="67" w:name="_Toc184321146"/>
      <w:r w:rsidRPr="00D86EDA">
        <w:rPr>
          <w:rFonts w:ascii="Arial" w:hAnsi="Arial" w:cs="Arial"/>
        </w:rPr>
        <w:lastRenderedPageBreak/>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4</w:t>
      </w:r>
      <w:r w:rsidR="002C5966" w:rsidRPr="00D86EDA">
        <w:rPr>
          <w:rFonts w:ascii="Arial" w:hAnsi="Arial" w:cs="Arial"/>
          <w:noProof/>
        </w:rPr>
        <w:fldChar w:fldCharType="end"/>
      </w:r>
      <w:r w:rsidR="00D7265E" w:rsidRPr="00D86EDA">
        <w:rPr>
          <w:rFonts w:ascii="Arial" w:hAnsi="Arial" w:cs="Arial"/>
        </w:rPr>
        <w:t xml:space="preserve"> </w:t>
      </w:r>
      <w:r w:rsidRPr="00D86EDA">
        <w:rPr>
          <w:rFonts w:ascii="Arial" w:hAnsi="Arial" w:cs="Arial"/>
        </w:rPr>
        <w:t>-Diagrama Gantt con actividades</w:t>
      </w:r>
      <w:bookmarkEnd w:id="67"/>
    </w:p>
    <w:p w14:paraId="22730764" w14:textId="2383BF13" w:rsidR="006A1F30" w:rsidRPr="00D86EDA" w:rsidRDefault="001624D9" w:rsidP="006A1F30">
      <w:pPr>
        <w:rPr>
          <w:rFonts w:ascii="Arial" w:hAnsi="Arial" w:cs="Arial"/>
        </w:rPr>
      </w:pPr>
      <w:r w:rsidRPr="00D86EDA">
        <w:rPr>
          <w:rFonts w:ascii="Arial" w:hAnsi="Arial" w:cs="Arial"/>
          <w:noProof/>
        </w:rPr>
        <w:drawing>
          <wp:inline distT="0" distB="0" distL="0" distR="0" wp14:anchorId="5B79EA30" wp14:editId="2F7ED703">
            <wp:extent cx="7386452" cy="4807056"/>
            <wp:effectExtent l="19050" t="19050" r="24130" b="12700"/>
            <wp:docPr id="850711652"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7386452" cy="4807056"/>
                    </a:xfrm>
                    <a:prstGeom prst="rect">
                      <a:avLst/>
                    </a:prstGeom>
                    <a:ln>
                      <a:solidFill>
                        <a:schemeClr val="accent1"/>
                      </a:solidFill>
                    </a:ln>
                  </pic:spPr>
                </pic:pic>
              </a:graphicData>
            </a:graphic>
          </wp:inline>
        </w:drawing>
      </w:r>
    </w:p>
    <w:p w14:paraId="37A2E5FD" w14:textId="3DD2AC2D" w:rsidR="00086DC6" w:rsidRPr="00D86EDA" w:rsidRDefault="00705C7F" w:rsidP="006A1F30">
      <w:pPr>
        <w:rPr>
          <w:rFonts w:ascii="Arial" w:hAnsi="Arial" w:cs="Arial"/>
        </w:rPr>
      </w:pPr>
      <w:r w:rsidRPr="00D86EDA">
        <w:rPr>
          <w:rFonts w:ascii="Arial" w:hAnsi="Arial" w:cs="Arial"/>
        </w:rPr>
        <w:t xml:space="preserve">Nota: La ilustración muestra la </w:t>
      </w:r>
      <w:r w:rsidR="00FF5627" w:rsidRPr="00D86EDA">
        <w:rPr>
          <w:rFonts w:ascii="Arial" w:hAnsi="Arial" w:cs="Arial"/>
        </w:rPr>
        <w:t>cronología del proyecto según sus tareas y tiempos de ejecución (</w:t>
      </w:r>
      <w:r w:rsidR="00086DC6" w:rsidRPr="00D86EDA">
        <w:rPr>
          <w:rFonts w:ascii="Arial" w:hAnsi="Arial" w:cs="Arial"/>
        </w:rPr>
        <w:t xml:space="preserve">fuente: </w:t>
      </w:r>
      <w:r w:rsidR="00FF5627" w:rsidRPr="00D86EDA">
        <w:rPr>
          <w:rFonts w:ascii="Arial" w:hAnsi="Arial" w:cs="Arial"/>
        </w:rPr>
        <w:t>Elaboración propia, 20</w:t>
      </w:r>
      <w:r w:rsidR="00086DC6" w:rsidRPr="00D86EDA">
        <w:rPr>
          <w:rFonts w:ascii="Arial" w:hAnsi="Arial" w:cs="Arial"/>
        </w:rPr>
        <w:t>24)</w:t>
      </w:r>
    </w:p>
    <w:p w14:paraId="71611ADB" w14:textId="77777777" w:rsidR="00986290" w:rsidRDefault="00986290" w:rsidP="00EE5D91">
      <w:pPr>
        <w:pStyle w:val="Descripcin"/>
        <w:keepNext/>
        <w:rPr>
          <w:rFonts w:ascii="Arial" w:hAnsi="Arial" w:cs="Arial"/>
        </w:rPr>
        <w:sectPr w:rsidR="00986290" w:rsidSect="001C0069">
          <w:pgSz w:w="15840" w:h="12240" w:orient="landscape" w:code="1"/>
          <w:pgMar w:top="1701" w:right="1418" w:bottom="1701" w:left="1418" w:header="709" w:footer="709" w:gutter="0"/>
          <w:cols w:space="708"/>
          <w:docGrid w:linePitch="360"/>
        </w:sectPr>
      </w:pPr>
    </w:p>
    <w:p w14:paraId="3F230A8A" w14:textId="1AA5455E" w:rsidR="00EE5D91" w:rsidRPr="00D86EDA" w:rsidRDefault="00EE5D91" w:rsidP="00EE5D91">
      <w:pPr>
        <w:pStyle w:val="Descripcin"/>
        <w:keepNext/>
        <w:rPr>
          <w:rFonts w:ascii="Arial" w:hAnsi="Arial" w:cs="Arial"/>
        </w:rPr>
      </w:pPr>
      <w:bookmarkStart w:id="68" w:name="_Toc184321147"/>
      <w:r w:rsidRPr="00D86EDA">
        <w:rPr>
          <w:rFonts w:ascii="Arial" w:hAnsi="Arial" w:cs="Arial"/>
        </w:rPr>
        <w:lastRenderedPageBreak/>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5</w:t>
      </w:r>
      <w:r w:rsidR="002C5966" w:rsidRPr="00D86EDA">
        <w:rPr>
          <w:rFonts w:ascii="Arial" w:hAnsi="Arial" w:cs="Arial"/>
          <w:noProof/>
        </w:rPr>
        <w:fldChar w:fldCharType="end"/>
      </w:r>
      <w:r w:rsidR="00B57502" w:rsidRPr="00D86EDA">
        <w:rPr>
          <w:rFonts w:ascii="Arial" w:hAnsi="Arial" w:cs="Arial"/>
        </w:rPr>
        <w:t xml:space="preserve"> </w:t>
      </w:r>
      <w:r w:rsidRPr="00D86EDA">
        <w:rPr>
          <w:rFonts w:ascii="Arial" w:hAnsi="Arial" w:cs="Arial"/>
        </w:rPr>
        <w:t>- Diagrama Gantt con línea temporal.</w:t>
      </w:r>
      <w:bookmarkEnd w:id="68"/>
    </w:p>
    <w:p w14:paraId="2375708E" w14:textId="53BB465A" w:rsidR="006A1F30" w:rsidRPr="00D86EDA" w:rsidRDefault="006F5E45" w:rsidP="006A1F30">
      <w:pPr>
        <w:rPr>
          <w:rFonts w:ascii="Arial" w:hAnsi="Arial" w:cs="Arial"/>
        </w:rPr>
      </w:pPr>
      <w:r w:rsidRPr="00D86EDA">
        <w:rPr>
          <w:rFonts w:ascii="Arial" w:hAnsi="Arial" w:cs="Arial"/>
          <w:noProof/>
        </w:rPr>
        <w:drawing>
          <wp:inline distT="0" distB="0" distL="0" distR="0" wp14:anchorId="5286D64B" wp14:editId="13C06C28">
            <wp:extent cx="13792391" cy="5634775"/>
            <wp:effectExtent l="19050" t="19050" r="19050" b="23495"/>
            <wp:docPr id="1931809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13817147" cy="5644889"/>
                    </a:xfrm>
                    <a:prstGeom prst="rect">
                      <a:avLst/>
                    </a:prstGeom>
                    <a:ln>
                      <a:solidFill>
                        <a:schemeClr val="tx1"/>
                      </a:solidFill>
                    </a:ln>
                  </pic:spPr>
                </pic:pic>
              </a:graphicData>
            </a:graphic>
          </wp:inline>
        </w:drawing>
      </w:r>
    </w:p>
    <w:p w14:paraId="0DA7F9B4" w14:textId="3AD98D1D" w:rsidR="006A1F30" w:rsidRPr="00D86EDA" w:rsidRDefault="00EE5D91" w:rsidP="55664987">
      <w:pPr>
        <w:spacing w:line="360" w:lineRule="auto"/>
        <w:jc w:val="both"/>
        <w:rPr>
          <w:rFonts w:ascii="Arial" w:hAnsi="Arial" w:cs="Arial"/>
        </w:rPr>
      </w:pPr>
      <w:r w:rsidRPr="00D86EDA">
        <w:rPr>
          <w:rFonts w:ascii="Arial" w:hAnsi="Arial" w:cs="Arial"/>
        </w:rPr>
        <w:t xml:space="preserve">Nota: </w:t>
      </w:r>
      <w:r w:rsidR="00FC03F8" w:rsidRPr="00D86EDA">
        <w:rPr>
          <w:rFonts w:ascii="Arial" w:hAnsi="Arial" w:cs="Arial"/>
        </w:rPr>
        <w:t xml:space="preserve">la ilustración </w:t>
      </w:r>
      <w:r w:rsidR="00F17EBC" w:rsidRPr="00D86EDA">
        <w:rPr>
          <w:rFonts w:ascii="Arial" w:hAnsi="Arial" w:cs="Arial"/>
        </w:rPr>
        <w:t>muestra</w:t>
      </w:r>
      <w:r w:rsidR="00AC68F6" w:rsidRPr="00D86EDA">
        <w:rPr>
          <w:rFonts w:ascii="Arial" w:hAnsi="Arial" w:cs="Arial"/>
        </w:rPr>
        <w:t xml:space="preserve"> la </w:t>
      </w:r>
      <w:r w:rsidR="00F17EBC" w:rsidRPr="00D86EDA">
        <w:rPr>
          <w:rFonts w:ascii="Arial" w:hAnsi="Arial" w:cs="Arial"/>
        </w:rPr>
        <w:t>línea</w:t>
      </w:r>
      <w:r w:rsidR="00AC68F6" w:rsidRPr="00D86EDA">
        <w:rPr>
          <w:rFonts w:ascii="Arial" w:hAnsi="Arial" w:cs="Arial"/>
        </w:rPr>
        <w:t xml:space="preserve"> temporal de las tareas </w:t>
      </w:r>
      <w:r w:rsidR="00F17EBC" w:rsidRPr="00D86EDA">
        <w:rPr>
          <w:rFonts w:ascii="Arial" w:hAnsi="Arial" w:cs="Arial"/>
        </w:rPr>
        <w:t>especificadas en la carta Gantt (fuente: Elaboración propia, 2024)</w:t>
      </w:r>
    </w:p>
    <w:p w14:paraId="35503EF7" w14:textId="77777777" w:rsidR="00986290" w:rsidRDefault="00986290" w:rsidP="006A1F30">
      <w:pPr>
        <w:rPr>
          <w:rFonts w:ascii="Arial" w:hAnsi="Arial" w:cs="Arial"/>
        </w:rPr>
        <w:sectPr w:rsidR="00986290" w:rsidSect="008C72B6">
          <w:pgSz w:w="24381" w:h="15876" w:orient="landscape" w:code="4632"/>
          <w:pgMar w:top="1701" w:right="1418" w:bottom="1701" w:left="1418" w:header="709" w:footer="709" w:gutter="0"/>
          <w:cols w:space="708"/>
          <w:docGrid w:linePitch="360"/>
        </w:sectPr>
      </w:pPr>
    </w:p>
    <w:p w14:paraId="7986341E" w14:textId="098DE420" w:rsidR="00610E53" w:rsidRDefault="009B2E58" w:rsidP="79C25DF1">
      <w:pPr>
        <w:pStyle w:val="TitulosProyecto"/>
        <w:outlineLvl w:val="0"/>
        <w:rPr>
          <w:rFonts w:cs="Arial"/>
        </w:rPr>
      </w:pPr>
      <w:bookmarkStart w:id="69" w:name="_Toc301171370"/>
      <w:bookmarkStart w:id="70" w:name="_Toc114171568"/>
      <w:bookmarkStart w:id="71" w:name="_Toc184323772"/>
      <w:r>
        <w:rPr>
          <w:rFonts w:cs="Arial"/>
        </w:rPr>
        <w:lastRenderedPageBreak/>
        <w:t>Desarrollo</w:t>
      </w:r>
      <w:r w:rsidR="00242C52" w:rsidRPr="00D86EDA">
        <w:rPr>
          <w:rFonts w:cs="Arial"/>
        </w:rPr>
        <w:t xml:space="preserve"> del proyecto</w:t>
      </w:r>
      <w:r w:rsidR="08900F14" w:rsidRPr="00D86EDA">
        <w:rPr>
          <w:rFonts w:cs="Arial"/>
        </w:rPr>
        <w:t>.</w:t>
      </w:r>
      <w:bookmarkEnd w:id="69"/>
      <w:bookmarkEnd w:id="70"/>
      <w:bookmarkEnd w:id="71"/>
    </w:p>
    <w:p w14:paraId="65CB6C15" w14:textId="386A5FFF" w:rsidR="009B2E58" w:rsidRDefault="00FB3D95" w:rsidP="00760A5A">
      <w:pPr>
        <w:pStyle w:val="Subtituloproyecto"/>
        <w:outlineLvl w:val="1"/>
      </w:pPr>
      <w:bookmarkStart w:id="72" w:name="_Toc184323773"/>
      <w:r>
        <w:t>C</w:t>
      </w:r>
      <w:r w:rsidRPr="00FB3D95">
        <w:rPr>
          <w:rStyle w:val="SubtituloproyectoCar"/>
        </w:rPr>
        <w:t>onsultora</w:t>
      </w:r>
      <w:r>
        <w:rPr>
          <w:rStyle w:val="SubtituloproyectoCar"/>
        </w:rPr>
        <w:t xml:space="preserve"> encargada de desarrollo</w:t>
      </w:r>
      <w:r w:rsidR="00A51AEA">
        <w:rPr>
          <w:rStyle w:val="SubtituloproyectoCar"/>
        </w:rPr>
        <w:t>.</w:t>
      </w:r>
      <w:bookmarkEnd w:id="72"/>
    </w:p>
    <w:p w14:paraId="56308A6C" w14:textId="2DCD4382" w:rsidR="007B72FE" w:rsidRDefault="00FB3D95" w:rsidP="009B2E58">
      <w:pPr>
        <w:pStyle w:val="ParrafoProyecto0"/>
        <w:rPr>
          <w:lang w:val="es-CL"/>
        </w:rPr>
      </w:pPr>
      <w:r w:rsidRPr="00FB3D95">
        <w:rPr>
          <w:lang w:val="es-CL"/>
        </w:rPr>
        <w:t>JMV Soluciones es una consultora con cuatro años de experiencia en el mercado, especializada en ofrecer soluciones tecnológicas de desarrollo de software. Su enfoque principal es crear herramientas innovadoras que optimicen los procesos empresariales y mejoren la eficiencia operativa de sus clientes. Con un equipo altamente capacitado, se comprometen a entregar proyectos a la medida, alineados con las necesidades específicas de cada organización. Además, su filosofía de trabajo prioriza la calidad, la innovación y el cumplimiento de plazos. Esto les ha permitido ganar la confianza de diversas empresas y consolidarse como un aliado estratégico en la transformación digital.</w:t>
      </w:r>
    </w:p>
    <w:p w14:paraId="3E664CDC" w14:textId="6A72F468" w:rsidR="002E25DB" w:rsidRPr="00D86EDA" w:rsidRDefault="007B72FE" w:rsidP="007B72FE">
      <w:pPr>
        <w:pStyle w:val="Subtituloproyecto"/>
        <w:outlineLvl w:val="1"/>
      </w:pPr>
      <w:bookmarkStart w:id="73" w:name="_Toc184323774"/>
      <w:r>
        <w:t>Herramientas de desarrollo</w:t>
      </w:r>
      <w:bookmarkEnd w:id="73"/>
    </w:p>
    <w:p w14:paraId="7585E60A" w14:textId="77777777" w:rsidR="007B72FE" w:rsidRDefault="007B72FE" w:rsidP="007B72FE">
      <w:pPr>
        <w:pStyle w:val="Subtituloproyecto"/>
        <w:outlineLvl w:val="2"/>
      </w:pPr>
      <w:bookmarkStart w:id="74" w:name="_Toc184323775"/>
      <w:r w:rsidRPr="00543DA0">
        <w:t>Visual Studio Cod</w:t>
      </w:r>
      <w:r>
        <w:t>e</w:t>
      </w:r>
      <w:bookmarkEnd w:id="74"/>
    </w:p>
    <w:p w14:paraId="2CD6FD94" w14:textId="77777777" w:rsidR="007B72FE" w:rsidRPr="005A294B" w:rsidRDefault="007B72FE" w:rsidP="007B72FE">
      <w:pPr>
        <w:pStyle w:val="ParrafoProyecto0"/>
      </w:pPr>
      <w:r w:rsidRPr="005A294B">
        <w:t>Es un editor de código desarrollado por Microsoft, conocido por ser rápido, ligero y fácil de usar. Soporta muchos lenguajes de programación como JavaScript, Python y C++, ofreciendo herramientas como autocompletado, depuración y control de versiones con Git. Además, permite instalar extensiones para personalizarlo según las necesidades del desarrollador.</w:t>
      </w:r>
    </w:p>
    <w:p w14:paraId="4ECAD8A1" w14:textId="77777777" w:rsidR="007B72FE" w:rsidRDefault="007B72FE" w:rsidP="007B72FE">
      <w:pPr>
        <w:pStyle w:val="Subtituloproyecto"/>
        <w:outlineLvl w:val="2"/>
      </w:pPr>
      <w:bookmarkStart w:id="75" w:name="_Toc184323776"/>
      <w:r w:rsidRPr="005A294B">
        <w:t>GitHub</w:t>
      </w:r>
      <w:bookmarkEnd w:id="75"/>
      <w:r w:rsidRPr="005A294B">
        <w:t xml:space="preserve"> </w:t>
      </w:r>
    </w:p>
    <w:p w14:paraId="56E5655D" w14:textId="77777777" w:rsidR="007B72FE" w:rsidRDefault="007B72FE" w:rsidP="007B72FE">
      <w:pPr>
        <w:pStyle w:val="ParrafoProyecto0"/>
        <w:rPr>
          <w:lang w:val="es-CL"/>
        </w:rPr>
      </w:pPr>
      <w:r>
        <w:rPr>
          <w:lang w:val="es-CL"/>
        </w:rPr>
        <w:t>E</w:t>
      </w:r>
      <w:r w:rsidRPr="005A294B">
        <w:rPr>
          <w:lang w:val="es-CL"/>
        </w:rPr>
        <w:t xml:space="preserve">s una plataforma donde los desarrolladores pueden guardar, compartir y colaborar en proyectos de programación. Permite trabajar en equipo, organizar el código y controlar los cambios fácilmente usando Git. </w:t>
      </w:r>
      <w:r>
        <w:rPr>
          <w:lang w:val="es-CL"/>
        </w:rPr>
        <w:t>También es</w:t>
      </w:r>
      <w:r w:rsidRPr="005A294B">
        <w:rPr>
          <w:lang w:val="es-CL"/>
        </w:rPr>
        <w:t xml:space="preserve"> útil para proyectos de código abierto y para gestionar tareas del desarrollo de software.</w:t>
      </w:r>
    </w:p>
    <w:p w14:paraId="396E8890" w14:textId="77777777" w:rsidR="007B72FE" w:rsidRDefault="007B72FE" w:rsidP="007B72FE">
      <w:pPr>
        <w:pStyle w:val="ParrafoProyecto0"/>
        <w:rPr>
          <w:lang w:val="es-CL"/>
        </w:rPr>
      </w:pPr>
    </w:p>
    <w:p w14:paraId="6079C5BE" w14:textId="77777777" w:rsidR="007B72FE" w:rsidRDefault="007B72FE" w:rsidP="007B72FE">
      <w:pPr>
        <w:pStyle w:val="Subtituloproyecto"/>
        <w:outlineLvl w:val="2"/>
      </w:pPr>
      <w:bookmarkStart w:id="76" w:name="_Toc184323777"/>
      <w:r w:rsidRPr="00084920">
        <w:t>SQL Server Management Studio (SSMS)</w:t>
      </w:r>
      <w:bookmarkEnd w:id="76"/>
      <w:r w:rsidRPr="00084920">
        <w:t xml:space="preserve"> </w:t>
      </w:r>
    </w:p>
    <w:p w14:paraId="3C74E671" w14:textId="7088F832" w:rsidR="007B72FE" w:rsidRPr="002E25DB" w:rsidRDefault="007B72FE" w:rsidP="007B72FE">
      <w:pPr>
        <w:pStyle w:val="ParrafoProyecto0"/>
      </w:pPr>
      <w:r>
        <w:t>E</w:t>
      </w:r>
      <w:r w:rsidRPr="00084920">
        <w:t xml:space="preserve">s un programa de Microsoft que se usa para trabajar con bases de datos en SQL Server. Permite crear, editar y consultar datos de forma fácil. También ayuda a </w:t>
      </w:r>
      <w:r w:rsidRPr="00084920">
        <w:lastRenderedPageBreak/>
        <w:t>gestionar servidores, hacer copias de seguridad y controlar permisos. Es una herramienta práctica para manejan bases de datos.</w:t>
      </w:r>
    </w:p>
    <w:p w14:paraId="51794BAD" w14:textId="4B0000EC" w:rsidR="00610E53" w:rsidRPr="00D86EDA" w:rsidRDefault="00610E53" w:rsidP="004823E4">
      <w:pPr>
        <w:pStyle w:val="Subtituloproyecto"/>
        <w:outlineLvl w:val="1"/>
        <w:rPr>
          <w:rFonts w:cs="Arial"/>
        </w:rPr>
      </w:pPr>
      <w:bookmarkStart w:id="77" w:name="_Toc1392675226"/>
      <w:bookmarkStart w:id="78" w:name="_Toc480485106"/>
      <w:bookmarkStart w:id="79" w:name="_Toc184323778"/>
      <w:r w:rsidRPr="00D86EDA">
        <w:rPr>
          <w:rFonts w:cs="Arial"/>
        </w:rPr>
        <w:t>Levantamiento de requerimientos.</w:t>
      </w:r>
      <w:bookmarkEnd w:id="77"/>
      <w:bookmarkEnd w:id="78"/>
      <w:bookmarkEnd w:id="79"/>
    </w:p>
    <w:p w14:paraId="0591C26F" w14:textId="59137E65" w:rsidR="00610E53" w:rsidRPr="00D86EDA" w:rsidRDefault="009C3EE6" w:rsidP="00D03759">
      <w:pPr>
        <w:pStyle w:val="ParrafoProyecto0"/>
      </w:pPr>
      <w:r w:rsidRPr="00D86EDA">
        <w:t xml:space="preserve">Levantar los </w:t>
      </w:r>
      <w:r w:rsidR="00026397" w:rsidRPr="00D86EDA">
        <w:t>requerimientos</w:t>
      </w:r>
      <w:r w:rsidRPr="00D86EDA">
        <w:t xml:space="preserve"> es fundamenta</w:t>
      </w:r>
      <w:r w:rsidR="4A09ADE9" w:rsidRPr="00D86EDA">
        <w:t xml:space="preserve">l </w:t>
      </w:r>
      <w:r w:rsidRPr="00D86EDA">
        <w:t>para la planificación del proyecto.</w:t>
      </w:r>
      <w:r w:rsidR="00026397" w:rsidRPr="00D86EDA">
        <w:t xml:space="preserve"> </w:t>
      </w:r>
      <w:r w:rsidR="007D1D06" w:rsidRPr="00D86EDA">
        <w:t xml:space="preserve">Los </w:t>
      </w:r>
      <w:r w:rsidR="0045178F" w:rsidRPr="00D86EDA">
        <w:t>requerimientos</w:t>
      </w:r>
      <w:r w:rsidR="007D1D06" w:rsidRPr="00D86EDA">
        <w:t xml:space="preserve"> son definidos en 2 </w:t>
      </w:r>
      <w:r w:rsidR="0045178F" w:rsidRPr="00D86EDA">
        <w:t>categorías</w:t>
      </w:r>
      <w:r w:rsidR="007D1D06" w:rsidRPr="00D86EDA">
        <w:t xml:space="preserve">. </w:t>
      </w:r>
      <w:r w:rsidR="00E706FB" w:rsidRPr="00D86EDA">
        <w:t>R</w:t>
      </w:r>
      <w:r w:rsidR="00131956" w:rsidRPr="00D86EDA">
        <w:t>eque</w:t>
      </w:r>
      <w:r w:rsidR="003578B0" w:rsidRPr="00D86EDA">
        <w:t xml:space="preserve">rimientos </w:t>
      </w:r>
      <w:r w:rsidR="00DD70C1" w:rsidRPr="00D86EDA">
        <w:t>Funcionales</w:t>
      </w:r>
      <w:r w:rsidR="00D20E62" w:rsidRPr="00D86EDA">
        <w:t xml:space="preserve"> que describe l</w:t>
      </w:r>
      <w:r w:rsidR="008863DC" w:rsidRPr="00D86EDA">
        <w:t xml:space="preserve">as funciones </w:t>
      </w:r>
      <w:r w:rsidR="00562821" w:rsidRPr="00D86EDA">
        <w:t xml:space="preserve">que debe realizar el </w:t>
      </w:r>
      <w:r w:rsidR="00AB00A2" w:rsidRPr="00D86EDA">
        <w:t xml:space="preserve">sistema </w:t>
      </w:r>
      <w:r w:rsidR="00D448AF" w:rsidRPr="00D86EDA">
        <w:t>para cumplir con las necesidades y el negocio</w:t>
      </w:r>
      <w:r w:rsidR="002F27CC" w:rsidRPr="00D86EDA">
        <w:t>.</w:t>
      </w:r>
      <w:r w:rsidR="00D448AF" w:rsidRPr="00D86EDA">
        <w:t xml:space="preserve"> </w:t>
      </w:r>
      <w:r w:rsidR="002F27CC" w:rsidRPr="00D86EDA">
        <w:t>Y</w:t>
      </w:r>
      <w:r w:rsidR="00D448AF" w:rsidRPr="00D86EDA">
        <w:t xml:space="preserve"> los </w:t>
      </w:r>
      <w:r w:rsidR="001E5F88" w:rsidRPr="00D86EDA">
        <w:t xml:space="preserve">requerimientos no </w:t>
      </w:r>
      <w:r w:rsidR="0036157A" w:rsidRPr="00D86EDA">
        <w:t xml:space="preserve">funcionales, </w:t>
      </w:r>
      <w:r w:rsidR="000A108D" w:rsidRPr="00D86EDA">
        <w:t xml:space="preserve">que describen las </w:t>
      </w:r>
      <w:r w:rsidR="00D03759" w:rsidRPr="00D86EDA">
        <w:t>características</w:t>
      </w:r>
      <w:r w:rsidR="000A108D" w:rsidRPr="00D86EDA">
        <w:t xml:space="preserve"> de </w:t>
      </w:r>
      <w:r w:rsidR="00DD26BA" w:rsidRPr="00D86EDA">
        <w:t>técnicas que debe tener el sistema</w:t>
      </w:r>
      <w:r w:rsidR="00DB7E7C" w:rsidRPr="00D86EDA">
        <w:t xml:space="preserve"> las cuales impactan directamente en su desempeño, seguridad </w:t>
      </w:r>
      <w:r w:rsidR="008A0C52" w:rsidRPr="00D86EDA">
        <w:t>y escalabilidad.</w:t>
      </w:r>
    </w:p>
    <w:p w14:paraId="375D3A60" w14:textId="58A35CD6" w:rsidR="00851AEF" w:rsidRPr="00D86EDA" w:rsidRDefault="00851AEF" w:rsidP="00851AEF">
      <w:pPr>
        <w:pStyle w:val="ParrafoProyecto0"/>
      </w:pPr>
      <w:r w:rsidRPr="00D86EDA">
        <w:t xml:space="preserve">A </w:t>
      </w:r>
      <w:r w:rsidR="00687A19" w:rsidRPr="00D86EDA">
        <w:t>continuación,</w:t>
      </w:r>
      <w:r w:rsidRPr="00D86EDA">
        <w:t xml:space="preserve"> se enlista</w:t>
      </w:r>
      <w:r w:rsidR="7DBCDFCD" w:rsidRPr="00D86EDA">
        <w:t>n los</w:t>
      </w:r>
      <w:r w:rsidRPr="00D86EDA">
        <w:t xml:space="preserve"> requerimientos funcionales y no funcionales que </w:t>
      </w:r>
      <w:r w:rsidR="3945C469" w:rsidRPr="00D86EDA">
        <w:t xml:space="preserve">debe </w:t>
      </w:r>
      <w:r w:rsidRPr="00D86EDA">
        <w:t>tener el sistema a desarrollar.</w:t>
      </w:r>
    </w:p>
    <w:p w14:paraId="1AFB8F2F" w14:textId="77777777" w:rsidR="00687A19" w:rsidRPr="00D86EDA" w:rsidRDefault="00687A19" w:rsidP="00851AEF">
      <w:pPr>
        <w:pStyle w:val="ParrafoProyecto0"/>
      </w:pPr>
    </w:p>
    <w:p w14:paraId="4AC43705" w14:textId="01A92AD6" w:rsidR="00687A19" w:rsidRPr="00D86EDA" w:rsidRDefault="00687A19" w:rsidP="00687A19">
      <w:pPr>
        <w:pStyle w:val="Descripcin"/>
        <w:keepNext/>
        <w:rPr>
          <w:rFonts w:ascii="Arial" w:hAnsi="Arial" w:cs="Arial"/>
        </w:rPr>
      </w:pPr>
      <w:bookmarkStart w:id="80" w:name="_Toc184321179"/>
      <w:r w:rsidRPr="00D86EDA">
        <w:rPr>
          <w:rFonts w:ascii="Arial" w:hAnsi="Arial" w:cs="Arial"/>
        </w:rPr>
        <w:t xml:space="preserve">Tabla </w:t>
      </w:r>
      <w:r w:rsidR="002C5966" w:rsidRPr="00D86EDA">
        <w:rPr>
          <w:rFonts w:ascii="Arial" w:hAnsi="Arial" w:cs="Arial"/>
        </w:rPr>
        <w:fldChar w:fldCharType="begin"/>
      </w:r>
      <w:r w:rsidR="002C5966" w:rsidRPr="00D86EDA">
        <w:rPr>
          <w:rFonts w:ascii="Arial" w:hAnsi="Arial" w:cs="Arial"/>
        </w:rPr>
        <w:instrText xml:space="preserve"> SEQ Tabla \* ARABIC </w:instrText>
      </w:r>
      <w:r w:rsidR="002C5966" w:rsidRPr="00D86EDA">
        <w:rPr>
          <w:rFonts w:ascii="Arial" w:hAnsi="Arial" w:cs="Arial"/>
        </w:rPr>
        <w:fldChar w:fldCharType="separate"/>
      </w:r>
      <w:r w:rsidR="002C5966" w:rsidRPr="00D86EDA">
        <w:rPr>
          <w:rFonts w:ascii="Arial" w:hAnsi="Arial" w:cs="Arial"/>
          <w:noProof/>
        </w:rPr>
        <w:t>2</w:t>
      </w:r>
      <w:r w:rsidR="002C5966" w:rsidRPr="00D86EDA">
        <w:rPr>
          <w:rFonts w:ascii="Arial" w:hAnsi="Arial" w:cs="Arial"/>
          <w:noProof/>
        </w:rPr>
        <w:fldChar w:fldCharType="end"/>
      </w:r>
      <w:r w:rsidRPr="00D86EDA">
        <w:rPr>
          <w:rFonts w:ascii="Arial" w:hAnsi="Arial" w:cs="Arial"/>
        </w:rPr>
        <w:t xml:space="preserve"> - Requerimientos funcionales / No Funcionales</w:t>
      </w:r>
      <w:bookmarkEnd w:id="80"/>
    </w:p>
    <w:tbl>
      <w:tblPr>
        <w:tblW w:w="5000" w:type="pct"/>
        <w:tblCellMar>
          <w:left w:w="70" w:type="dxa"/>
          <w:right w:w="70" w:type="dxa"/>
        </w:tblCellMar>
        <w:tblLook w:val="04A0" w:firstRow="1" w:lastRow="0" w:firstColumn="1" w:lastColumn="0" w:noHBand="0" w:noVBand="1"/>
      </w:tblPr>
      <w:tblGrid>
        <w:gridCol w:w="619"/>
        <w:gridCol w:w="1631"/>
        <w:gridCol w:w="1008"/>
        <w:gridCol w:w="1441"/>
        <w:gridCol w:w="2738"/>
        <w:gridCol w:w="1391"/>
      </w:tblGrid>
      <w:tr w:rsidR="00687A19" w:rsidRPr="00D86EDA" w14:paraId="3BECCF06" w14:textId="77777777" w:rsidTr="00D34FBF">
        <w:trPr>
          <w:trHeight w:val="288"/>
          <w:tblHeader/>
        </w:trPr>
        <w:tc>
          <w:tcPr>
            <w:tcW w:w="350" w:type="pct"/>
            <w:tcBorders>
              <w:top w:val="single" w:sz="4" w:space="0" w:color="auto"/>
              <w:left w:val="single" w:sz="4" w:space="0" w:color="auto"/>
              <w:bottom w:val="single" w:sz="4" w:space="0" w:color="auto"/>
              <w:right w:val="single" w:sz="4" w:space="0" w:color="auto"/>
            </w:tcBorders>
            <w:shd w:val="clear" w:color="000000" w:fill="BFBFBF"/>
            <w:vAlign w:val="center"/>
            <w:hideMark/>
          </w:tcPr>
          <w:p w14:paraId="172FD784" w14:textId="77777777" w:rsidR="00687A19" w:rsidRPr="00D86EDA" w:rsidRDefault="00687A19" w:rsidP="00687A19">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ID</w:t>
            </w:r>
          </w:p>
        </w:tc>
        <w:tc>
          <w:tcPr>
            <w:tcW w:w="924" w:type="pct"/>
            <w:tcBorders>
              <w:top w:val="single" w:sz="4" w:space="0" w:color="auto"/>
              <w:left w:val="nil"/>
              <w:bottom w:val="single" w:sz="4" w:space="0" w:color="auto"/>
              <w:right w:val="single" w:sz="4" w:space="0" w:color="auto"/>
            </w:tcBorders>
            <w:shd w:val="clear" w:color="000000" w:fill="BFBFBF"/>
            <w:vAlign w:val="center"/>
            <w:hideMark/>
          </w:tcPr>
          <w:p w14:paraId="216BA0B2" w14:textId="77777777" w:rsidR="00687A19" w:rsidRPr="00D86EDA" w:rsidRDefault="00687A19" w:rsidP="00687A19">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Requerimiento</w:t>
            </w:r>
          </w:p>
        </w:tc>
        <w:tc>
          <w:tcPr>
            <w:tcW w:w="571" w:type="pct"/>
            <w:tcBorders>
              <w:top w:val="single" w:sz="4" w:space="0" w:color="auto"/>
              <w:left w:val="nil"/>
              <w:bottom w:val="single" w:sz="4" w:space="0" w:color="auto"/>
              <w:right w:val="single" w:sz="4" w:space="0" w:color="auto"/>
            </w:tcBorders>
            <w:shd w:val="clear" w:color="000000" w:fill="BFBFBF"/>
            <w:vAlign w:val="center"/>
            <w:hideMark/>
          </w:tcPr>
          <w:p w14:paraId="390099EA" w14:textId="77777777" w:rsidR="00687A19" w:rsidRPr="00D86EDA" w:rsidRDefault="00687A19" w:rsidP="00687A19">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Tipo</w:t>
            </w:r>
          </w:p>
        </w:tc>
        <w:tc>
          <w:tcPr>
            <w:tcW w:w="816" w:type="pct"/>
            <w:tcBorders>
              <w:top w:val="single" w:sz="4" w:space="0" w:color="auto"/>
              <w:left w:val="nil"/>
              <w:bottom w:val="single" w:sz="4" w:space="0" w:color="auto"/>
              <w:right w:val="single" w:sz="4" w:space="0" w:color="auto"/>
            </w:tcBorders>
            <w:shd w:val="clear" w:color="000000" w:fill="BFBFBF"/>
            <w:vAlign w:val="center"/>
            <w:hideMark/>
          </w:tcPr>
          <w:p w14:paraId="671D8A43" w14:textId="77777777" w:rsidR="00687A19" w:rsidRPr="00D86EDA" w:rsidRDefault="00687A19" w:rsidP="00687A19">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Actores Relacionados</w:t>
            </w:r>
          </w:p>
        </w:tc>
        <w:tc>
          <w:tcPr>
            <w:tcW w:w="1551" w:type="pct"/>
            <w:tcBorders>
              <w:top w:val="single" w:sz="4" w:space="0" w:color="auto"/>
              <w:left w:val="nil"/>
              <w:bottom w:val="single" w:sz="4" w:space="0" w:color="auto"/>
              <w:right w:val="single" w:sz="4" w:space="0" w:color="auto"/>
            </w:tcBorders>
            <w:shd w:val="clear" w:color="000000" w:fill="BFBFBF"/>
            <w:vAlign w:val="center"/>
            <w:hideMark/>
          </w:tcPr>
          <w:p w14:paraId="734E0786" w14:textId="77777777" w:rsidR="00687A19" w:rsidRPr="00D86EDA" w:rsidRDefault="00687A19" w:rsidP="00687A19">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Descripción</w:t>
            </w:r>
          </w:p>
        </w:tc>
        <w:tc>
          <w:tcPr>
            <w:tcW w:w="788" w:type="pct"/>
            <w:tcBorders>
              <w:top w:val="single" w:sz="4" w:space="0" w:color="auto"/>
              <w:left w:val="nil"/>
              <w:bottom w:val="single" w:sz="4" w:space="0" w:color="auto"/>
              <w:right w:val="single" w:sz="4" w:space="0" w:color="auto"/>
            </w:tcBorders>
            <w:shd w:val="clear" w:color="000000" w:fill="BFBFBF"/>
            <w:vAlign w:val="center"/>
            <w:hideMark/>
          </w:tcPr>
          <w:p w14:paraId="1383A20F" w14:textId="77777777" w:rsidR="00687A19" w:rsidRPr="00D86EDA" w:rsidRDefault="00687A19" w:rsidP="00687A19">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Estado</w:t>
            </w:r>
          </w:p>
        </w:tc>
      </w:tr>
      <w:tr w:rsidR="00687A19" w:rsidRPr="00D86EDA" w14:paraId="78D109B1"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06CEEE27"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RF-01</w:t>
            </w:r>
          </w:p>
        </w:tc>
        <w:tc>
          <w:tcPr>
            <w:tcW w:w="924" w:type="pct"/>
            <w:tcBorders>
              <w:top w:val="nil"/>
              <w:left w:val="nil"/>
              <w:bottom w:val="single" w:sz="4" w:space="0" w:color="auto"/>
              <w:right w:val="single" w:sz="4" w:space="0" w:color="auto"/>
            </w:tcBorders>
            <w:shd w:val="clear" w:color="auto" w:fill="auto"/>
            <w:vAlign w:val="center"/>
            <w:hideMark/>
          </w:tcPr>
          <w:p w14:paraId="4B9300E5"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Registro de nuevos usuarios</w:t>
            </w:r>
          </w:p>
        </w:tc>
        <w:tc>
          <w:tcPr>
            <w:tcW w:w="571" w:type="pct"/>
            <w:tcBorders>
              <w:top w:val="nil"/>
              <w:left w:val="nil"/>
              <w:bottom w:val="single" w:sz="4" w:space="0" w:color="auto"/>
              <w:right w:val="single" w:sz="4" w:space="0" w:color="auto"/>
            </w:tcBorders>
            <w:shd w:val="clear" w:color="auto" w:fill="auto"/>
            <w:vAlign w:val="center"/>
            <w:hideMark/>
          </w:tcPr>
          <w:p w14:paraId="619629E8"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58D28584"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w:t>
            </w:r>
          </w:p>
        </w:tc>
        <w:tc>
          <w:tcPr>
            <w:tcW w:w="1551" w:type="pct"/>
            <w:tcBorders>
              <w:top w:val="nil"/>
              <w:left w:val="nil"/>
              <w:bottom w:val="single" w:sz="4" w:space="0" w:color="auto"/>
              <w:right w:val="single" w:sz="4" w:space="0" w:color="auto"/>
            </w:tcBorders>
            <w:shd w:val="clear" w:color="auto" w:fill="auto"/>
            <w:vAlign w:val="center"/>
            <w:hideMark/>
          </w:tcPr>
          <w:p w14:paraId="1F5909CC"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Permite a nuevos usuarios crear una cuenta para acceder al sistema.</w:t>
            </w:r>
          </w:p>
        </w:tc>
        <w:tc>
          <w:tcPr>
            <w:tcW w:w="788" w:type="pct"/>
            <w:tcBorders>
              <w:top w:val="nil"/>
              <w:left w:val="nil"/>
              <w:bottom w:val="single" w:sz="4" w:space="0" w:color="auto"/>
              <w:right w:val="single" w:sz="4" w:space="0" w:color="auto"/>
            </w:tcBorders>
            <w:shd w:val="clear" w:color="auto" w:fill="auto"/>
            <w:vAlign w:val="center"/>
            <w:hideMark/>
          </w:tcPr>
          <w:p w14:paraId="35D99FB7"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4FAAE2A7"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066DBFD1"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RF-02</w:t>
            </w:r>
          </w:p>
        </w:tc>
        <w:tc>
          <w:tcPr>
            <w:tcW w:w="924" w:type="pct"/>
            <w:tcBorders>
              <w:top w:val="nil"/>
              <w:left w:val="nil"/>
              <w:bottom w:val="single" w:sz="4" w:space="0" w:color="auto"/>
              <w:right w:val="single" w:sz="4" w:space="0" w:color="auto"/>
            </w:tcBorders>
            <w:shd w:val="clear" w:color="auto" w:fill="auto"/>
            <w:vAlign w:val="center"/>
            <w:hideMark/>
          </w:tcPr>
          <w:p w14:paraId="3B6479C9"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Inicio de sesión seguro</w:t>
            </w:r>
          </w:p>
        </w:tc>
        <w:tc>
          <w:tcPr>
            <w:tcW w:w="571" w:type="pct"/>
            <w:tcBorders>
              <w:top w:val="nil"/>
              <w:left w:val="nil"/>
              <w:bottom w:val="single" w:sz="4" w:space="0" w:color="auto"/>
              <w:right w:val="single" w:sz="4" w:space="0" w:color="auto"/>
            </w:tcBorders>
            <w:shd w:val="clear" w:color="auto" w:fill="auto"/>
            <w:vAlign w:val="center"/>
            <w:hideMark/>
          </w:tcPr>
          <w:p w14:paraId="18A0EB17"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70678760"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w:t>
            </w:r>
          </w:p>
        </w:tc>
        <w:tc>
          <w:tcPr>
            <w:tcW w:w="1551" w:type="pct"/>
            <w:tcBorders>
              <w:top w:val="nil"/>
              <w:left w:val="nil"/>
              <w:bottom w:val="single" w:sz="4" w:space="0" w:color="auto"/>
              <w:right w:val="single" w:sz="4" w:space="0" w:color="auto"/>
            </w:tcBorders>
            <w:shd w:val="clear" w:color="auto" w:fill="auto"/>
            <w:vAlign w:val="center"/>
            <w:hideMark/>
          </w:tcPr>
          <w:p w14:paraId="4EC16CA7"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Los usuarios pueden acceder al sistema con credenciales encriptadas.</w:t>
            </w:r>
          </w:p>
        </w:tc>
        <w:tc>
          <w:tcPr>
            <w:tcW w:w="788" w:type="pct"/>
            <w:tcBorders>
              <w:top w:val="nil"/>
              <w:left w:val="nil"/>
              <w:bottom w:val="single" w:sz="4" w:space="0" w:color="auto"/>
              <w:right w:val="single" w:sz="4" w:space="0" w:color="auto"/>
            </w:tcBorders>
            <w:shd w:val="clear" w:color="auto" w:fill="auto"/>
            <w:vAlign w:val="center"/>
            <w:hideMark/>
          </w:tcPr>
          <w:p w14:paraId="6D722964"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09EE97ED"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69C60E49"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RF-03</w:t>
            </w:r>
          </w:p>
        </w:tc>
        <w:tc>
          <w:tcPr>
            <w:tcW w:w="924" w:type="pct"/>
            <w:tcBorders>
              <w:top w:val="nil"/>
              <w:left w:val="nil"/>
              <w:bottom w:val="single" w:sz="4" w:space="0" w:color="auto"/>
              <w:right w:val="single" w:sz="4" w:space="0" w:color="auto"/>
            </w:tcBorders>
            <w:shd w:val="clear" w:color="auto" w:fill="auto"/>
            <w:vAlign w:val="center"/>
            <w:hideMark/>
          </w:tcPr>
          <w:p w14:paraId="6E1EFCC1"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Recuperación de contraseña</w:t>
            </w:r>
          </w:p>
        </w:tc>
        <w:tc>
          <w:tcPr>
            <w:tcW w:w="571" w:type="pct"/>
            <w:tcBorders>
              <w:top w:val="nil"/>
              <w:left w:val="nil"/>
              <w:bottom w:val="single" w:sz="4" w:space="0" w:color="auto"/>
              <w:right w:val="single" w:sz="4" w:space="0" w:color="auto"/>
            </w:tcBorders>
            <w:shd w:val="clear" w:color="auto" w:fill="auto"/>
            <w:vAlign w:val="center"/>
            <w:hideMark/>
          </w:tcPr>
          <w:p w14:paraId="35D36A15"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0A9965C0"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w:t>
            </w:r>
          </w:p>
        </w:tc>
        <w:tc>
          <w:tcPr>
            <w:tcW w:w="1551" w:type="pct"/>
            <w:tcBorders>
              <w:top w:val="nil"/>
              <w:left w:val="nil"/>
              <w:bottom w:val="single" w:sz="4" w:space="0" w:color="auto"/>
              <w:right w:val="single" w:sz="4" w:space="0" w:color="auto"/>
            </w:tcBorders>
            <w:shd w:val="clear" w:color="auto" w:fill="auto"/>
            <w:vAlign w:val="center"/>
            <w:hideMark/>
          </w:tcPr>
          <w:p w14:paraId="39E11A1E"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Facilita a los usuarios recuperar o cambiar su contraseña olvidada.</w:t>
            </w:r>
          </w:p>
        </w:tc>
        <w:tc>
          <w:tcPr>
            <w:tcW w:w="788" w:type="pct"/>
            <w:tcBorders>
              <w:top w:val="nil"/>
              <w:left w:val="nil"/>
              <w:bottom w:val="single" w:sz="4" w:space="0" w:color="auto"/>
              <w:right w:val="single" w:sz="4" w:space="0" w:color="auto"/>
            </w:tcBorders>
            <w:shd w:val="clear" w:color="auto" w:fill="auto"/>
            <w:vAlign w:val="center"/>
            <w:hideMark/>
          </w:tcPr>
          <w:p w14:paraId="0BB3C08D"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47147CB7"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21470324"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RF-04</w:t>
            </w:r>
          </w:p>
        </w:tc>
        <w:tc>
          <w:tcPr>
            <w:tcW w:w="924" w:type="pct"/>
            <w:tcBorders>
              <w:top w:val="nil"/>
              <w:left w:val="nil"/>
              <w:bottom w:val="single" w:sz="4" w:space="0" w:color="auto"/>
              <w:right w:val="single" w:sz="4" w:space="0" w:color="auto"/>
            </w:tcBorders>
            <w:shd w:val="clear" w:color="auto" w:fill="auto"/>
            <w:vAlign w:val="center"/>
            <w:hideMark/>
          </w:tcPr>
          <w:p w14:paraId="3C503DB7"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Creación de empresas clientes</w:t>
            </w:r>
          </w:p>
        </w:tc>
        <w:tc>
          <w:tcPr>
            <w:tcW w:w="571" w:type="pct"/>
            <w:tcBorders>
              <w:top w:val="nil"/>
              <w:left w:val="nil"/>
              <w:bottom w:val="single" w:sz="4" w:space="0" w:color="auto"/>
              <w:right w:val="single" w:sz="4" w:space="0" w:color="auto"/>
            </w:tcBorders>
            <w:shd w:val="clear" w:color="auto" w:fill="auto"/>
            <w:vAlign w:val="center"/>
            <w:hideMark/>
          </w:tcPr>
          <w:p w14:paraId="6D5C73D0"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0ED3E6B4"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w:t>
            </w:r>
          </w:p>
        </w:tc>
        <w:tc>
          <w:tcPr>
            <w:tcW w:w="1551" w:type="pct"/>
            <w:tcBorders>
              <w:top w:val="nil"/>
              <w:left w:val="nil"/>
              <w:bottom w:val="single" w:sz="4" w:space="0" w:color="auto"/>
              <w:right w:val="single" w:sz="4" w:space="0" w:color="auto"/>
            </w:tcBorders>
            <w:shd w:val="clear" w:color="auto" w:fill="auto"/>
            <w:vAlign w:val="center"/>
            <w:hideMark/>
          </w:tcPr>
          <w:p w14:paraId="72464FD8"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Permite registrar a las empresas como clientes con su información relevante.</w:t>
            </w:r>
          </w:p>
        </w:tc>
        <w:tc>
          <w:tcPr>
            <w:tcW w:w="788" w:type="pct"/>
            <w:tcBorders>
              <w:top w:val="nil"/>
              <w:left w:val="nil"/>
              <w:bottom w:val="single" w:sz="4" w:space="0" w:color="auto"/>
              <w:right w:val="single" w:sz="4" w:space="0" w:color="auto"/>
            </w:tcBorders>
            <w:shd w:val="clear" w:color="auto" w:fill="auto"/>
            <w:vAlign w:val="center"/>
            <w:hideMark/>
          </w:tcPr>
          <w:p w14:paraId="0E72041D"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1E8EB98E"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78014A73"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RF-05</w:t>
            </w:r>
          </w:p>
        </w:tc>
        <w:tc>
          <w:tcPr>
            <w:tcW w:w="924" w:type="pct"/>
            <w:tcBorders>
              <w:top w:val="nil"/>
              <w:left w:val="nil"/>
              <w:bottom w:val="single" w:sz="4" w:space="0" w:color="auto"/>
              <w:right w:val="single" w:sz="4" w:space="0" w:color="auto"/>
            </w:tcBorders>
            <w:shd w:val="clear" w:color="auto" w:fill="auto"/>
            <w:vAlign w:val="center"/>
            <w:hideMark/>
          </w:tcPr>
          <w:p w14:paraId="6492130A"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Gestión de empresas</w:t>
            </w:r>
          </w:p>
        </w:tc>
        <w:tc>
          <w:tcPr>
            <w:tcW w:w="571" w:type="pct"/>
            <w:tcBorders>
              <w:top w:val="nil"/>
              <w:left w:val="nil"/>
              <w:bottom w:val="single" w:sz="4" w:space="0" w:color="auto"/>
              <w:right w:val="single" w:sz="4" w:space="0" w:color="auto"/>
            </w:tcBorders>
            <w:shd w:val="clear" w:color="auto" w:fill="auto"/>
            <w:vAlign w:val="center"/>
            <w:hideMark/>
          </w:tcPr>
          <w:p w14:paraId="52F14AD0"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0DCFE1C9"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w:t>
            </w:r>
          </w:p>
        </w:tc>
        <w:tc>
          <w:tcPr>
            <w:tcW w:w="1551" w:type="pct"/>
            <w:tcBorders>
              <w:top w:val="nil"/>
              <w:left w:val="nil"/>
              <w:bottom w:val="single" w:sz="4" w:space="0" w:color="auto"/>
              <w:right w:val="single" w:sz="4" w:space="0" w:color="auto"/>
            </w:tcBorders>
            <w:shd w:val="clear" w:color="auto" w:fill="auto"/>
            <w:vAlign w:val="center"/>
            <w:hideMark/>
          </w:tcPr>
          <w:p w14:paraId="7B1595C9"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Permite editar o eliminar información de las empresas registradas.</w:t>
            </w:r>
          </w:p>
        </w:tc>
        <w:tc>
          <w:tcPr>
            <w:tcW w:w="788" w:type="pct"/>
            <w:tcBorders>
              <w:top w:val="nil"/>
              <w:left w:val="nil"/>
              <w:bottom w:val="single" w:sz="4" w:space="0" w:color="auto"/>
              <w:right w:val="single" w:sz="4" w:space="0" w:color="auto"/>
            </w:tcBorders>
            <w:shd w:val="clear" w:color="auto" w:fill="auto"/>
            <w:vAlign w:val="center"/>
            <w:hideMark/>
          </w:tcPr>
          <w:p w14:paraId="062041F3"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7FCC3F77"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647151DA"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RF-06</w:t>
            </w:r>
          </w:p>
        </w:tc>
        <w:tc>
          <w:tcPr>
            <w:tcW w:w="924" w:type="pct"/>
            <w:tcBorders>
              <w:top w:val="nil"/>
              <w:left w:val="nil"/>
              <w:bottom w:val="single" w:sz="4" w:space="0" w:color="auto"/>
              <w:right w:val="single" w:sz="4" w:space="0" w:color="auto"/>
            </w:tcBorders>
            <w:shd w:val="clear" w:color="auto" w:fill="auto"/>
            <w:vAlign w:val="center"/>
            <w:hideMark/>
          </w:tcPr>
          <w:p w14:paraId="6A5E0D28"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Generación de órdenes</w:t>
            </w:r>
          </w:p>
        </w:tc>
        <w:tc>
          <w:tcPr>
            <w:tcW w:w="571" w:type="pct"/>
            <w:tcBorders>
              <w:top w:val="nil"/>
              <w:left w:val="nil"/>
              <w:bottom w:val="single" w:sz="4" w:space="0" w:color="auto"/>
              <w:right w:val="single" w:sz="4" w:space="0" w:color="auto"/>
            </w:tcBorders>
            <w:shd w:val="clear" w:color="auto" w:fill="auto"/>
            <w:vAlign w:val="center"/>
            <w:hideMark/>
          </w:tcPr>
          <w:p w14:paraId="352BA620"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6690F75C"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w:t>
            </w:r>
          </w:p>
        </w:tc>
        <w:tc>
          <w:tcPr>
            <w:tcW w:w="1551" w:type="pct"/>
            <w:tcBorders>
              <w:top w:val="nil"/>
              <w:left w:val="nil"/>
              <w:bottom w:val="single" w:sz="4" w:space="0" w:color="auto"/>
              <w:right w:val="single" w:sz="4" w:space="0" w:color="auto"/>
            </w:tcBorders>
            <w:shd w:val="clear" w:color="auto" w:fill="auto"/>
            <w:vAlign w:val="center"/>
            <w:hideMark/>
          </w:tcPr>
          <w:p w14:paraId="626E672D"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Los usuarios pueden crear automáticamente órdenes de transporte.</w:t>
            </w:r>
          </w:p>
        </w:tc>
        <w:tc>
          <w:tcPr>
            <w:tcW w:w="788" w:type="pct"/>
            <w:tcBorders>
              <w:top w:val="nil"/>
              <w:left w:val="nil"/>
              <w:bottom w:val="single" w:sz="4" w:space="0" w:color="auto"/>
              <w:right w:val="single" w:sz="4" w:space="0" w:color="auto"/>
            </w:tcBorders>
            <w:shd w:val="clear" w:color="auto" w:fill="auto"/>
            <w:vAlign w:val="center"/>
            <w:hideMark/>
          </w:tcPr>
          <w:p w14:paraId="4079129F"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63AD72DE"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59ABB309"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RF-07</w:t>
            </w:r>
          </w:p>
        </w:tc>
        <w:tc>
          <w:tcPr>
            <w:tcW w:w="924" w:type="pct"/>
            <w:tcBorders>
              <w:top w:val="nil"/>
              <w:left w:val="nil"/>
              <w:bottom w:val="single" w:sz="4" w:space="0" w:color="auto"/>
              <w:right w:val="single" w:sz="4" w:space="0" w:color="auto"/>
            </w:tcBorders>
            <w:shd w:val="clear" w:color="auto" w:fill="auto"/>
            <w:vAlign w:val="center"/>
            <w:hideMark/>
          </w:tcPr>
          <w:p w14:paraId="2B005562"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Seguimiento de órdenes</w:t>
            </w:r>
          </w:p>
        </w:tc>
        <w:tc>
          <w:tcPr>
            <w:tcW w:w="571" w:type="pct"/>
            <w:tcBorders>
              <w:top w:val="nil"/>
              <w:left w:val="nil"/>
              <w:bottom w:val="single" w:sz="4" w:space="0" w:color="auto"/>
              <w:right w:val="single" w:sz="4" w:space="0" w:color="auto"/>
            </w:tcBorders>
            <w:shd w:val="clear" w:color="auto" w:fill="auto"/>
            <w:vAlign w:val="center"/>
            <w:hideMark/>
          </w:tcPr>
          <w:p w14:paraId="46D866C5"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76EB690E"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w:t>
            </w:r>
          </w:p>
        </w:tc>
        <w:tc>
          <w:tcPr>
            <w:tcW w:w="1551" w:type="pct"/>
            <w:tcBorders>
              <w:top w:val="nil"/>
              <w:left w:val="nil"/>
              <w:bottom w:val="single" w:sz="4" w:space="0" w:color="auto"/>
              <w:right w:val="single" w:sz="4" w:space="0" w:color="auto"/>
            </w:tcBorders>
            <w:shd w:val="clear" w:color="auto" w:fill="auto"/>
            <w:vAlign w:val="center"/>
            <w:hideMark/>
          </w:tcPr>
          <w:p w14:paraId="402A47F4"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Permite consultar el estado y detalles de las órdenes de transporte.</w:t>
            </w:r>
          </w:p>
        </w:tc>
        <w:tc>
          <w:tcPr>
            <w:tcW w:w="788" w:type="pct"/>
            <w:tcBorders>
              <w:top w:val="nil"/>
              <w:left w:val="nil"/>
              <w:bottom w:val="single" w:sz="4" w:space="0" w:color="auto"/>
              <w:right w:val="single" w:sz="4" w:space="0" w:color="auto"/>
            </w:tcBorders>
            <w:shd w:val="clear" w:color="auto" w:fill="auto"/>
            <w:vAlign w:val="center"/>
            <w:hideMark/>
          </w:tcPr>
          <w:p w14:paraId="31173DDF"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082AB824"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101CAD35"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RF-08</w:t>
            </w:r>
          </w:p>
        </w:tc>
        <w:tc>
          <w:tcPr>
            <w:tcW w:w="924" w:type="pct"/>
            <w:tcBorders>
              <w:top w:val="nil"/>
              <w:left w:val="nil"/>
              <w:bottom w:val="single" w:sz="4" w:space="0" w:color="auto"/>
              <w:right w:val="single" w:sz="4" w:space="0" w:color="auto"/>
            </w:tcBorders>
            <w:shd w:val="clear" w:color="auto" w:fill="auto"/>
            <w:vAlign w:val="center"/>
            <w:hideMark/>
          </w:tcPr>
          <w:p w14:paraId="372D75B7"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Notificaciones</w:t>
            </w:r>
          </w:p>
        </w:tc>
        <w:tc>
          <w:tcPr>
            <w:tcW w:w="571" w:type="pct"/>
            <w:tcBorders>
              <w:top w:val="nil"/>
              <w:left w:val="nil"/>
              <w:bottom w:val="single" w:sz="4" w:space="0" w:color="auto"/>
              <w:right w:val="single" w:sz="4" w:space="0" w:color="auto"/>
            </w:tcBorders>
            <w:shd w:val="clear" w:color="auto" w:fill="auto"/>
            <w:vAlign w:val="center"/>
            <w:hideMark/>
          </w:tcPr>
          <w:p w14:paraId="6609AE71"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1C761166"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w:t>
            </w:r>
          </w:p>
        </w:tc>
        <w:tc>
          <w:tcPr>
            <w:tcW w:w="1551" w:type="pct"/>
            <w:tcBorders>
              <w:top w:val="nil"/>
              <w:left w:val="nil"/>
              <w:bottom w:val="single" w:sz="4" w:space="0" w:color="auto"/>
              <w:right w:val="single" w:sz="4" w:space="0" w:color="auto"/>
            </w:tcBorders>
            <w:shd w:val="clear" w:color="auto" w:fill="auto"/>
            <w:vAlign w:val="center"/>
            <w:hideMark/>
          </w:tcPr>
          <w:p w14:paraId="7886428E"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Envía notificaciones al usuario cuando se crea o actualiza una orden.</w:t>
            </w:r>
          </w:p>
        </w:tc>
        <w:tc>
          <w:tcPr>
            <w:tcW w:w="788" w:type="pct"/>
            <w:tcBorders>
              <w:top w:val="nil"/>
              <w:left w:val="nil"/>
              <w:bottom w:val="single" w:sz="4" w:space="0" w:color="auto"/>
              <w:right w:val="single" w:sz="4" w:space="0" w:color="auto"/>
            </w:tcBorders>
            <w:shd w:val="clear" w:color="auto" w:fill="auto"/>
            <w:vAlign w:val="center"/>
            <w:hideMark/>
          </w:tcPr>
          <w:p w14:paraId="51B42CE2"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2FEBE29D"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69E6EEFA"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lastRenderedPageBreak/>
              <w:t>RF-09</w:t>
            </w:r>
          </w:p>
        </w:tc>
        <w:tc>
          <w:tcPr>
            <w:tcW w:w="924" w:type="pct"/>
            <w:tcBorders>
              <w:top w:val="nil"/>
              <w:left w:val="nil"/>
              <w:bottom w:val="single" w:sz="4" w:space="0" w:color="auto"/>
              <w:right w:val="single" w:sz="4" w:space="0" w:color="auto"/>
            </w:tcBorders>
            <w:shd w:val="clear" w:color="auto" w:fill="auto"/>
            <w:vAlign w:val="center"/>
            <w:hideMark/>
          </w:tcPr>
          <w:p w14:paraId="5B6AEBF9"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Panel de control</w:t>
            </w:r>
          </w:p>
        </w:tc>
        <w:tc>
          <w:tcPr>
            <w:tcW w:w="571" w:type="pct"/>
            <w:tcBorders>
              <w:top w:val="nil"/>
              <w:left w:val="nil"/>
              <w:bottom w:val="single" w:sz="4" w:space="0" w:color="auto"/>
              <w:right w:val="single" w:sz="4" w:space="0" w:color="auto"/>
            </w:tcBorders>
            <w:shd w:val="clear" w:color="auto" w:fill="auto"/>
            <w:vAlign w:val="center"/>
            <w:hideMark/>
          </w:tcPr>
          <w:p w14:paraId="2FEB92AA"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Funcional</w:t>
            </w:r>
          </w:p>
        </w:tc>
        <w:tc>
          <w:tcPr>
            <w:tcW w:w="816" w:type="pct"/>
            <w:tcBorders>
              <w:top w:val="nil"/>
              <w:left w:val="nil"/>
              <w:bottom w:val="single" w:sz="4" w:space="0" w:color="auto"/>
              <w:right w:val="single" w:sz="4" w:space="0" w:color="auto"/>
            </w:tcBorders>
            <w:shd w:val="clear" w:color="auto" w:fill="auto"/>
            <w:vAlign w:val="center"/>
            <w:hideMark/>
          </w:tcPr>
          <w:p w14:paraId="7B664A1D"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 Administrador</w:t>
            </w:r>
          </w:p>
        </w:tc>
        <w:tc>
          <w:tcPr>
            <w:tcW w:w="1551" w:type="pct"/>
            <w:tcBorders>
              <w:top w:val="nil"/>
              <w:left w:val="nil"/>
              <w:bottom w:val="single" w:sz="4" w:space="0" w:color="auto"/>
              <w:right w:val="single" w:sz="4" w:space="0" w:color="auto"/>
            </w:tcBorders>
            <w:shd w:val="clear" w:color="auto" w:fill="auto"/>
            <w:vAlign w:val="center"/>
            <w:hideMark/>
          </w:tcPr>
          <w:p w14:paraId="1E3629E2"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Proporciona un resumen de órdenes y estadísticas relacionadas.</w:t>
            </w:r>
          </w:p>
        </w:tc>
        <w:tc>
          <w:tcPr>
            <w:tcW w:w="788" w:type="pct"/>
            <w:tcBorders>
              <w:top w:val="nil"/>
              <w:left w:val="nil"/>
              <w:bottom w:val="single" w:sz="4" w:space="0" w:color="auto"/>
              <w:right w:val="single" w:sz="4" w:space="0" w:color="auto"/>
            </w:tcBorders>
            <w:shd w:val="clear" w:color="auto" w:fill="auto"/>
            <w:vAlign w:val="center"/>
            <w:hideMark/>
          </w:tcPr>
          <w:p w14:paraId="1EF17395"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5370235F"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07615F74"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RNF-01</w:t>
            </w:r>
          </w:p>
        </w:tc>
        <w:tc>
          <w:tcPr>
            <w:tcW w:w="924" w:type="pct"/>
            <w:tcBorders>
              <w:top w:val="nil"/>
              <w:left w:val="nil"/>
              <w:bottom w:val="single" w:sz="4" w:space="0" w:color="auto"/>
              <w:right w:val="single" w:sz="4" w:space="0" w:color="auto"/>
            </w:tcBorders>
            <w:shd w:val="clear" w:color="auto" w:fill="auto"/>
            <w:vAlign w:val="center"/>
            <w:hideMark/>
          </w:tcPr>
          <w:p w14:paraId="3D97A461"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Encriptación de contraseñas</w:t>
            </w:r>
          </w:p>
        </w:tc>
        <w:tc>
          <w:tcPr>
            <w:tcW w:w="571" w:type="pct"/>
            <w:tcBorders>
              <w:top w:val="nil"/>
              <w:left w:val="nil"/>
              <w:bottom w:val="single" w:sz="4" w:space="0" w:color="auto"/>
              <w:right w:val="single" w:sz="4" w:space="0" w:color="auto"/>
            </w:tcBorders>
            <w:shd w:val="clear" w:color="auto" w:fill="auto"/>
            <w:vAlign w:val="center"/>
            <w:hideMark/>
          </w:tcPr>
          <w:p w14:paraId="7D8A02C3"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3298F7C4"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Sistema</w:t>
            </w:r>
          </w:p>
        </w:tc>
        <w:tc>
          <w:tcPr>
            <w:tcW w:w="1551" w:type="pct"/>
            <w:tcBorders>
              <w:top w:val="nil"/>
              <w:left w:val="nil"/>
              <w:bottom w:val="single" w:sz="4" w:space="0" w:color="auto"/>
              <w:right w:val="single" w:sz="4" w:space="0" w:color="auto"/>
            </w:tcBorders>
            <w:shd w:val="clear" w:color="auto" w:fill="auto"/>
            <w:vAlign w:val="center"/>
            <w:hideMark/>
          </w:tcPr>
          <w:p w14:paraId="3165D6AC"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Las contraseñas deben ser encriptadas para garantizar la seguridad.</w:t>
            </w:r>
          </w:p>
        </w:tc>
        <w:tc>
          <w:tcPr>
            <w:tcW w:w="788" w:type="pct"/>
            <w:tcBorders>
              <w:top w:val="nil"/>
              <w:left w:val="nil"/>
              <w:bottom w:val="single" w:sz="4" w:space="0" w:color="auto"/>
              <w:right w:val="single" w:sz="4" w:space="0" w:color="auto"/>
            </w:tcBorders>
            <w:shd w:val="clear" w:color="auto" w:fill="auto"/>
            <w:vAlign w:val="center"/>
            <w:hideMark/>
          </w:tcPr>
          <w:p w14:paraId="2AE94E5E"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64F4EBAF"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1009C855"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RNF-02</w:t>
            </w:r>
          </w:p>
        </w:tc>
        <w:tc>
          <w:tcPr>
            <w:tcW w:w="924" w:type="pct"/>
            <w:tcBorders>
              <w:top w:val="nil"/>
              <w:left w:val="nil"/>
              <w:bottom w:val="single" w:sz="4" w:space="0" w:color="auto"/>
              <w:right w:val="single" w:sz="4" w:space="0" w:color="auto"/>
            </w:tcBorders>
            <w:shd w:val="clear" w:color="auto" w:fill="auto"/>
            <w:vAlign w:val="center"/>
            <w:hideMark/>
          </w:tcPr>
          <w:p w14:paraId="62573008"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Comunicación segura (HTTPS)</w:t>
            </w:r>
          </w:p>
        </w:tc>
        <w:tc>
          <w:tcPr>
            <w:tcW w:w="571" w:type="pct"/>
            <w:tcBorders>
              <w:top w:val="nil"/>
              <w:left w:val="nil"/>
              <w:bottom w:val="single" w:sz="4" w:space="0" w:color="auto"/>
              <w:right w:val="single" w:sz="4" w:space="0" w:color="auto"/>
            </w:tcBorders>
            <w:shd w:val="clear" w:color="auto" w:fill="auto"/>
            <w:vAlign w:val="center"/>
            <w:hideMark/>
          </w:tcPr>
          <w:p w14:paraId="45DA83DD"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6B0190C5"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Sistema</w:t>
            </w:r>
          </w:p>
        </w:tc>
        <w:tc>
          <w:tcPr>
            <w:tcW w:w="1551" w:type="pct"/>
            <w:tcBorders>
              <w:top w:val="nil"/>
              <w:left w:val="nil"/>
              <w:bottom w:val="single" w:sz="4" w:space="0" w:color="auto"/>
              <w:right w:val="single" w:sz="4" w:space="0" w:color="auto"/>
            </w:tcBorders>
            <w:shd w:val="clear" w:color="auto" w:fill="auto"/>
            <w:vAlign w:val="center"/>
            <w:hideMark/>
          </w:tcPr>
          <w:p w14:paraId="361BCD74"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Todo el tráfico de datos debe utilizar HTTPS para proteger la información.</w:t>
            </w:r>
          </w:p>
        </w:tc>
        <w:tc>
          <w:tcPr>
            <w:tcW w:w="788" w:type="pct"/>
            <w:tcBorders>
              <w:top w:val="nil"/>
              <w:left w:val="nil"/>
              <w:bottom w:val="single" w:sz="4" w:space="0" w:color="auto"/>
              <w:right w:val="single" w:sz="4" w:space="0" w:color="auto"/>
            </w:tcBorders>
            <w:shd w:val="clear" w:color="auto" w:fill="auto"/>
            <w:vAlign w:val="center"/>
            <w:hideMark/>
          </w:tcPr>
          <w:p w14:paraId="63A5A697"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748C0518"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230289F1"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RNF-03</w:t>
            </w:r>
          </w:p>
        </w:tc>
        <w:tc>
          <w:tcPr>
            <w:tcW w:w="924" w:type="pct"/>
            <w:tcBorders>
              <w:top w:val="nil"/>
              <w:left w:val="nil"/>
              <w:bottom w:val="single" w:sz="4" w:space="0" w:color="auto"/>
              <w:right w:val="single" w:sz="4" w:space="0" w:color="auto"/>
            </w:tcBorders>
            <w:shd w:val="clear" w:color="auto" w:fill="auto"/>
            <w:vAlign w:val="center"/>
            <w:hideMark/>
          </w:tcPr>
          <w:p w14:paraId="3372B593"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Respuesta rápida</w:t>
            </w:r>
          </w:p>
        </w:tc>
        <w:tc>
          <w:tcPr>
            <w:tcW w:w="571" w:type="pct"/>
            <w:tcBorders>
              <w:top w:val="nil"/>
              <w:left w:val="nil"/>
              <w:bottom w:val="single" w:sz="4" w:space="0" w:color="auto"/>
              <w:right w:val="single" w:sz="4" w:space="0" w:color="auto"/>
            </w:tcBorders>
            <w:shd w:val="clear" w:color="auto" w:fill="auto"/>
            <w:vAlign w:val="center"/>
            <w:hideMark/>
          </w:tcPr>
          <w:p w14:paraId="52AC85C5"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3F94A757"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Sistema</w:t>
            </w:r>
          </w:p>
        </w:tc>
        <w:tc>
          <w:tcPr>
            <w:tcW w:w="1551" w:type="pct"/>
            <w:tcBorders>
              <w:top w:val="nil"/>
              <w:left w:val="nil"/>
              <w:bottom w:val="single" w:sz="4" w:space="0" w:color="auto"/>
              <w:right w:val="single" w:sz="4" w:space="0" w:color="auto"/>
            </w:tcBorders>
            <w:shd w:val="clear" w:color="auto" w:fill="auto"/>
            <w:vAlign w:val="center"/>
            <w:hideMark/>
          </w:tcPr>
          <w:p w14:paraId="44E4871A"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El sistema debe responder en ≤ 2 segundos para consultas y acciones comunes.</w:t>
            </w:r>
          </w:p>
        </w:tc>
        <w:tc>
          <w:tcPr>
            <w:tcW w:w="788" w:type="pct"/>
            <w:tcBorders>
              <w:top w:val="nil"/>
              <w:left w:val="nil"/>
              <w:bottom w:val="single" w:sz="4" w:space="0" w:color="auto"/>
              <w:right w:val="single" w:sz="4" w:space="0" w:color="auto"/>
            </w:tcBorders>
            <w:shd w:val="clear" w:color="auto" w:fill="auto"/>
            <w:vAlign w:val="center"/>
            <w:hideMark/>
          </w:tcPr>
          <w:p w14:paraId="0E1FC9C3"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64025CC7"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3AAC5FF5"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RNF-04</w:t>
            </w:r>
          </w:p>
        </w:tc>
        <w:tc>
          <w:tcPr>
            <w:tcW w:w="924" w:type="pct"/>
            <w:tcBorders>
              <w:top w:val="nil"/>
              <w:left w:val="nil"/>
              <w:bottom w:val="single" w:sz="4" w:space="0" w:color="auto"/>
              <w:right w:val="single" w:sz="4" w:space="0" w:color="auto"/>
            </w:tcBorders>
            <w:shd w:val="clear" w:color="auto" w:fill="auto"/>
            <w:vAlign w:val="center"/>
            <w:hideMark/>
          </w:tcPr>
          <w:p w14:paraId="01EA05C3"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Escalabilidad</w:t>
            </w:r>
          </w:p>
        </w:tc>
        <w:tc>
          <w:tcPr>
            <w:tcW w:w="571" w:type="pct"/>
            <w:tcBorders>
              <w:top w:val="nil"/>
              <w:left w:val="nil"/>
              <w:bottom w:val="single" w:sz="4" w:space="0" w:color="auto"/>
              <w:right w:val="single" w:sz="4" w:space="0" w:color="auto"/>
            </w:tcBorders>
            <w:shd w:val="clear" w:color="auto" w:fill="auto"/>
            <w:vAlign w:val="center"/>
            <w:hideMark/>
          </w:tcPr>
          <w:p w14:paraId="09EBAF75"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31B6D607"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Sistema</w:t>
            </w:r>
          </w:p>
        </w:tc>
        <w:tc>
          <w:tcPr>
            <w:tcW w:w="1551" w:type="pct"/>
            <w:tcBorders>
              <w:top w:val="nil"/>
              <w:left w:val="nil"/>
              <w:bottom w:val="single" w:sz="4" w:space="0" w:color="auto"/>
              <w:right w:val="single" w:sz="4" w:space="0" w:color="auto"/>
            </w:tcBorders>
            <w:shd w:val="clear" w:color="auto" w:fill="auto"/>
            <w:vAlign w:val="center"/>
            <w:hideMark/>
          </w:tcPr>
          <w:p w14:paraId="4E3D8FB1"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Debe soportar un aumento en usuarios y órdenes sin pérdida de rendimiento.</w:t>
            </w:r>
          </w:p>
        </w:tc>
        <w:tc>
          <w:tcPr>
            <w:tcW w:w="788" w:type="pct"/>
            <w:tcBorders>
              <w:top w:val="nil"/>
              <w:left w:val="nil"/>
              <w:bottom w:val="single" w:sz="4" w:space="0" w:color="auto"/>
              <w:right w:val="single" w:sz="4" w:space="0" w:color="auto"/>
            </w:tcBorders>
            <w:shd w:val="clear" w:color="auto" w:fill="auto"/>
            <w:vAlign w:val="center"/>
            <w:hideMark/>
          </w:tcPr>
          <w:p w14:paraId="2ABE5CFF"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12A74EF2"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49AE3CB2"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RNF-05</w:t>
            </w:r>
          </w:p>
        </w:tc>
        <w:tc>
          <w:tcPr>
            <w:tcW w:w="924" w:type="pct"/>
            <w:tcBorders>
              <w:top w:val="nil"/>
              <w:left w:val="nil"/>
              <w:bottom w:val="single" w:sz="4" w:space="0" w:color="auto"/>
              <w:right w:val="single" w:sz="4" w:space="0" w:color="auto"/>
            </w:tcBorders>
            <w:shd w:val="clear" w:color="auto" w:fill="auto"/>
            <w:vAlign w:val="center"/>
            <w:hideMark/>
          </w:tcPr>
          <w:p w14:paraId="3C5B62EA"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Alta disponibilidad</w:t>
            </w:r>
          </w:p>
        </w:tc>
        <w:tc>
          <w:tcPr>
            <w:tcW w:w="571" w:type="pct"/>
            <w:tcBorders>
              <w:top w:val="nil"/>
              <w:left w:val="nil"/>
              <w:bottom w:val="single" w:sz="4" w:space="0" w:color="auto"/>
              <w:right w:val="single" w:sz="4" w:space="0" w:color="auto"/>
            </w:tcBorders>
            <w:shd w:val="clear" w:color="auto" w:fill="auto"/>
            <w:vAlign w:val="center"/>
            <w:hideMark/>
          </w:tcPr>
          <w:p w14:paraId="18EE7437"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0EED2738"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Sistema</w:t>
            </w:r>
          </w:p>
        </w:tc>
        <w:tc>
          <w:tcPr>
            <w:tcW w:w="1551" w:type="pct"/>
            <w:tcBorders>
              <w:top w:val="nil"/>
              <w:left w:val="nil"/>
              <w:bottom w:val="single" w:sz="4" w:space="0" w:color="auto"/>
              <w:right w:val="single" w:sz="4" w:space="0" w:color="auto"/>
            </w:tcBorders>
            <w:shd w:val="clear" w:color="auto" w:fill="auto"/>
            <w:vAlign w:val="center"/>
            <w:hideMark/>
          </w:tcPr>
          <w:p w14:paraId="3B063C87"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Garantizar un tiempo de actividad del sistema del 99.9%.</w:t>
            </w:r>
          </w:p>
        </w:tc>
        <w:tc>
          <w:tcPr>
            <w:tcW w:w="788" w:type="pct"/>
            <w:tcBorders>
              <w:top w:val="nil"/>
              <w:left w:val="nil"/>
              <w:bottom w:val="single" w:sz="4" w:space="0" w:color="auto"/>
              <w:right w:val="single" w:sz="4" w:space="0" w:color="auto"/>
            </w:tcBorders>
            <w:shd w:val="clear" w:color="auto" w:fill="auto"/>
            <w:vAlign w:val="center"/>
            <w:hideMark/>
          </w:tcPr>
          <w:p w14:paraId="794CCED2"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2D554D70"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378C48BF"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RNF-06</w:t>
            </w:r>
          </w:p>
        </w:tc>
        <w:tc>
          <w:tcPr>
            <w:tcW w:w="924" w:type="pct"/>
            <w:tcBorders>
              <w:top w:val="nil"/>
              <w:left w:val="nil"/>
              <w:bottom w:val="single" w:sz="4" w:space="0" w:color="auto"/>
              <w:right w:val="single" w:sz="4" w:space="0" w:color="auto"/>
            </w:tcBorders>
            <w:shd w:val="clear" w:color="auto" w:fill="auto"/>
            <w:vAlign w:val="center"/>
            <w:hideMark/>
          </w:tcPr>
          <w:p w14:paraId="1BCF8F05"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Compatibilidad</w:t>
            </w:r>
          </w:p>
        </w:tc>
        <w:tc>
          <w:tcPr>
            <w:tcW w:w="571" w:type="pct"/>
            <w:tcBorders>
              <w:top w:val="nil"/>
              <w:left w:val="nil"/>
              <w:bottom w:val="single" w:sz="4" w:space="0" w:color="auto"/>
              <w:right w:val="single" w:sz="4" w:space="0" w:color="auto"/>
            </w:tcBorders>
            <w:shd w:val="clear" w:color="auto" w:fill="auto"/>
            <w:vAlign w:val="center"/>
            <w:hideMark/>
          </w:tcPr>
          <w:p w14:paraId="04AE7F2C"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355171FC"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Sistema</w:t>
            </w:r>
          </w:p>
        </w:tc>
        <w:tc>
          <w:tcPr>
            <w:tcW w:w="1551" w:type="pct"/>
            <w:tcBorders>
              <w:top w:val="nil"/>
              <w:left w:val="nil"/>
              <w:bottom w:val="single" w:sz="4" w:space="0" w:color="auto"/>
              <w:right w:val="single" w:sz="4" w:space="0" w:color="auto"/>
            </w:tcBorders>
            <w:shd w:val="clear" w:color="auto" w:fill="auto"/>
            <w:vAlign w:val="center"/>
            <w:hideMark/>
          </w:tcPr>
          <w:p w14:paraId="108E9077"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Accesible desde navegadores modernos y dispositivos móviles o de escritorio.</w:t>
            </w:r>
          </w:p>
        </w:tc>
        <w:tc>
          <w:tcPr>
            <w:tcW w:w="788" w:type="pct"/>
            <w:tcBorders>
              <w:top w:val="nil"/>
              <w:left w:val="nil"/>
              <w:bottom w:val="single" w:sz="4" w:space="0" w:color="auto"/>
              <w:right w:val="single" w:sz="4" w:space="0" w:color="auto"/>
            </w:tcBorders>
            <w:shd w:val="clear" w:color="auto" w:fill="auto"/>
            <w:vAlign w:val="center"/>
            <w:hideMark/>
          </w:tcPr>
          <w:p w14:paraId="4848D662"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2960F286"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3C888161"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RNF-07</w:t>
            </w:r>
          </w:p>
        </w:tc>
        <w:tc>
          <w:tcPr>
            <w:tcW w:w="924" w:type="pct"/>
            <w:tcBorders>
              <w:top w:val="nil"/>
              <w:left w:val="nil"/>
              <w:bottom w:val="single" w:sz="4" w:space="0" w:color="auto"/>
              <w:right w:val="single" w:sz="4" w:space="0" w:color="auto"/>
            </w:tcBorders>
            <w:shd w:val="clear" w:color="auto" w:fill="auto"/>
            <w:vAlign w:val="center"/>
            <w:hideMark/>
          </w:tcPr>
          <w:p w14:paraId="5BD828D9"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Almacenamiento eficiente</w:t>
            </w:r>
          </w:p>
        </w:tc>
        <w:tc>
          <w:tcPr>
            <w:tcW w:w="571" w:type="pct"/>
            <w:tcBorders>
              <w:top w:val="nil"/>
              <w:left w:val="nil"/>
              <w:bottom w:val="single" w:sz="4" w:space="0" w:color="auto"/>
              <w:right w:val="single" w:sz="4" w:space="0" w:color="auto"/>
            </w:tcBorders>
            <w:shd w:val="clear" w:color="auto" w:fill="auto"/>
            <w:vAlign w:val="center"/>
            <w:hideMark/>
          </w:tcPr>
          <w:p w14:paraId="0EA3F908"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43956679"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Sistema</w:t>
            </w:r>
          </w:p>
        </w:tc>
        <w:tc>
          <w:tcPr>
            <w:tcW w:w="1551" w:type="pct"/>
            <w:tcBorders>
              <w:top w:val="nil"/>
              <w:left w:val="nil"/>
              <w:bottom w:val="single" w:sz="4" w:space="0" w:color="auto"/>
              <w:right w:val="single" w:sz="4" w:space="0" w:color="auto"/>
            </w:tcBorders>
            <w:shd w:val="clear" w:color="auto" w:fill="auto"/>
            <w:vAlign w:val="center"/>
            <w:hideMark/>
          </w:tcPr>
          <w:p w14:paraId="5588FD22" w14:textId="30540766"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Optimización del uso de la base de datos Azure</w:t>
            </w:r>
            <w:r w:rsidR="00A9243B" w:rsidRPr="00D86EDA">
              <w:rPr>
                <w:rFonts w:ascii="Arial" w:eastAsia="Times New Roman" w:hAnsi="Arial" w:cs="Arial"/>
                <w:color w:val="000000"/>
                <w:kern w:val="0"/>
                <w:sz w:val="20"/>
                <w:szCs w:val="20"/>
                <w:lang w:eastAsia="es-CL"/>
                <w14:ligatures w14:val="none"/>
              </w:rPr>
              <w:fldChar w:fldCharType="begin"/>
            </w:r>
            <w:r w:rsidR="00A9243B" w:rsidRPr="00D86EDA">
              <w:rPr>
                <w:rFonts w:ascii="Arial" w:hAnsi="Arial" w:cs="Arial"/>
              </w:rPr>
              <w:instrText xml:space="preserve"> XE "</w:instrText>
            </w:r>
            <w:r w:rsidR="00A9243B" w:rsidRPr="00D86EDA">
              <w:rPr>
                <w:rFonts w:ascii="Arial" w:hAnsi="Arial" w:cs="Arial"/>
                <w:b/>
                <w:color w:val="000000" w:themeColor="text1"/>
                <w:sz w:val="24"/>
                <w:szCs w:val="24"/>
                <w:lang w:eastAsia="es-CL"/>
              </w:rPr>
              <w:instrText>Azure</w:instrText>
            </w:r>
            <w:r w:rsidR="00A9243B" w:rsidRPr="00D86EDA">
              <w:rPr>
                <w:rFonts w:ascii="Arial" w:hAnsi="Arial" w:cs="Arial"/>
                <w:b/>
                <w:color w:val="000000" w:themeColor="text1"/>
              </w:rPr>
              <w:instrText>:</w:instrText>
            </w:r>
            <w:r w:rsidR="00A9243B" w:rsidRPr="00D86EDA">
              <w:rPr>
                <w:rFonts w:ascii="Arial" w:hAnsi="Arial" w:cs="Arial"/>
              </w:rPr>
              <w:instrText xml:space="preserve">Es la plataforma Microsoft que ofrece servicios en la nube" </w:instrText>
            </w:r>
            <w:r w:rsidR="00A9243B" w:rsidRPr="00D86EDA">
              <w:rPr>
                <w:rFonts w:ascii="Arial" w:eastAsia="Times New Roman" w:hAnsi="Arial" w:cs="Arial"/>
                <w:color w:val="000000"/>
                <w:kern w:val="0"/>
                <w:sz w:val="20"/>
                <w:szCs w:val="20"/>
                <w:lang w:eastAsia="es-CL"/>
                <w14:ligatures w14:val="none"/>
              </w:rPr>
              <w:fldChar w:fldCharType="end"/>
            </w:r>
            <w:r w:rsidRPr="00D86EDA">
              <w:rPr>
                <w:rFonts w:ascii="Arial" w:eastAsia="Times New Roman" w:hAnsi="Arial" w:cs="Arial"/>
                <w:color w:val="000000"/>
                <w:kern w:val="0"/>
                <w:sz w:val="20"/>
                <w:szCs w:val="20"/>
                <w:lang w:eastAsia="es-CL"/>
                <w14:ligatures w14:val="none"/>
              </w:rPr>
              <w:t xml:space="preserve"> SQL para un desempeño óptimo.</w:t>
            </w:r>
          </w:p>
        </w:tc>
        <w:tc>
          <w:tcPr>
            <w:tcW w:w="788" w:type="pct"/>
            <w:tcBorders>
              <w:top w:val="nil"/>
              <w:left w:val="nil"/>
              <w:bottom w:val="single" w:sz="4" w:space="0" w:color="auto"/>
              <w:right w:val="single" w:sz="4" w:space="0" w:color="auto"/>
            </w:tcBorders>
            <w:shd w:val="clear" w:color="auto" w:fill="auto"/>
            <w:vAlign w:val="center"/>
            <w:hideMark/>
          </w:tcPr>
          <w:p w14:paraId="0363DEA4"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57CF9124"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0744DA52"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RNF-08</w:t>
            </w:r>
          </w:p>
        </w:tc>
        <w:tc>
          <w:tcPr>
            <w:tcW w:w="924" w:type="pct"/>
            <w:tcBorders>
              <w:top w:val="nil"/>
              <w:left w:val="nil"/>
              <w:bottom w:val="single" w:sz="4" w:space="0" w:color="auto"/>
              <w:right w:val="single" w:sz="4" w:space="0" w:color="auto"/>
            </w:tcBorders>
            <w:shd w:val="clear" w:color="auto" w:fill="auto"/>
            <w:vAlign w:val="center"/>
            <w:hideMark/>
          </w:tcPr>
          <w:p w14:paraId="777834E2"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proofErr w:type="spellStart"/>
            <w:r w:rsidRPr="00D86EDA">
              <w:rPr>
                <w:rFonts w:ascii="Arial" w:eastAsia="Times New Roman" w:hAnsi="Arial" w:cs="Arial"/>
                <w:color w:val="000000"/>
                <w:kern w:val="0"/>
                <w:sz w:val="20"/>
                <w:szCs w:val="20"/>
                <w:lang w:eastAsia="es-CL"/>
                <w14:ligatures w14:val="none"/>
              </w:rPr>
              <w:t>Backup</w:t>
            </w:r>
            <w:proofErr w:type="spellEnd"/>
            <w:r w:rsidRPr="00D86EDA">
              <w:rPr>
                <w:rFonts w:ascii="Arial" w:eastAsia="Times New Roman" w:hAnsi="Arial" w:cs="Arial"/>
                <w:color w:val="000000"/>
                <w:kern w:val="0"/>
                <w:sz w:val="20"/>
                <w:szCs w:val="20"/>
                <w:lang w:eastAsia="es-CL"/>
                <w14:ligatures w14:val="none"/>
              </w:rPr>
              <w:t xml:space="preserve"> automático</w:t>
            </w:r>
          </w:p>
        </w:tc>
        <w:tc>
          <w:tcPr>
            <w:tcW w:w="571" w:type="pct"/>
            <w:tcBorders>
              <w:top w:val="nil"/>
              <w:left w:val="nil"/>
              <w:bottom w:val="single" w:sz="4" w:space="0" w:color="auto"/>
              <w:right w:val="single" w:sz="4" w:space="0" w:color="auto"/>
            </w:tcBorders>
            <w:shd w:val="clear" w:color="auto" w:fill="auto"/>
            <w:vAlign w:val="center"/>
            <w:hideMark/>
          </w:tcPr>
          <w:p w14:paraId="5991ABAD"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4473E324"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Sistema, Administrador</w:t>
            </w:r>
          </w:p>
        </w:tc>
        <w:tc>
          <w:tcPr>
            <w:tcW w:w="1551" w:type="pct"/>
            <w:tcBorders>
              <w:top w:val="nil"/>
              <w:left w:val="nil"/>
              <w:bottom w:val="single" w:sz="4" w:space="0" w:color="auto"/>
              <w:right w:val="single" w:sz="4" w:space="0" w:color="auto"/>
            </w:tcBorders>
            <w:shd w:val="clear" w:color="auto" w:fill="auto"/>
            <w:vAlign w:val="center"/>
            <w:hideMark/>
          </w:tcPr>
          <w:p w14:paraId="2CDDA702"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Realizar copias de seguridad diarias para proteger los datos.</w:t>
            </w:r>
          </w:p>
        </w:tc>
        <w:tc>
          <w:tcPr>
            <w:tcW w:w="788" w:type="pct"/>
            <w:tcBorders>
              <w:top w:val="nil"/>
              <w:left w:val="nil"/>
              <w:bottom w:val="single" w:sz="4" w:space="0" w:color="auto"/>
              <w:right w:val="single" w:sz="4" w:space="0" w:color="auto"/>
            </w:tcBorders>
            <w:shd w:val="clear" w:color="auto" w:fill="auto"/>
            <w:vAlign w:val="center"/>
            <w:hideMark/>
          </w:tcPr>
          <w:p w14:paraId="4E5CC3C7"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r w:rsidR="00687A19" w:rsidRPr="00D86EDA" w14:paraId="6EE0BDD0" w14:textId="77777777" w:rsidTr="00687A19">
        <w:trPr>
          <w:trHeight w:val="528"/>
        </w:trPr>
        <w:tc>
          <w:tcPr>
            <w:tcW w:w="350" w:type="pct"/>
            <w:tcBorders>
              <w:top w:val="nil"/>
              <w:left w:val="single" w:sz="4" w:space="0" w:color="auto"/>
              <w:bottom w:val="single" w:sz="4" w:space="0" w:color="auto"/>
              <w:right w:val="single" w:sz="4" w:space="0" w:color="auto"/>
            </w:tcBorders>
            <w:shd w:val="clear" w:color="auto" w:fill="auto"/>
            <w:vAlign w:val="center"/>
            <w:hideMark/>
          </w:tcPr>
          <w:p w14:paraId="510008D7"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RNF-09</w:t>
            </w:r>
          </w:p>
        </w:tc>
        <w:tc>
          <w:tcPr>
            <w:tcW w:w="924" w:type="pct"/>
            <w:tcBorders>
              <w:top w:val="nil"/>
              <w:left w:val="nil"/>
              <w:bottom w:val="single" w:sz="4" w:space="0" w:color="auto"/>
              <w:right w:val="single" w:sz="4" w:space="0" w:color="auto"/>
            </w:tcBorders>
            <w:shd w:val="clear" w:color="auto" w:fill="auto"/>
            <w:vAlign w:val="center"/>
            <w:hideMark/>
          </w:tcPr>
          <w:p w14:paraId="095FF620"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Recuperación ante fallos</w:t>
            </w:r>
          </w:p>
        </w:tc>
        <w:tc>
          <w:tcPr>
            <w:tcW w:w="571" w:type="pct"/>
            <w:tcBorders>
              <w:top w:val="nil"/>
              <w:left w:val="nil"/>
              <w:bottom w:val="single" w:sz="4" w:space="0" w:color="auto"/>
              <w:right w:val="single" w:sz="4" w:space="0" w:color="auto"/>
            </w:tcBorders>
            <w:shd w:val="clear" w:color="auto" w:fill="auto"/>
            <w:vAlign w:val="center"/>
            <w:hideMark/>
          </w:tcPr>
          <w:p w14:paraId="4171F12F"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No Funcional</w:t>
            </w:r>
          </w:p>
        </w:tc>
        <w:tc>
          <w:tcPr>
            <w:tcW w:w="816" w:type="pct"/>
            <w:tcBorders>
              <w:top w:val="nil"/>
              <w:left w:val="nil"/>
              <w:bottom w:val="single" w:sz="4" w:space="0" w:color="auto"/>
              <w:right w:val="single" w:sz="4" w:space="0" w:color="auto"/>
            </w:tcBorders>
            <w:shd w:val="clear" w:color="auto" w:fill="auto"/>
            <w:vAlign w:val="center"/>
            <w:hideMark/>
          </w:tcPr>
          <w:p w14:paraId="4B3E5D75"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Sistema, Administrador</w:t>
            </w:r>
          </w:p>
        </w:tc>
        <w:tc>
          <w:tcPr>
            <w:tcW w:w="1551" w:type="pct"/>
            <w:tcBorders>
              <w:top w:val="nil"/>
              <w:left w:val="nil"/>
              <w:bottom w:val="single" w:sz="4" w:space="0" w:color="auto"/>
              <w:right w:val="single" w:sz="4" w:space="0" w:color="auto"/>
            </w:tcBorders>
            <w:shd w:val="clear" w:color="auto" w:fill="auto"/>
            <w:vAlign w:val="center"/>
            <w:hideMark/>
          </w:tcPr>
          <w:p w14:paraId="329432FD"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Permite restaurar datos en caso de fallos críticos o pérdida de información.</w:t>
            </w:r>
          </w:p>
        </w:tc>
        <w:tc>
          <w:tcPr>
            <w:tcW w:w="788" w:type="pct"/>
            <w:tcBorders>
              <w:top w:val="nil"/>
              <w:left w:val="nil"/>
              <w:bottom w:val="single" w:sz="4" w:space="0" w:color="auto"/>
              <w:right w:val="single" w:sz="4" w:space="0" w:color="auto"/>
            </w:tcBorders>
            <w:shd w:val="clear" w:color="auto" w:fill="auto"/>
            <w:vAlign w:val="center"/>
            <w:hideMark/>
          </w:tcPr>
          <w:p w14:paraId="7A74D372" w14:textId="77777777" w:rsidR="00687A19" w:rsidRPr="00D86EDA" w:rsidRDefault="00687A19" w:rsidP="00687A19">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Pendiente</w:t>
            </w:r>
          </w:p>
        </w:tc>
      </w:tr>
    </w:tbl>
    <w:p w14:paraId="089B62F8" w14:textId="024E0B6D" w:rsidR="00610E53" w:rsidRPr="00D86EDA" w:rsidRDefault="00610E53" w:rsidP="00610E53">
      <w:pPr>
        <w:rPr>
          <w:rFonts w:ascii="Arial" w:hAnsi="Arial" w:cs="Arial"/>
        </w:rPr>
      </w:pPr>
    </w:p>
    <w:p w14:paraId="7399043A" w14:textId="4F195719" w:rsidR="00E813CD" w:rsidRPr="00D86EDA" w:rsidRDefault="00E813CD" w:rsidP="00610E53">
      <w:pPr>
        <w:rPr>
          <w:rFonts w:ascii="Arial" w:hAnsi="Arial" w:cs="Arial"/>
        </w:rPr>
      </w:pPr>
      <w:r w:rsidRPr="00D86EDA">
        <w:rPr>
          <w:rFonts w:ascii="Arial" w:hAnsi="Arial" w:cs="Arial"/>
        </w:rPr>
        <w:t xml:space="preserve">Nota: </w:t>
      </w:r>
      <w:r w:rsidR="00F122C5" w:rsidRPr="00D86EDA">
        <w:rPr>
          <w:rFonts w:ascii="Arial" w:hAnsi="Arial" w:cs="Arial"/>
        </w:rPr>
        <w:t xml:space="preserve">tabla </w:t>
      </w:r>
      <w:r w:rsidR="00E81A87" w:rsidRPr="00D86EDA">
        <w:rPr>
          <w:rFonts w:ascii="Arial" w:hAnsi="Arial" w:cs="Arial"/>
        </w:rPr>
        <w:t>muestra las tareas funcionales y no</w:t>
      </w:r>
      <w:r w:rsidR="00D72AD5" w:rsidRPr="00D86EDA">
        <w:rPr>
          <w:rFonts w:ascii="Arial" w:hAnsi="Arial" w:cs="Arial"/>
        </w:rPr>
        <w:t xml:space="preserve"> funcionales levantadas en el proceso de </w:t>
      </w:r>
      <w:r w:rsidR="006A1DF4" w:rsidRPr="00D86EDA">
        <w:rPr>
          <w:rFonts w:ascii="Arial" w:hAnsi="Arial" w:cs="Arial"/>
        </w:rPr>
        <w:t xml:space="preserve">análisis de requerimientos (fuente: </w:t>
      </w:r>
      <w:r w:rsidR="002A5921" w:rsidRPr="00D86EDA">
        <w:rPr>
          <w:rFonts w:ascii="Arial" w:hAnsi="Arial" w:cs="Arial"/>
        </w:rPr>
        <w:t>elaboración</w:t>
      </w:r>
      <w:r w:rsidR="006A1DF4" w:rsidRPr="00D86EDA">
        <w:rPr>
          <w:rFonts w:ascii="Arial" w:hAnsi="Arial" w:cs="Arial"/>
        </w:rPr>
        <w:t xml:space="preserve"> propia</w:t>
      </w:r>
      <w:r w:rsidR="002A5921" w:rsidRPr="00D86EDA">
        <w:rPr>
          <w:rFonts w:ascii="Arial" w:hAnsi="Arial" w:cs="Arial"/>
        </w:rPr>
        <w:t>, 2024)</w:t>
      </w:r>
    </w:p>
    <w:p w14:paraId="6036A169" w14:textId="77777777" w:rsidR="00DF52A4" w:rsidRPr="00D86EDA" w:rsidRDefault="00DF52A4" w:rsidP="00610E53">
      <w:pPr>
        <w:rPr>
          <w:rFonts w:ascii="Arial" w:hAnsi="Arial" w:cs="Arial"/>
        </w:rPr>
      </w:pPr>
    </w:p>
    <w:p w14:paraId="33B5E53A" w14:textId="77777777" w:rsidR="00DF52A4" w:rsidRPr="00D86EDA" w:rsidRDefault="00DF52A4" w:rsidP="00610E53">
      <w:pPr>
        <w:rPr>
          <w:rFonts w:ascii="Arial" w:hAnsi="Arial" w:cs="Arial"/>
        </w:rPr>
      </w:pPr>
    </w:p>
    <w:p w14:paraId="5FE87347" w14:textId="77777777" w:rsidR="00DF52A4" w:rsidRPr="00D86EDA" w:rsidRDefault="00DF52A4" w:rsidP="00610E53">
      <w:pPr>
        <w:rPr>
          <w:rFonts w:ascii="Arial" w:hAnsi="Arial" w:cs="Arial"/>
        </w:rPr>
      </w:pPr>
    </w:p>
    <w:p w14:paraId="27B0207F" w14:textId="77777777" w:rsidR="00DF52A4" w:rsidRPr="00D86EDA" w:rsidRDefault="00DF52A4" w:rsidP="00610E53">
      <w:pPr>
        <w:rPr>
          <w:rFonts w:ascii="Arial" w:hAnsi="Arial" w:cs="Arial"/>
        </w:rPr>
      </w:pPr>
    </w:p>
    <w:p w14:paraId="4216257E" w14:textId="77777777" w:rsidR="00DF52A4" w:rsidRPr="00D86EDA" w:rsidRDefault="00DF52A4" w:rsidP="00610E53">
      <w:pPr>
        <w:rPr>
          <w:rFonts w:ascii="Arial" w:hAnsi="Arial" w:cs="Arial"/>
        </w:rPr>
      </w:pPr>
    </w:p>
    <w:p w14:paraId="0310157D" w14:textId="77777777" w:rsidR="00DF52A4" w:rsidRPr="00D86EDA" w:rsidRDefault="00DF52A4" w:rsidP="00610E53">
      <w:pPr>
        <w:rPr>
          <w:rFonts w:ascii="Arial" w:hAnsi="Arial" w:cs="Arial"/>
        </w:rPr>
      </w:pPr>
    </w:p>
    <w:p w14:paraId="0FF2E175" w14:textId="77777777" w:rsidR="00DF52A4" w:rsidRDefault="00DF52A4" w:rsidP="00610E53">
      <w:pPr>
        <w:rPr>
          <w:rFonts w:ascii="Arial" w:hAnsi="Arial" w:cs="Arial"/>
        </w:rPr>
      </w:pPr>
    </w:p>
    <w:p w14:paraId="7C7F2183" w14:textId="77777777" w:rsidR="002E25DB" w:rsidRDefault="002E25DB" w:rsidP="00610E53">
      <w:pPr>
        <w:rPr>
          <w:rFonts w:ascii="Arial" w:hAnsi="Arial" w:cs="Arial"/>
        </w:rPr>
      </w:pPr>
    </w:p>
    <w:p w14:paraId="353B5CBF" w14:textId="77777777" w:rsidR="002E25DB" w:rsidRPr="00D86EDA" w:rsidRDefault="002E25DB" w:rsidP="00610E53">
      <w:pPr>
        <w:rPr>
          <w:rFonts w:ascii="Arial" w:hAnsi="Arial" w:cs="Arial"/>
        </w:rPr>
      </w:pPr>
    </w:p>
    <w:p w14:paraId="4B4057A1" w14:textId="77777777" w:rsidR="00EB7BDE" w:rsidRPr="00D86EDA" w:rsidRDefault="00EB7BDE" w:rsidP="00610E53">
      <w:pPr>
        <w:rPr>
          <w:rFonts w:ascii="Arial" w:hAnsi="Arial" w:cs="Arial"/>
        </w:rPr>
      </w:pPr>
    </w:p>
    <w:p w14:paraId="429BE0B8" w14:textId="51FCCEC4" w:rsidR="55664987" w:rsidRPr="00D86EDA" w:rsidRDefault="55664987">
      <w:pPr>
        <w:rPr>
          <w:rFonts w:ascii="Arial" w:hAnsi="Arial" w:cs="Arial"/>
        </w:rPr>
      </w:pPr>
    </w:p>
    <w:p w14:paraId="01F73454" w14:textId="07E94DE4" w:rsidR="55664987" w:rsidRPr="00D86EDA" w:rsidRDefault="55664987">
      <w:pPr>
        <w:rPr>
          <w:rFonts w:ascii="Arial" w:hAnsi="Arial" w:cs="Arial"/>
        </w:rPr>
      </w:pPr>
    </w:p>
    <w:p w14:paraId="3E21A05B" w14:textId="494DBFE8" w:rsidR="00610E53" w:rsidRPr="00D86EDA" w:rsidRDefault="007F1708" w:rsidP="004823E4">
      <w:pPr>
        <w:pStyle w:val="Subtituloproyecto"/>
        <w:outlineLvl w:val="1"/>
        <w:rPr>
          <w:rFonts w:cs="Arial"/>
        </w:rPr>
      </w:pPr>
      <w:bookmarkStart w:id="81" w:name="_Toc767747889"/>
      <w:bookmarkStart w:id="82" w:name="_Toc1691667561"/>
      <w:bookmarkStart w:id="83" w:name="_Toc184323779"/>
      <w:r w:rsidRPr="00D86EDA">
        <w:rPr>
          <w:rFonts w:cs="Arial"/>
        </w:rPr>
        <w:t xml:space="preserve">Flujos de </w:t>
      </w:r>
      <w:r w:rsidR="007A600A" w:rsidRPr="00D86EDA">
        <w:rPr>
          <w:rFonts w:cs="Arial"/>
        </w:rPr>
        <w:t>Procesos</w:t>
      </w:r>
      <w:r w:rsidR="2FC3EBE8" w:rsidRPr="00D86EDA">
        <w:rPr>
          <w:rFonts w:cs="Arial"/>
        </w:rPr>
        <w:t>.</w:t>
      </w:r>
      <w:bookmarkEnd w:id="81"/>
      <w:bookmarkEnd w:id="82"/>
      <w:bookmarkEnd w:id="83"/>
    </w:p>
    <w:p w14:paraId="69870B8F" w14:textId="2428D69A" w:rsidR="00DD7DC1" w:rsidRPr="00D86EDA" w:rsidRDefault="00F923DB" w:rsidP="00763668">
      <w:pPr>
        <w:pStyle w:val="ParrafoProyecto0"/>
      </w:pPr>
      <w:r w:rsidRPr="00D86EDA">
        <w:t>Los flujos de procesos nos ayudan</w:t>
      </w:r>
      <w:r w:rsidR="00B76626" w:rsidRPr="00D86EDA">
        <w:t xml:space="preserve"> a identificar y documentar</w:t>
      </w:r>
      <w:r w:rsidR="00AD6DC2" w:rsidRPr="00D86EDA">
        <w:t xml:space="preserve"> las actividades pasos y decisiones necesarias </w:t>
      </w:r>
      <w:r w:rsidR="740D1196" w:rsidRPr="00D86EDA">
        <w:t>p</w:t>
      </w:r>
      <w:r w:rsidR="00AD6DC2" w:rsidRPr="00D86EDA">
        <w:t xml:space="preserve">ara llevar a cabo </w:t>
      </w:r>
      <w:r w:rsidR="00095F4D" w:rsidRPr="00D86EDA">
        <w:t>un proceso</w:t>
      </w:r>
      <w:r w:rsidR="002128A0" w:rsidRPr="00D86EDA">
        <w:t xml:space="preserve"> dentro de un siste</w:t>
      </w:r>
      <w:r w:rsidR="00763668" w:rsidRPr="00D86EDA">
        <w:t>ma.</w:t>
      </w:r>
      <w:r w:rsidR="101242E7" w:rsidRPr="00D86EDA">
        <w:t xml:space="preserve"> </w:t>
      </w:r>
      <w:r w:rsidR="00DD7DC1" w:rsidRPr="00D86EDA">
        <w:t xml:space="preserve">En base </w:t>
      </w:r>
      <w:r w:rsidR="006B30B8" w:rsidRPr="00D86EDA">
        <w:t xml:space="preserve">a los </w:t>
      </w:r>
      <w:r w:rsidR="00AE59FA" w:rsidRPr="00D86EDA">
        <w:t>requerimientos levantados</w:t>
      </w:r>
      <w:r w:rsidR="00606F8C" w:rsidRPr="00D86EDA">
        <w:t xml:space="preserve"> </w:t>
      </w:r>
      <w:r w:rsidR="00383A88" w:rsidRPr="00D86EDA">
        <w:t>podemos establecer los siguientes flujos</w:t>
      </w:r>
      <w:r w:rsidR="00AE59FA" w:rsidRPr="00D86EDA">
        <w:t xml:space="preserve"> para el nuevo sistema</w:t>
      </w:r>
      <w:r w:rsidR="00383A88" w:rsidRPr="00D86EDA">
        <w:t>.</w:t>
      </w:r>
    </w:p>
    <w:p w14:paraId="0C70D769" w14:textId="77777777" w:rsidR="007A600A" w:rsidRPr="00D86EDA" w:rsidRDefault="007A600A" w:rsidP="00610E53">
      <w:pPr>
        <w:rPr>
          <w:rFonts w:ascii="Arial" w:hAnsi="Arial" w:cs="Arial"/>
        </w:rPr>
      </w:pPr>
    </w:p>
    <w:p w14:paraId="5CAFC51A" w14:textId="7CC5EB4B" w:rsidR="00B40764" w:rsidRPr="00D86EDA" w:rsidRDefault="00A53F4E" w:rsidP="00E730A1">
      <w:pPr>
        <w:pStyle w:val="Subtituloproyecto"/>
        <w:outlineLvl w:val="2"/>
        <w:rPr>
          <w:rFonts w:cs="Arial"/>
        </w:rPr>
      </w:pPr>
      <w:bookmarkStart w:id="84" w:name="_Toc1711097263"/>
      <w:bookmarkStart w:id="85" w:name="_Toc2079735992"/>
      <w:bookmarkStart w:id="86" w:name="_Toc184323780"/>
      <w:r w:rsidRPr="00D86EDA">
        <w:rPr>
          <w:rFonts w:cs="Arial"/>
        </w:rPr>
        <w:t>Registro de usuarios</w:t>
      </w:r>
      <w:r w:rsidR="005B4F7C" w:rsidRPr="00D86EDA">
        <w:rPr>
          <w:rFonts w:cs="Arial"/>
        </w:rPr>
        <w:t>/empresas</w:t>
      </w:r>
      <w:r w:rsidR="00FC262B" w:rsidRPr="00D86EDA">
        <w:rPr>
          <w:rFonts w:cs="Arial"/>
        </w:rPr>
        <w:t>.</w:t>
      </w:r>
      <w:bookmarkEnd w:id="84"/>
      <w:bookmarkEnd w:id="85"/>
      <w:bookmarkEnd w:id="86"/>
    </w:p>
    <w:p w14:paraId="750A2E87" w14:textId="2AC2C65A" w:rsidR="00FC262B" w:rsidRPr="00D86EDA" w:rsidRDefault="00CF78D1" w:rsidP="00CF78D1">
      <w:pPr>
        <w:pStyle w:val="ParrafoProyecto0"/>
      </w:pPr>
      <w:r w:rsidRPr="00D86EDA">
        <w:t xml:space="preserve">Flujo: </w:t>
      </w:r>
      <w:r w:rsidR="00CF0DD9" w:rsidRPr="00D86EDA">
        <w:t>Inicio del usuario → Completa formulario → Validación de datos → Creación de cuenta → Notificación de éxito.</w:t>
      </w:r>
    </w:p>
    <w:p w14:paraId="272C173E" w14:textId="1ED1E6F9" w:rsidR="001624D9" w:rsidRPr="00D86EDA" w:rsidRDefault="001624D9" w:rsidP="001624D9">
      <w:pPr>
        <w:pStyle w:val="Descripcin"/>
        <w:keepNext/>
        <w:rPr>
          <w:rFonts w:ascii="Arial" w:hAnsi="Arial" w:cs="Arial"/>
        </w:rPr>
      </w:pPr>
      <w:bookmarkStart w:id="87" w:name="_Toc184321148"/>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6</w:t>
      </w:r>
      <w:r w:rsidR="002C5966" w:rsidRPr="00D86EDA">
        <w:rPr>
          <w:rFonts w:ascii="Arial" w:hAnsi="Arial" w:cs="Arial"/>
          <w:noProof/>
        </w:rPr>
        <w:fldChar w:fldCharType="end"/>
      </w:r>
      <w:r w:rsidRPr="00D86EDA">
        <w:rPr>
          <w:rFonts w:ascii="Arial" w:hAnsi="Arial" w:cs="Arial"/>
        </w:rPr>
        <w:t xml:space="preserve"> - Flujo registro usuario/empresa</w:t>
      </w:r>
      <w:bookmarkEnd w:id="87"/>
    </w:p>
    <w:p w14:paraId="7C37D752" w14:textId="4A5078F5" w:rsidR="008550A9" w:rsidRPr="00D86EDA" w:rsidRDefault="00675FBC" w:rsidP="002B1309">
      <w:pPr>
        <w:jc w:val="center"/>
        <w:rPr>
          <w:rFonts w:ascii="Arial" w:hAnsi="Arial" w:cs="Arial"/>
        </w:rPr>
      </w:pPr>
      <w:r w:rsidRPr="00D86EDA">
        <w:rPr>
          <w:rFonts w:ascii="Arial" w:hAnsi="Arial" w:cs="Arial"/>
          <w:noProof/>
        </w:rPr>
        <w:drawing>
          <wp:inline distT="0" distB="0" distL="0" distR="0" wp14:anchorId="6E8A1307" wp14:editId="3785C763">
            <wp:extent cx="3400425" cy="4276725"/>
            <wp:effectExtent l="19050" t="19050" r="28575" b="28575"/>
            <wp:docPr id="297278086" name="Imagen 1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78086" name="Imagen 12" descr="Interfaz de usuario gráfica, Texto, Aplicación, Chat o mensaje de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400425" cy="4276725"/>
                    </a:xfrm>
                    <a:prstGeom prst="rect">
                      <a:avLst/>
                    </a:prstGeom>
                    <a:ln>
                      <a:solidFill>
                        <a:schemeClr val="tx1"/>
                      </a:solidFill>
                    </a:ln>
                  </pic:spPr>
                </pic:pic>
              </a:graphicData>
            </a:graphic>
          </wp:inline>
        </w:drawing>
      </w:r>
    </w:p>
    <w:p w14:paraId="28DF45A5" w14:textId="472C4A31" w:rsidR="00CF0DD9" w:rsidRPr="00D86EDA" w:rsidRDefault="00CF0DD9" w:rsidP="00610E53">
      <w:pPr>
        <w:rPr>
          <w:rFonts w:ascii="Arial" w:hAnsi="Arial" w:cs="Arial"/>
        </w:rPr>
      </w:pPr>
    </w:p>
    <w:p w14:paraId="4C08A8C5" w14:textId="77777777" w:rsidR="00DE3E38" w:rsidRPr="00D86EDA" w:rsidRDefault="00DE3E38" w:rsidP="00610E53">
      <w:pPr>
        <w:rPr>
          <w:rFonts w:ascii="Arial" w:hAnsi="Arial" w:cs="Arial"/>
        </w:rPr>
      </w:pPr>
    </w:p>
    <w:p w14:paraId="70F4BE7D" w14:textId="3AC6FC79" w:rsidR="00DE3E38" w:rsidRPr="00D86EDA" w:rsidRDefault="00DE3E38" w:rsidP="00610E53">
      <w:pPr>
        <w:rPr>
          <w:rFonts w:ascii="Arial" w:hAnsi="Arial" w:cs="Arial"/>
        </w:rPr>
      </w:pPr>
    </w:p>
    <w:p w14:paraId="705AC6EF" w14:textId="6AA7E12A" w:rsidR="00CF0DD9" w:rsidRPr="00D86EDA" w:rsidRDefault="00CF0DD9" w:rsidP="00E730A1">
      <w:pPr>
        <w:pStyle w:val="Subtituloproyecto"/>
        <w:outlineLvl w:val="2"/>
        <w:rPr>
          <w:rFonts w:cs="Arial"/>
        </w:rPr>
      </w:pPr>
      <w:bookmarkStart w:id="88" w:name="_Toc2074338663"/>
      <w:bookmarkStart w:id="89" w:name="_Toc666291879"/>
      <w:bookmarkStart w:id="90" w:name="_Toc184323781"/>
      <w:r w:rsidRPr="00D86EDA">
        <w:rPr>
          <w:rFonts w:cs="Arial"/>
        </w:rPr>
        <w:t xml:space="preserve">Generación de </w:t>
      </w:r>
      <w:r w:rsidR="00C67118" w:rsidRPr="00D86EDA">
        <w:rPr>
          <w:rFonts w:cs="Arial"/>
        </w:rPr>
        <w:t>órdenes</w:t>
      </w:r>
      <w:r w:rsidRPr="00D86EDA">
        <w:rPr>
          <w:rFonts w:cs="Arial"/>
        </w:rPr>
        <w:t xml:space="preserve"> de transporte</w:t>
      </w:r>
      <w:r w:rsidR="7660A28D" w:rsidRPr="00D86EDA">
        <w:rPr>
          <w:rFonts w:cs="Arial"/>
        </w:rPr>
        <w:t>.</w:t>
      </w:r>
      <w:bookmarkEnd w:id="88"/>
      <w:bookmarkEnd w:id="89"/>
      <w:bookmarkEnd w:id="90"/>
    </w:p>
    <w:p w14:paraId="4F97046C" w14:textId="2D6D712D" w:rsidR="0067152C" w:rsidRPr="00D86EDA" w:rsidRDefault="001963AC" w:rsidP="00DE3E38">
      <w:pPr>
        <w:pStyle w:val="ParrafoProyecto0"/>
      </w:pPr>
      <w:r w:rsidRPr="00D86EDA">
        <w:t xml:space="preserve">Flujo:  </w:t>
      </w:r>
      <w:r w:rsidR="0067152C" w:rsidRPr="00D86EDA">
        <w:t>Usuario inicia sesión → Selecciona cliente → Completa detalles de la orden (origen, destino, carga) → Sistema autogenera número de orden → Guardar orden → Notificación al cliente</w:t>
      </w:r>
    </w:p>
    <w:p w14:paraId="4CFFD1B3" w14:textId="1901E9F4" w:rsidR="001624D9" w:rsidRPr="00D86EDA" w:rsidRDefault="001624D9" w:rsidP="001624D9">
      <w:pPr>
        <w:pStyle w:val="Descripcin"/>
        <w:keepNext/>
        <w:rPr>
          <w:rFonts w:ascii="Arial" w:hAnsi="Arial" w:cs="Arial"/>
        </w:rPr>
      </w:pPr>
      <w:bookmarkStart w:id="91" w:name="_Toc184321149"/>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7</w:t>
      </w:r>
      <w:r w:rsidR="002C5966" w:rsidRPr="00D86EDA">
        <w:rPr>
          <w:rFonts w:ascii="Arial" w:hAnsi="Arial" w:cs="Arial"/>
          <w:noProof/>
        </w:rPr>
        <w:fldChar w:fldCharType="end"/>
      </w:r>
      <w:r w:rsidRPr="00D86EDA">
        <w:rPr>
          <w:rFonts w:ascii="Arial" w:hAnsi="Arial" w:cs="Arial"/>
        </w:rPr>
        <w:t>- Flujo generación de transporte</w:t>
      </w:r>
      <w:bookmarkEnd w:id="91"/>
    </w:p>
    <w:p w14:paraId="44E8ADA4" w14:textId="4329DEAA" w:rsidR="0067152C" w:rsidRPr="00D86EDA" w:rsidRDefault="00675FBC" w:rsidP="002B1309">
      <w:pPr>
        <w:jc w:val="center"/>
        <w:rPr>
          <w:rFonts w:ascii="Arial" w:hAnsi="Arial" w:cs="Arial"/>
        </w:rPr>
      </w:pPr>
      <w:r w:rsidRPr="00D86EDA">
        <w:rPr>
          <w:rFonts w:ascii="Arial" w:hAnsi="Arial" w:cs="Arial"/>
          <w:noProof/>
        </w:rPr>
        <w:drawing>
          <wp:inline distT="0" distB="0" distL="0" distR="0" wp14:anchorId="02125F45" wp14:editId="1B84A1F6">
            <wp:extent cx="4181475" cy="4495800"/>
            <wp:effectExtent l="19050" t="19050" r="28575" b="19050"/>
            <wp:docPr id="1197961750"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4181475" cy="4495800"/>
                    </a:xfrm>
                    <a:prstGeom prst="rect">
                      <a:avLst/>
                    </a:prstGeom>
                    <a:ln>
                      <a:solidFill>
                        <a:schemeClr val="tx1"/>
                      </a:solidFill>
                    </a:ln>
                  </pic:spPr>
                </pic:pic>
              </a:graphicData>
            </a:graphic>
          </wp:inline>
        </w:drawing>
      </w:r>
    </w:p>
    <w:p w14:paraId="33AE3AAC" w14:textId="3413F379" w:rsidR="00675FBC" w:rsidRPr="00D86EDA" w:rsidRDefault="00675FBC" w:rsidP="00610E53">
      <w:pPr>
        <w:rPr>
          <w:rFonts w:ascii="Arial" w:hAnsi="Arial" w:cs="Arial"/>
        </w:rPr>
      </w:pPr>
    </w:p>
    <w:p w14:paraId="5561619D" w14:textId="07C4BBA8" w:rsidR="00675FBC" w:rsidRPr="00D86EDA" w:rsidRDefault="00675FBC" w:rsidP="00610E53">
      <w:pPr>
        <w:rPr>
          <w:rFonts w:ascii="Arial" w:hAnsi="Arial" w:cs="Arial"/>
        </w:rPr>
      </w:pPr>
    </w:p>
    <w:p w14:paraId="2BB180CC" w14:textId="333AE4B0" w:rsidR="00675FBC" w:rsidRPr="00D86EDA" w:rsidRDefault="00675FBC" w:rsidP="00610E53">
      <w:pPr>
        <w:rPr>
          <w:rFonts w:ascii="Arial" w:hAnsi="Arial" w:cs="Arial"/>
        </w:rPr>
      </w:pPr>
    </w:p>
    <w:p w14:paraId="43A8929E" w14:textId="38C2CD19" w:rsidR="00675FBC" w:rsidRPr="00D86EDA" w:rsidRDefault="00675FBC" w:rsidP="00610E53">
      <w:pPr>
        <w:rPr>
          <w:rFonts w:ascii="Arial" w:hAnsi="Arial" w:cs="Arial"/>
        </w:rPr>
      </w:pPr>
    </w:p>
    <w:p w14:paraId="62815A3D" w14:textId="4A67F5D6" w:rsidR="00675FBC" w:rsidRPr="00D86EDA" w:rsidRDefault="00675FBC" w:rsidP="00610E53">
      <w:pPr>
        <w:rPr>
          <w:rFonts w:ascii="Arial" w:hAnsi="Arial" w:cs="Arial"/>
        </w:rPr>
      </w:pPr>
    </w:p>
    <w:p w14:paraId="353B0518" w14:textId="4B55A7EC" w:rsidR="00675FBC" w:rsidRDefault="00675FBC" w:rsidP="00610E53">
      <w:pPr>
        <w:rPr>
          <w:rFonts w:ascii="Arial" w:hAnsi="Arial" w:cs="Arial"/>
        </w:rPr>
      </w:pPr>
    </w:p>
    <w:p w14:paraId="3CCA9EEA" w14:textId="77777777" w:rsidR="000D613A" w:rsidRDefault="000D613A" w:rsidP="00610E53">
      <w:pPr>
        <w:rPr>
          <w:rFonts w:ascii="Arial" w:hAnsi="Arial" w:cs="Arial"/>
        </w:rPr>
      </w:pPr>
    </w:p>
    <w:p w14:paraId="4A46A6EB" w14:textId="77777777" w:rsidR="00365E94" w:rsidRPr="00D86EDA" w:rsidRDefault="00365E94" w:rsidP="00610E53">
      <w:pPr>
        <w:rPr>
          <w:rFonts w:ascii="Arial" w:hAnsi="Arial" w:cs="Arial"/>
        </w:rPr>
      </w:pPr>
    </w:p>
    <w:p w14:paraId="78DF6479" w14:textId="74F15D44" w:rsidR="0067152C" w:rsidRPr="00D86EDA" w:rsidRDefault="00BD1DC1" w:rsidP="00E730A1">
      <w:pPr>
        <w:pStyle w:val="Subtituloproyecto"/>
        <w:outlineLvl w:val="2"/>
        <w:rPr>
          <w:rFonts w:cs="Arial"/>
        </w:rPr>
      </w:pPr>
      <w:bookmarkStart w:id="92" w:name="_Toc1592782445"/>
      <w:bookmarkStart w:id="93" w:name="_Toc2095414587"/>
      <w:bookmarkStart w:id="94" w:name="_Toc184323782"/>
      <w:r w:rsidRPr="00D86EDA">
        <w:rPr>
          <w:rFonts w:cs="Arial"/>
        </w:rPr>
        <w:t>Seguimiento de Orden</w:t>
      </w:r>
      <w:bookmarkEnd w:id="92"/>
      <w:bookmarkEnd w:id="93"/>
      <w:bookmarkEnd w:id="94"/>
    </w:p>
    <w:p w14:paraId="4AE89B77" w14:textId="2BEB55D5" w:rsidR="00BD1DC1" w:rsidRPr="00D86EDA" w:rsidRDefault="001963AC" w:rsidP="001963AC">
      <w:pPr>
        <w:pStyle w:val="ParrafoProyecto0"/>
      </w:pPr>
      <w:r w:rsidRPr="00D86EDA">
        <w:t xml:space="preserve">Flujo: </w:t>
      </w:r>
      <w:r w:rsidR="000E1C13" w:rsidRPr="00D86EDA">
        <w:t>Cliente inicia sesión → Introduce número de orden → Consulta estado (en tránsito, entregado) → Visualiza detalles</w:t>
      </w:r>
      <w:r w:rsidR="006443A1" w:rsidRPr="00D86EDA">
        <w:t>.</w:t>
      </w:r>
    </w:p>
    <w:p w14:paraId="00D485AC" w14:textId="49C171EC" w:rsidR="001624D9" w:rsidRPr="00D86EDA" w:rsidRDefault="001624D9" w:rsidP="001624D9">
      <w:pPr>
        <w:pStyle w:val="Descripcin"/>
        <w:keepNext/>
        <w:rPr>
          <w:rFonts w:ascii="Arial" w:hAnsi="Arial" w:cs="Arial"/>
        </w:rPr>
      </w:pPr>
      <w:bookmarkStart w:id="95" w:name="_Toc184321150"/>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8</w:t>
      </w:r>
      <w:r w:rsidR="002C5966" w:rsidRPr="00D86EDA">
        <w:rPr>
          <w:rFonts w:ascii="Arial" w:hAnsi="Arial" w:cs="Arial"/>
          <w:noProof/>
        </w:rPr>
        <w:fldChar w:fldCharType="end"/>
      </w:r>
      <w:r w:rsidRPr="00D86EDA">
        <w:rPr>
          <w:rFonts w:ascii="Arial" w:hAnsi="Arial" w:cs="Arial"/>
        </w:rPr>
        <w:t xml:space="preserve"> - Seguimiento de orden</w:t>
      </w:r>
      <w:bookmarkEnd w:id="95"/>
    </w:p>
    <w:p w14:paraId="3753B373" w14:textId="7973EFE8" w:rsidR="00EF0EEB" w:rsidRPr="00D86EDA" w:rsidRDefault="00675FBC" w:rsidP="002B1309">
      <w:pPr>
        <w:jc w:val="center"/>
        <w:rPr>
          <w:rFonts w:ascii="Arial" w:hAnsi="Arial" w:cs="Arial"/>
        </w:rPr>
      </w:pPr>
      <w:r w:rsidRPr="00D86EDA">
        <w:rPr>
          <w:rFonts w:ascii="Arial" w:hAnsi="Arial" w:cs="Arial"/>
          <w:noProof/>
        </w:rPr>
        <w:drawing>
          <wp:inline distT="0" distB="0" distL="0" distR="0" wp14:anchorId="347D8227" wp14:editId="5B5870CD">
            <wp:extent cx="5742210" cy="5576532"/>
            <wp:effectExtent l="19050" t="19050" r="11430" b="24765"/>
            <wp:docPr id="1195643710"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8">
                      <a:extLst>
                        <a:ext uri="{28A0092B-C50C-407E-A947-70E740481C1C}">
                          <a14:useLocalDpi xmlns:a14="http://schemas.microsoft.com/office/drawing/2010/main" val="0"/>
                        </a:ext>
                      </a:extLst>
                    </a:blip>
                    <a:stretch>
                      <a:fillRect/>
                    </a:stretch>
                  </pic:blipFill>
                  <pic:spPr>
                    <a:xfrm>
                      <a:off x="0" y="0"/>
                      <a:ext cx="5742210" cy="5576532"/>
                    </a:xfrm>
                    <a:prstGeom prst="rect">
                      <a:avLst/>
                    </a:prstGeom>
                    <a:ln>
                      <a:solidFill>
                        <a:schemeClr val="tx1"/>
                      </a:solidFill>
                    </a:ln>
                  </pic:spPr>
                </pic:pic>
              </a:graphicData>
            </a:graphic>
          </wp:inline>
        </w:drawing>
      </w:r>
    </w:p>
    <w:p w14:paraId="6BA8A13B" w14:textId="1C2ABA94" w:rsidR="00675FBC" w:rsidRPr="00D86EDA" w:rsidRDefault="00675FBC" w:rsidP="00610E53">
      <w:pPr>
        <w:rPr>
          <w:rFonts w:ascii="Arial" w:hAnsi="Arial" w:cs="Arial"/>
        </w:rPr>
      </w:pPr>
    </w:p>
    <w:p w14:paraId="33625E57" w14:textId="77777777" w:rsidR="00C22C08" w:rsidRPr="00D86EDA" w:rsidRDefault="00C22C08" w:rsidP="00610E53">
      <w:pPr>
        <w:rPr>
          <w:rFonts w:ascii="Arial" w:hAnsi="Arial" w:cs="Arial"/>
        </w:rPr>
      </w:pPr>
    </w:p>
    <w:p w14:paraId="406F9790" w14:textId="257FA020" w:rsidR="00C22C08" w:rsidRDefault="00C22C08" w:rsidP="00610E53">
      <w:pPr>
        <w:rPr>
          <w:rFonts w:ascii="Arial" w:hAnsi="Arial" w:cs="Arial"/>
        </w:rPr>
      </w:pPr>
    </w:p>
    <w:p w14:paraId="7D5D6BE4" w14:textId="77777777" w:rsidR="00F54A83" w:rsidRDefault="00F54A83" w:rsidP="00610E53">
      <w:pPr>
        <w:rPr>
          <w:rFonts w:ascii="Arial" w:hAnsi="Arial" w:cs="Arial"/>
        </w:rPr>
      </w:pPr>
    </w:p>
    <w:p w14:paraId="0129AA87" w14:textId="77777777" w:rsidR="00F54A83" w:rsidRPr="00D86EDA" w:rsidRDefault="00F54A83" w:rsidP="00610E53">
      <w:pPr>
        <w:rPr>
          <w:rFonts w:ascii="Arial" w:hAnsi="Arial" w:cs="Arial"/>
        </w:rPr>
      </w:pPr>
    </w:p>
    <w:p w14:paraId="3AB49C5E" w14:textId="679BF345" w:rsidR="0067152C" w:rsidRPr="00D86EDA" w:rsidRDefault="00C072E9" w:rsidP="00E730A1">
      <w:pPr>
        <w:pStyle w:val="Subtituloproyecto"/>
        <w:outlineLvl w:val="1"/>
        <w:rPr>
          <w:rFonts w:cs="Arial"/>
        </w:rPr>
      </w:pPr>
      <w:bookmarkStart w:id="96" w:name="_Toc662998265"/>
      <w:bookmarkStart w:id="97" w:name="_Toc637278406"/>
      <w:bookmarkStart w:id="98" w:name="_Toc184323783"/>
      <w:r w:rsidRPr="00D86EDA">
        <w:rPr>
          <w:rFonts w:cs="Arial"/>
        </w:rPr>
        <w:t>Casos de uso</w:t>
      </w:r>
      <w:r w:rsidR="59CF9AEC" w:rsidRPr="00D86EDA">
        <w:rPr>
          <w:rFonts w:cs="Arial"/>
        </w:rPr>
        <w:t>.</w:t>
      </w:r>
      <w:bookmarkEnd w:id="96"/>
      <w:bookmarkEnd w:id="97"/>
      <w:bookmarkEnd w:id="98"/>
    </w:p>
    <w:p w14:paraId="5650E0FC" w14:textId="5C42617F" w:rsidR="007F60A3" w:rsidRPr="00D86EDA" w:rsidRDefault="00C24B9F" w:rsidP="00D375AD">
      <w:pPr>
        <w:pStyle w:val="ParrafoProyecto0"/>
      </w:pPr>
      <w:r w:rsidRPr="00D86EDA">
        <w:t xml:space="preserve">Un caso de uso es una descripción de cómo un usuario interactúa con un sistema para lograr un objetivo específico. Detalla los pasos principales, actores involucrados y las condiciones necesarias para completar la interacción. Ayuda a identificar requisitos funcionales y diseñar procesos claros. </w:t>
      </w:r>
    </w:p>
    <w:p w14:paraId="79C3E5C6" w14:textId="6CACEE6F" w:rsidR="00D375AD" w:rsidRPr="00D86EDA" w:rsidRDefault="000205FF" w:rsidP="00D375AD">
      <w:pPr>
        <w:pStyle w:val="ParrafoProyecto0"/>
      </w:pPr>
      <w:r w:rsidRPr="00D86EDA">
        <w:t xml:space="preserve">A </w:t>
      </w:r>
      <w:r w:rsidR="001963AC" w:rsidRPr="00D86EDA">
        <w:t>continuación,</w:t>
      </w:r>
      <w:r w:rsidR="00FB0782" w:rsidRPr="00D86EDA">
        <w:t xml:space="preserve"> se enlistan los casos de uso</w:t>
      </w:r>
      <w:r w:rsidRPr="00D86EDA">
        <w:t>, de los análisis de la solución a implementar.</w:t>
      </w:r>
    </w:p>
    <w:p w14:paraId="00B0F6FE" w14:textId="77777777" w:rsidR="00E6670F" w:rsidRDefault="00E6670F" w:rsidP="00D66C6D">
      <w:pPr>
        <w:pStyle w:val="Descripcin"/>
        <w:keepNext/>
        <w:jc w:val="center"/>
        <w:rPr>
          <w:rFonts w:ascii="Arial" w:hAnsi="Arial" w:cs="Arial"/>
        </w:rPr>
        <w:sectPr w:rsidR="00E6670F" w:rsidSect="005E475D">
          <w:pgSz w:w="12240" w:h="15840"/>
          <w:pgMar w:top="1417" w:right="1701" w:bottom="1417" w:left="1701" w:header="708" w:footer="708" w:gutter="0"/>
          <w:cols w:space="708"/>
          <w:titlePg/>
          <w:docGrid w:linePitch="360"/>
        </w:sectPr>
      </w:pPr>
    </w:p>
    <w:p w14:paraId="084AE14C" w14:textId="358DFD62" w:rsidR="007768F7" w:rsidRPr="00D86EDA" w:rsidRDefault="007768F7" w:rsidP="00D66C6D">
      <w:pPr>
        <w:pStyle w:val="Descripcin"/>
        <w:keepNext/>
        <w:jc w:val="center"/>
        <w:rPr>
          <w:rFonts w:ascii="Arial" w:hAnsi="Arial" w:cs="Arial"/>
        </w:rPr>
      </w:pPr>
      <w:bookmarkStart w:id="99" w:name="_Toc184321180"/>
      <w:r w:rsidRPr="00D86EDA">
        <w:rPr>
          <w:rFonts w:ascii="Arial" w:hAnsi="Arial" w:cs="Arial"/>
        </w:rPr>
        <w:lastRenderedPageBreak/>
        <w:t xml:space="preserve">Tabla </w:t>
      </w:r>
      <w:r w:rsidR="002C5966" w:rsidRPr="00D86EDA">
        <w:rPr>
          <w:rFonts w:ascii="Arial" w:hAnsi="Arial" w:cs="Arial"/>
        </w:rPr>
        <w:fldChar w:fldCharType="begin"/>
      </w:r>
      <w:r w:rsidR="002C5966" w:rsidRPr="00D86EDA">
        <w:rPr>
          <w:rFonts w:ascii="Arial" w:hAnsi="Arial" w:cs="Arial"/>
        </w:rPr>
        <w:instrText xml:space="preserve"> SEQ Tabla \* ARABIC </w:instrText>
      </w:r>
      <w:r w:rsidR="002C5966" w:rsidRPr="00D86EDA">
        <w:rPr>
          <w:rFonts w:ascii="Arial" w:hAnsi="Arial" w:cs="Arial"/>
        </w:rPr>
        <w:fldChar w:fldCharType="separate"/>
      </w:r>
      <w:r w:rsidR="002C5966" w:rsidRPr="00D86EDA">
        <w:rPr>
          <w:rFonts w:ascii="Arial" w:hAnsi="Arial" w:cs="Arial"/>
          <w:noProof/>
        </w:rPr>
        <w:t>3</w:t>
      </w:r>
      <w:r w:rsidR="002C5966" w:rsidRPr="00D86EDA">
        <w:rPr>
          <w:rFonts w:ascii="Arial" w:hAnsi="Arial" w:cs="Arial"/>
          <w:noProof/>
        </w:rPr>
        <w:fldChar w:fldCharType="end"/>
      </w:r>
      <w:r w:rsidRPr="00D86EDA">
        <w:rPr>
          <w:rFonts w:ascii="Arial" w:hAnsi="Arial" w:cs="Arial"/>
        </w:rPr>
        <w:t xml:space="preserve"> - Caso de uso - CU-01</w:t>
      </w:r>
      <w:bookmarkEnd w:id="99"/>
    </w:p>
    <w:tbl>
      <w:tblPr>
        <w:tblW w:w="7496" w:type="dxa"/>
        <w:jc w:val="center"/>
        <w:tblCellMar>
          <w:top w:w="15" w:type="dxa"/>
          <w:left w:w="70" w:type="dxa"/>
          <w:right w:w="70" w:type="dxa"/>
        </w:tblCellMar>
        <w:tblLook w:val="04A0" w:firstRow="1" w:lastRow="0" w:firstColumn="1" w:lastColumn="0" w:noHBand="0" w:noVBand="1"/>
      </w:tblPr>
      <w:tblGrid>
        <w:gridCol w:w="1656"/>
        <w:gridCol w:w="5900"/>
        <w:gridCol w:w="146"/>
      </w:tblGrid>
      <w:tr w:rsidR="00EB7BDE" w:rsidRPr="00D86EDA" w14:paraId="1E6B5163" w14:textId="2DE82662" w:rsidTr="00D66C6D">
        <w:trPr>
          <w:gridAfter w:val="1"/>
          <w:wAfter w:w="146" w:type="dxa"/>
          <w:trHeight w:val="288"/>
          <w:jc w:val="center"/>
        </w:trPr>
        <w:tc>
          <w:tcPr>
            <w:tcW w:w="145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791E2193" w14:textId="77777777" w:rsidR="00EB7BDE" w:rsidRPr="00D86EDA" w:rsidRDefault="00EB7BDE" w:rsidP="000D5ACA">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 xml:space="preserve">Caso </w:t>
            </w:r>
            <w:proofErr w:type="spellStart"/>
            <w:r w:rsidRPr="00D86EDA">
              <w:rPr>
                <w:rFonts w:ascii="Arial" w:eastAsia="Times New Roman" w:hAnsi="Arial" w:cs="Arial"/>
                <w:b/>
                <w:bCs/>
                <w:color w:val="000000"/>
                <w:kern w:val="0"/>
                <w:lang w:eastAsia="es-CL"/>
                <w14:ligatures w14:val="none"/>
              </w:rPr>
              <w:t>N°</w:t>
            </w:r>
            <w:proofErr w:type="spellEnd"/>
          </w:p>
        </w:tc>
        <w:tc>
          <w:tcPr>
            <w:tcW w:w="5900" w:type="dxa"/>
            <w:tcBorders>
              <w:top w:val="single" w:sz="4" w:space="0" w:color="auto"/>
              <w:left w:val="nil"/>
              <w:bottom w:val="single" w:sz="4" w:space="0" w:color="auto"/>
              <w:right w:val="single" w:sz="4" w:space="0" w:color="auto"/>
            </w:tcBorders>
            <w:shd w:val="clear" w:color="auto" w:fill="auto"/>
            <w:noWrap/>
            <w:vAlign w:val="bottom"/>
            <w:hideMark/>
          </w:tcPr>
          <w:p w14:paraId="13FAFA91" w14:textId="77777777" w:rsidR="00EB7BDE" w:rsidRPr="00D86EDA" w:rsidRDefault="00EB7BDE" w:rsidP="000D5ACA">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CU-01</w:t>
            </w:r>
          </w:p>
        </w:tc>
      </w:tr>
      <w:tr w:rsidR="00EB7BDE" w:rsidRPr="00D86EDA" w14:paraId="631902FF" w14:textId="354C83C9" w:rsidTr="00D66C6D">
        <w:trPr>
          <w:gridAfter w:val="1"/>
          <w:wAfter w:w="146" w:type="dxa"/>
          <w:trHeight w:val="288"/>
          <w:jc w:val="center"/>
        </w:trPr>
        <w:tc>
          <w:tcPr>
            <w:tcW w:w="1450" w:type="dxa"/>
            <w:tcBorders>
              <w:top w:val="nil"/>
              <w:left w:val="single" w:sz="4" w:space="0" w:color="auto"/>
              <w:bottom w:val="single" w:sz="4" w:space="0" w:color="auto"/>
              <w:right w:val="single" w:sz="4" w:space="0" w:color="auto"/>
            </w:tcBorders>
            <w:shd w:val="clear" w:color="000000" w:fill="A6C9EC"/>
            <w:noWrap/>
            <w:vAlign w:val="bottom"/>
            <w:hideMark/>
          </w:tcPr>
          <w:p w14:paraId="161E0C19" w14:textId="77777777" w:rsidR="00EB7BDE" w:rsidRPr="00D86EDA" w:rsidRDefault="00EB7BDE" w:rsidP="000D5ACA">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Nombre</w:t>
            </w:r>
          </w:p>
        </w:tc>
        <w:tc>
          <w:tcPr>
            <w:tcW w:w="5900" w:type="dxa"/>
            <w:tcBorders>
              <w:top w:val="nil"/>
              <w:left w:val="nil"/>
              <w:bottom w:val="single" w:sz="4" w:space="0" w:color="auto"/>
              <w:right w:val="single" w:sz="4" w:space="0" w:color="auto"/>
            </w:tcBorders>
            <w:shd w:val="clear" w:color="auto" w:fill="auto"/>
            <w:noWrap/>
            <w:vAlign w:val="bottom"/>
            <w:hideMark/>
          </w:tcPr>
          <w:p w14:paraId="19C2D95A" w14:textId="77777777" w:rsidR="00EB7BDE" w:rsidRPr="00D86EDA" w:rsidRDefault="00EB7BDE" w:rsidP="000D5ACA">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Registro de Usuario</w:t>
            </w:r>
          </w:p>
        </w:tc>
      </w:tr>
      <w:tr w:rsidR="00EB7BDE" w:rsidRPr="00D86EDA" w14:paraId="45539F94" w14:textId="11F433DC" w:rsidTr="00D66C6D">
        <w:trPr>
          <w:gridAfter w:val="1"/>
          <w:wAfter w:w="146" w:type="dxa"/>
          <w:trHeight w:val="288"/>
          <w:jc w:val="center"/>
        </w:trPr>
        <w:tc>
          <w:tcPr>
            <w:tcW w:w="1450" w:type="dxa"/>
            <w:tcBorders>
              <w:top w:val="nil"/>
              <w:left w:val="single" w:sz="4" w:space="0" w:color="auto"/>
              <w:bottom w:val="single" w:sz="4" w:space="0" w:color="auto"/>
              <w:right w:val="single" w:sz="4" w:space="0" w:color="auto"/>
            </w:tcBorders>
            <w:shd w:val="clear" w:color="000000" w:fill="A6C9EC"/>
            <w:noWrap/>
            <w:vAlign w:val="bottom"/>
            <w:hideMark/>
          </w:tcPr>
          <w:p w14:paraId="5194DE68" w14:textId="77777777" w:rsidR="00EB7BDE" w:rsidRPr="00D86EDA" w:rsidRDefault="00EB7BDE" w:rsidP="000D5ACA">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Actor</w:t>
            </w:r>
          </w:p>
        </w:tc>
        <w:tc>
          <w:tcPr>
            <w:tcW w:w="5900" w:type="dxa"/>
            <w:tcBorders>
              <w:top w:val="nil"/>
              <w:left w:val="nil"/>
              <w:bottom w:val="single" w:sz="4" w:space="0" w:color="auto"/>
              <w:right w:val="single" w:sz="4" w:space="0" w:color="auto"/>
            </w:tcBorders>
            <w:shd w:val="clear" w:color="auto" w:fill="auto"/>
            <w:noWrap/>
            <w:vAlign w:val="bottom"/>
            <w:hideMark/>
          </w:tcPr>
          <w:p w14:paraId="57251997" w14:textId="77777777" w:rsidR="00EB7BDE" w:rsidRPr="00D86EDA" w:rsidRDefault="00EB7BDE" w:rsidP="000D5ACA">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Usuario</w:t>
            </w:r>
          </w:p>
        </w:tc>
      </w:tr>
      <w:tr w:rsidR="00EB7BDE" w:rsidRPr="00D86EDA" w14:paraId="7BFA850F" w14:textId="398EB497" w:rsidTr="00D66C6D">
        <w:trPr>
          <w:gridAfter w:val="1"/>
          <w:wAfter w:w="146" w:type="dxa"/>
          <w:trHeight w:val="288"/>
          <w:jc w:val="center"/>
        </w:trPr>
        <w:tc>
          <w:tcPr>
            <w:tcW w:w="1450" w:type="dxa"/>
            <w:tcBorders>
              <w:top w:val="nil"/>
              <w:left w:val="single" w:sz="4" w:space="0" w:color="auto"/>
              <w:bottom w:val="single" w:sz="4" w:space="0" w:color="auto"/>
              <w:right w:val="single" w:sz="4" w:space="0" w:color="auto"/>
            </w:tcBorders>
            <w:shd w:val="clear" w:color="000000" w:fill="A6C9EC"/>
            <w:noWrap/>
            <w:vAlign w:val="bottom"/>
            <w:hideMark/>
          </w:tcPr>
          <w:p w14:paraId="341DD5EB" w14:textId="724851F8" w:rsidR="00EB7BDE" w:rsidRPr="00D86EDA" w:rsidRDefault="00EB7BDE" w:rsidP="000D5ACA">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Precondición</w:t>
            </w:r>
          </w:p>
        </w:tc>
        <w:tc>
          <w:tcPr>
            <w:tcW w:w="5900" w:type="dxa"/>
            <w:tcBorders>
              <w:top w:val="nil"/>
              <w:left w:val="nil"/>
              <w:bottom w:val="single" w:sz="4" w:space="0" w:color="auto"/>
              <w:right w:val="single" w:sz="4" w:space="0" w:color="auto"/>
            </w:tcBorders>
            <w:shd w:val="clear" w:color="auto" w:fill="auto"/>
            <w:noWrap/>
            <w:vAlign w:val="bottom"/>
            <w:hideMark/>
          </w:tcPr>
          <w:p w14:paraId="77A47A73" w14:textId="77777777" w:rsidR="00EB7BDE" w:rsidRPr="00D86EDA" w:rsidRDefault="00EB7BDE" w:rsidP="000D5ACA">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El usuario no debe estar registrado previamente.</w:t>
            </w:r>
          </w:p>
        </w:tc>
      </w:tr>
      <w:tr w:rsidR="00EB7BDE" w:rsidRPr="00D86EDA" w14:paraId="4268B13E" w14:textId="33F161C7" w:rsidTr="00D66C6D">
        <w:trPr>
          <w:gridAfter w:val="1"/>
          <w:wAfter w:w="146" w:type="dxa"/>
          <w:trHeight w:val="288"/>
          <w:jc w:val="center"/>
        </w:trPr>
        <w:tc>
          <w:tcPr>
            <w:tcW w:w="1450" w:type="dxa"/>
            <w:tcBorders>
              <w:top w:val="nil"/>
              <w:left w:val="single" w:sz="4" w:space="0" w:color="auto"/>
              <w:bottom w:val="single" w:sz="4" w:space="0" w:color="auto"/>
              <w:right w:val="single" w:sz="4" w:space="0" w:color="auto"/>
            </w:tcBorders>
            <w:shd w:val="clear" w:color="000000" w:fill="A6C9EC"/>
            <w:noWrap/>
            <w:vAlign w:val="bottom"/>
            <w:hideMark/>
          </w:tcPr>
          <w:p w14:paraId="54CF973F" w14:textId="77BB430C" w:rsidR="00EB7BDE" w:rsidRPr="00D86EDA" w:rsidRDefault="00EB7BDE" w:rsidP="000D5ACA">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Postcondición</w:t>
            </w:r>
          </w:p>
        </w:tc>
        <w:tc>
          <w:tcPr>
            <w:tcW w:w="5900" w:type="dxa"/>
            <w:tcBorders>
              <w:top w:val="nil"/>
              <w:left w:val="nil"/>
              <w:bottom w:val="single" w:sz="4" w:space="0" w:color="auto"/>
              <w:right w:val="single" w:sz="4" w:space="0" w:color="auto"/>
            </w:tcBorders>
            <w:shd w:val="clear" w:color="auto" w:fill="auto"/>
            <w:noWrap/>
            <w:vAlign w:val="bottom"/>
            <w:hideMark/>
          </w:tcPr>
          <w:p w14:paraId="3AEA1D09" w14:textId="77777777" w:rsidR="00EB7BDE" w:rsidRPr="00D86EDA" w:rsidRDefault="00EB7BDE" w:rsidP="000D5ACA">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El usuario queda registrado y puede iniciar sesión.</w:t>
            </w:r>
          </w:p>
        </w:tc>
      </w:tr>
      <w:tr w:rsidR="00EB7BDE" w:rsidRPr="00D86EDA" w14:paraId="3BF2F0B6" w14:textId="61D77A76" w:rsidTr="00D66C6D">
        <w:trPr>
          <w:gridAfter w:val="1"/>
          <w:wAfter w:w="146" w:type="dxa"/>
          <w:trHeight w:val="288"/>
          <w:jc w:val="center"/>
        </w:trPr>
        <w:tc>
          <w:tcPr>
            <w:tcW w:w="7350"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45648299" w14:textId="77777777" w:rsidR="00EB7BDE" w:rsidRPr="00D86EDA" w:rsidRDefault="00EB7BDE" w:rsidP="000D5ACA">
            <w:pPr>
              <w:spacing w:after="0" w:line="240" w:lineRule="auto"/>
              <w:jc w:val="center"/>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Flujo principal</w:t>
            </w:r>
          </w:p>
        </w:tc>
      </w:tr>
      <w:tr w:rsidR="00EB7BDE" w:rsidRPr="00D86EDA" w14:paraId="6BEB290D" w14:textId="68BC7BCE" w:rsidTr="00D66C6D">
        <w:trPr>
          <w:gridAfter w:val="1"/>
          <w:wAfter w:w="146" w:type="dxa"/>
          <w:trHeight w:val="450"/>
          <w:jc w:val="center"/>
        </w:trPr>
        <w:tc>
          <w:tcPr>
            <w:tcW w:w="735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72095ABE" w14:textId="77777777" w:rsidR="00EB7BDE" w:rsidRPr="00D86EDA" w:rsidRDefault="00EB7BDE" w:rsidP="000D5ACA">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1- El usuario accede a la página de registro.</w:t>
            </w:r>
            <w:r w:rsidRPr="00D86EDA">
              <w:rPr>
                <w:rFonts w:ascii="Arial" w:eastAsia="Times New Roman" w:hAnsi="Arial" w:cs="Arial"/>
                <w:color w:val="000000"/>
                <w:kern w:val="0"/>
                <w:lang w:eastAsia="es-CL"/>
                <w14:ligatures w14:val="none"/>
              </w:rPr>
              <w:br/>
              <w:t>2- Completa el formulario con nombre, correo electrónico, contraseña, y otros datos necesarios.</w:t>
            </w:r>
            <w:r w:rsidRPr="00D86EDA">
              <w:rPr>
                <w:rFonts w:ascii="Arial" w:eastAsia="Times New Roman" w:hAnsi="Arial" w:cs="Arial"/>
                <w:color w:val="000000"/>
                <w:kern w:val="0"/>
                <w:lang w:eastAsia="es-CL"/>
                <w14:ligatures w14:val="none"/>
              </w:rPr>
              <w:br/>
              <w:t>3- El sistema valida los datos ingresados.</w:t>
            </w:r>
            <w:r w:rsidRPr="00D86EDA">
              <w:rPr>
                <w:rFonts w:ascii="Arial" w:eastAsia="Times New Roman" w:hAnsi="Arial" w:cs="Arial"/>
                <w:color w:val="000000"/>
                <w:kern w:val="0"/>
                <w:lang w:eastAsia="es-CL"/>
                <w14:ligatures w14:val="none"/>
              </w:rPr>
              <w:br/>
              <w:t>4- Se guarda la información en la base de datos con la contraseña encriptada.</w:t>
            </w:r>
            <w:r w:rsidRPr="00D86EDA">
              <w:rPr>
                <w:rFonts w:ascii="Arial" w:eastAsia="Times New Roman" w:hAnsi="Arial" w:cs="Arial"/>
                <w:color w:val="000000"/>
                <w:kern w:val="0"/>
                <w:lang w:eastAsia="es-CL"/>
                <w14:ligatures w14:val="none"/>
              </w:rPr>
              <w:br/>
              <w:t>5- El sistema confirma el registro exitoso con un mensaje o correo electrónico.</w:t>
            </w:r>
          </w:p>
        </w:tc>
      </w:tr>
      <w:tr w:rsidR="00EB7BDE" w:rsidRPr="00D86EDA" w14:paraId="01430182" w14:textId="77777777" w:rsidTr="00D66C6D">
        <w:trPr>
          <w:trHeight w:val="288"/>
          <w:jc w:val="center"/>
        </w:trPr>
        <w:tc>
          <w:tcPr>
            <w:tcW w:w="7350" w:type="dxa"/>
            <w:gridSpan w:val="2"/>
            <w:vMerge/>
            <w:tcBorders>
              <w:top w:val="single" w:sz="4" w:space="0" w:color="auto"/>
              <w:left w:val="single" w:sz="4" w:space="0" w:color="auto"/>
              <w:bottom w:val="single" w:sz="4" w:space="0" w:color="auto"/>
              <w:right w:val="single" w:sz="4" w:space="0" w:color="auto"/>
            </w:tcBorders>
            <w:vAlign w:val="center"/>
            <w:hideMark/>
          </w:tcPr>
          <w:p w14:paraId="3792C5A5" w14:textId="77777777" w:rsidR="00EB7BDE" w:rsidRPr="00D86EDA" w:rsidRDefault="00EB7BDE" w:rsidP="000D5ACA">
            <w:pPr>
              <w:spacing w:after="0" w:line="240" w:lineRule="auto"/>
              <w:rPr>
                <w:rFonts w:ascii="Arial" w:eastAsia="Times New Roman" w:hAnsi="Arial" w:cs="Arial"/>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14B51067" w14:textId="3C0D7B1B" w:rsidR="00EB7BDE" w:rsidRPr="00D86EDA" w:rsidRDefault="00EB7BDE" w:rsidP="000D5ACA">
            <w:pPr>
              <w:spacing w:after="0" w:line="240" w:lineRule="auto"/>
              <w:rPr>
                <w:rFonts w:ascii="Arial" w:eastAsia="Times New Roman" w:hAnsi="Arial" w:cs="Arial"/>
                <w:color w:val="000000"/>
                <w:kern w:val="0"/>
                <w:lang w:eastAsia="es-CL"/>
                <w14:ligatures w14:val="none"/>
              </w:rPr>
            </w:pPr>
          </w:p>
        </w:tc>
      </w:tr>
      <w:tr w:rsidR="00EB7BDE" w:rsidRPr="00D86EDA" w14:paraId="1C1F051D" w14:textId="77777777" w:rsidTr="00D66C6D">
        <w:trPr>
          <w:trHeight w:val="288"/>
          <w:jc w:val="center"/>
        </w:trPr>
        <w:tc>
          <w:tcPr>
            <w:tcW w:w="7350" w:type="dxa"/>
            <w:gridSpan w:val="2"/>
            <w:vMerge/>
            <w:tcBorders>
              <w:top w:val="single" w:sz="4" w:space="0" w:color="auto"/>
              <w:left w:val="single" w:sz="4" w:space="0" w:color="auto"/>
              <w:bottom w:val="single" w:sz="4" w:space="0" w:color="auto"/>
              <w:right w:val="single" w:sz="4" w:space="0" w:color="auto"/>
            </w:tcBorders>
            <w:vAlign w:val="center"/>
            <w:hideMark/>
          </w:tcPr>
          <w:p w14:paraId="029D93A6" w14:textId="77777777" w:rsidR="00EB7BDE" w:rsidRPr="00D86EDA" w:rsidRDefault="00EB7BDE" w:rsidP="000D5ACA">
            <w:pPr>
              <w:spacing w:after="0" w:line="240" w:lineRule="auto"/>
              <w:rPr>
                <w:rFonts w:ascii="Arial" w:eastAsia="Times New Roman" w:hAnsi="Arial" w:cs="Arial"/>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7235FC5A" w14:textId="39AC7FA3" w:rsidR="00EB7BDE" w:rsidRPr="00D86EDA" w:rsidRDefault="00EB7BDE" w:rsidP="000D5ACA">
            <w:pPr>
              <w:spacing w:after="0" w:line="240" w:lineRule="auto"/>
              <w:rPr>
                <w:rFonts w:ascii="Arial" w:eastAsia="Times New Roman" w:hAnsi="Arial" w:cs="Arial"/>
                <w:kern w:val="0"/>
                <w:sz w:val="20"/>
                <w:szCs w:val="20"/>
                <w:lang w:eastAsia="es-CL"/>
                <w14:ligatures w14:val="none"/>
              </w:rPr>
            </w:pPr>
          </w:p>
        </w:tc>
      </w:tr>
      <w:tr w:rsidR="00EB7BDE" w:rsidRPr="00D86EDA" w14:paraId="51727E83" w14:textId="77777777" w:rsidTr="00D66C6D">
        <w:trPr>
          <w:trHeight w:val="288"/>
          <w:jc w:val="center"/>
        </w:trPr>
        <w:tc>
          <w:tcPr>
            <w:tcW w:w="7350" w:type="dxa"/>
            <w:gridSpan w:val="2"/>
            <w:vMerge/>
            <w:tcBorders>
              <w:top w:val="single" w:sz="4" w:space="0" w:color="auto"/>
              <w:left w:val="single" w:sz="4" w:space="0" w:color="auto"/>
              <w:bottom w:val="single" w:sz="4" w:space="0" w:color="auto"/>
              <w:right w:val="single" w:sz="4" w:space="0" w:color="auto"/>
            </w:tcBorders>
            <w:vAlign w:val="center"/>
            <w:hideMark/>
          </w:tcPr>
          <w:p w14:paraId="6D13F0CA" w14:textId="77777777" w:rsidR="00EB7BDE" w:rsidRPr="00D86EDA" w:rsidRDefault="00EB7BDE" w:rsidP="000D5ACA">
            <w:pPr>
              <w:spacing w:after="0" w:line="240" w:lineRule="auto"/>
              <w:rPr>
                <w:rFonts w:ascii="Arial" w:eastAsia="Times New Roman" w:hAnsi="Arial" w:cs="Arial"/>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31096B9F" w14:textId="2842003C" w:rsidR="00EB7BDE" w:rsidRPr="00D86EDA" w:rsidRDefault="00EB7BDE" w:rsidP="000D5ACA">
            <w:pPr>
              <w:spacing w:after="0" w:line="240" w:lineRule="auto"/>
              <w:rPr>
                <w:rFonts w:ascii="Arial" w:eastAsia="Times New Roman" w:hAnsi="Arial" w:cs="Arial"/>
                <w:kern w:val="0"/>
                <w:sz w:val="20"/>
                <w:szCs w:val="20"/>
                <w:lang w:eastAsia="es-CL"/>
                <w14:ligatures w14:val="none"/>
              </w:rPr>
            </w:pPr>
          </w:p>
        </w:tc>
      </w:tr>
      <w:tr w:rsidR="00EB7BDE" w:rsidRPr="00D86EDA" w14:paraId="1A25647E" w14:textId="77777777" w:rsidTr="00D66C6D">
        <w:trPr>
          <w:trHeight w:val="288"/>
          <w:jc w:val="center"/>
        </w:trPr>
        <w:tc>
          <w:tcPr>
            <w:tcW w:w="7350" w:type="dxa"/>
            <w:gridSpan w:val="2"/>
            <w:vMerge/>
            <w:tcBorders>
              <w:top w:val="single" w:sz="4" w:space="0" w:color="auto"/>
              <w:left w:val="single" w:sz="4" w:space="0" w:color="auto"/>
              <w:bottom w:val="single" w:sz="4" w:space="0" w:color="auto"/>
              <w:right w:val="single" w:sz="4" w:space="0" w:color="auto"/>
            </w:tcBorders>
            <w:vAlign w:val="center"/>
            <w:hideMark/>
          </w:tcPr>
          <w:p w14:paraId="306C59EF" w14:textId="77777777" w:rsidR="00EB7BDE" w:rsidRPr="00D86EDA" w:rsidRDefault="00EB7BDE" w:rsidP="000D5ACA">
            <w:pPr>
              <w:spacing w:after="0" w:line="240" w:lineRule="auto"/>
              <w:rPr>
                <w:rFonts w:ascii="Arial" w:eastAsia="Times New Roman" w:hAnsi="Arial" w:cs="Arial"/>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47C2E058" w14:textId="2EF2D9EF" w:rsidR="00EB7BDE" w:rsidRPr="00D86EDA" w:rsidRDefault="00EB7BDE" w:rsidP="000D5ACA">
            <w:pPr>
              <w:spacing w:after="0" w:line="240" w:lineRule="auto"/>
              <w:rPr>
                <w:rFonts w:ascii="Arial" w:eastAsia="Times New Roman" w:hAnsi="Arial" w:cs="Arial"/>
                <w:kern w:val="0"/>
                <w:sz w:val="20"/>
                <w:szCs w:val="20"/>
                <w:lang w:eastAsia="es-CL"/>
                <w14:ligatures w14:val="none"/>
              </w:rPr>
            </w:pPr>
          </w:p>
        </w:tc>
      </w:tr>
      <w:tr w:rsidR="00EB7BDE" w:rsidRPr="00D86EDA" w14:paraId="1304C640" w14:textId="77777777" w:rsidTr="00D66C6D">
        <w:trPr>
          <w:trHeight w:val="288"/>
          <w:jc w:val="center"/>
        </w:trPr>
        <w:tc>
          <w:tcPr>
            <w:tcW w:w="7350" w:type="dxa"/>
            <w:gridSpan w:val="2"/>
            <w:vMerge/>
            <w:tcBorders>
              <w:top w:val="single" w:sz="4" w:space="0" w:color="auto"/>
              <w:left w:val="single" w:sz="4" w:space="0" w:color="auto"/>
              <w:bottom w:val="single" w:sz="4" w:space="0" w:color="auto"/>
              <w:right w:val="single" w:sz="4" w:space="0" w:color="auto"/>
            </w:tcBorders>
            <w:vAlign w:val="center"/>
            <w:hideMark/>
          </w:tcPr>
          <w:p w14:paraId="278CE50E" w14:textId="77777777" w:rsidR="00EB7BDE" w:rsidRPr="00D86EDA" w:rsidRDefault="00EB7BDE" w:rsidP="000D5ACA">
            <w:pPr>
              <w:spacing w:after="0" w:line="240" w:lineRule="auto"/>
              <w:rPr>
                <w:rFonts w:ascii="Arial" w:eastAsia="Times New Roman" w:hAnsi="Arial" w:cs="Arial"/>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633C152A" w14:textId="03A53F61" w:rsidR="00EB7BDE" w:rsidRPr="00D86EDA" w:rsidRDefault="00EB7BDE" w:rsidP="000D5ACA">
            <w:pPr>
              <w:spacing w:after="0" w:line="240" w:lineRule="auto"/>
              <w:rPr>
                <w:rFonts w:ascii="Arial" w:eastAsia="Times New Roman" w:hAnsi="Arial" w:cs="Arial"/>
                <w:kern w:val="0"/>
                <w:sz w:val="20"/>
                <w:szCs w:val="20"/>
                <w:lang w:eastAsia="es-CL"/>
                <w14:ligatures w14:val="none"/>
              </w:rPr>
            </w:pPr>
          </w:p>
        </w:tc>
      </w:tr>
      <w:tr w:rsidR="00EB7BDE" w:rsidRPr="00D86EDA" w14:paraId="693C427E" w14:textId="77777777" w:rsidTr="00D66C6D">
        <w:trPr>
          <w:trHeight w:val="288"/>
          <w:jc w:val="center"/>
        </w:trPr>
        <w:tc>
          <w:tcPr>
            <w:tcW w:w="7350" w:type="dxa"/>
            <w:gridSpan w:val="2"/>
            <w:vMerge/>
            <w:tcBorders>
              <w:top w:val="single" w:sz="4" w:space="0" w:color="auto"/>
              <w:left w:val="single" w:sz="4" w:space="0" w:color="auto"/>
              <w:bottom w:val="single" w:sz="4" w:space="0" w:color="auto"/>
              <w:right w:val="single" w:sz="4" w:space="0" w:color="auto"/>
            </w:tcBorders>
            <w:vAlign w:val="center"/>
            <w:hideMark/>
          </w:tcPr>
          <w:p w14:paraId="39363E7F" w14:textId="77777777" w:rsidR="00EB7BDE" w:rsidRPr="00D86EDA" w:rsidRDefault="00EB7BDE" w:rsidP="000D5ACA">
            <w:pPr>
              <w:spacing w:after="0" w:line="240" w:lineRule="auto"/>
              <w:rPr>
                <w:rFonts w:ascii="Arial" w:eastAsia="Times New Roman" w:hAnsi="Arial" w:cs="Arial"/>
                <w:color w:val="000000"/>
                <w:kern w:val="0"/>
                <w:lang w:eastAsia="es-CL"/>
                <w14:ligatures w14:val="none"/>
              </w:rPr>
            </w:pPr>
          </w:p>
        </w:tc>
        <w:tc>
          <w:tcPr>
            <w:tcW w:w="146" w:type="dxa"/>
            <w:tcBorders>
              <w:top w:val="nil"/>
              <w:left w:val="nil"/>
              <w:bottom w:val="nil"/>
              <w:right w:val="nil"/>
            </w:tcBorders>
            <w:shd w:val="clear" w:color="auto" w:fill="auto"/>
            <w:noWrap/>
            <w:vAlign w:val="bottom"/>
            <w:hideMark/>
          </w:tcPr>
          <w:p w14:paraId="71085F48" w14:textId="4841BC17" w:rsidR="00EB7BDE" w:rsidRPr="00D86EDA" w:rsidRDefault="00EB7BDE" w:rsidP="000D5ACA">
            <w:pPr>
              <w:spacing w:after="0" w:line="240" w:lineRule="auto"/>
              <w:rPr>
                <w:rFonts w:ascii="Arial" w:eastAsia="Times New Roman" w:hAnsi="Arial" w:cs="Arial"/>
                <w:kern w:val="0"/>
                <w:sz w:val="20"/>
                <w:szCs w:val="20"/>
                <w:lang w:eastAsia="es-CL"/>
                <w14:ligatures w14:val="none"/>
              </w:rPr>
            </w:pPr>
          </w:p>
        </w:tc>
      </w:tr>
    </w:tbl>
    <w:p w14:paraId="124F65BD" w14:textId="77777777" w:rsidR="00062BFD" w:rsidRPr="00D86EDA" w:rsidRDefault="00062BFD" w:rsidP="00610E53">
      <w:pPr>
        <w:rPr>
          <w:rFonts w:ascii="Arial" w:hAnsi="Arial" w:cs="Arial"/>
        </w:rPr>
      </w:pPr>
    </w:p>
    <w:p w14:paraId="2939E982" w14:textId="4343F77C" w:rsidR="006517CD" w:rsidRPr="00D86EDA" w:rsidRDefault="006517CD" w:rsidP="00D66C6D">
      <w:pPr>
        <w:pStyle w:val="Descripcin"/>
        <w:keepNext/>
        <w:jc w:val="center"/>
        <w:rPr>
          <w:rFonts w:ascii="Arial" w:hAnsi="Arial" w:cs="Arial"/>
        </w:rPr>
      </w:pPr>
      <w:bookmarkStart w:id="100" w:name="_Toc184321151"/>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9</w:t>
      </w:r>
      <w:r w:rsidR="002C5966" w:rsidRPr="00D86EDA">
        <w:rPr>
          <w:rFonts w:ascii="Arial" w:hAnsi="Arial" w:cs="Arial"/>
          <w:noProof/>
        </w:rPr>
        <w:fldChar w:fldCharType="end"/>
      </w:r>
      <w:r w:rsidRPr="00D86EDA">
        <w:rPr>
          <w:rFonts w:ascii="Arial" w:hAnsi="Arial" w:cs="Arial"/>
        </w:rPr>
        <w:t xml:space="preserve"> - Caso de uso -Registro de Usuario</w:t>
      </w:r>
      <w:bookmarkEnd w:id="100"/>
    </w:p>
    <w:p w14:paraId="61D153B1" w14:textId="7AC48377" w:rsidR="002C4BAF" w:rsidRPr="00D86EDA" w:rsidRDefault="002C4BAF" w:rsidP="00D66C6D">
      <w:pPr>
        <w:jc w:val="center"/>
        <w:rPr>
          <w:rFonts w:ascii="Arial" w:hAnsi="Arial" w:cs="Arial"/>
        </w:rPr>
      </w:pPr>
      <w:r w:rsidRPr="00D86EDA">
        <w:rPr>
          <w:rFonts w:ascii="Arial" w:hAnsi="Arial" w:cs="Arial"/>
          <w:noProof/>
        </w:rPr>
        <w:drawing>
          <wp:inline distT="0" distB="0" distL="0" distR="0" wp14:anchorId="34698D9C" wp14:editId="6F2A8DE4">
            <wp:extent cx="8631877" cy="2024239"/>
            <wp:effectExtent l="19050" t="19050" r="17145" b="14605"/>
            <wp:docPr id="157320328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03286" name="Imagen 2"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55972" cy="2029889"/>
                    </a:xfrm>
                    <a:prstGeom prst="rect">
                      <a:avLst/>
                    </a:prstGeom>
                    <a:noFill/>
                    <a:ln>
                      <a:solidFill>
                        <a:schemeClr val="tx1"/>
                      </a:solidFill>
                    </a:ln>
                  </pic:spPr>
                </pic:pic>
              </a:graphicData>
            </a:graphic>
          </wp:inline>
        </w:drawing>
      </w:r>
    </w:p>
    <w:p w14:paraId="20002F3D" w14:textId="77777777" w:rsidR="00E6670F" w:rsidRDefault="00E6670F" w:rsidP="00610E53">
      <w:pPr>
        <w:rPr>
          <w:rFonts w:ascii="Arial" w:hAnsi="Arial" w:cs="Arial"/>
        </w:rPr>
        <w:sectPr w:rsidR="00E6670F" w:rsidSect="00E6670F">
          <w:pgSz w:w="15840" w:h="12240" w:orient="landscape" w:code="1"/>
          <w:pgMar w:top="1701" w:right="1418" w:bottom="1701" w:left="1418" w:header="709" w:footer="709" w:gutter="0"/>
          <w:cols w:space="708"/>
          <w:titlePg/>
          <w:docGrid w:linePitch="360"/>
        </w:sectPr>
      </w:pPr>
    </w:p>
    <w:p w14:paraId="6BF8FABF" w14:textId="37DA940A" w:rsidR="007768F7" w:rsidRPr="00D86EDA" w:rsidRDefault="007768F7" w:rsidP="00D66C6D">
      <w:pPr>
        <w:pStyle w:val="Descripcin"/>
        <w:keepNext/>
        <w:jc w:val="center"/>
        <w:rPr>
          <w:rFonts w:ascii="Arial" w:hAnsi="Arial" w:cs="Arial"/>
        </w:rPr>
      </w:pPr>
      <w:bookmarkStart w:id="101" w:name="_Toc184321181"/>
      <w:r w:rsidRPr="00D86EDA">
        <w:rPr>
          <w:rFonts w:ascii="Arial" w:hAnsi="Arial" w:cs="Arial"/>
        </w:rPr>
        <w:lastRenderedPageBreak/>
        <w:t xml:space="preserve">Tabla </w:t>
      </w:r>
      <w:r w:rsidR="002C5966" w:rsidRPr="00D86EDA">
        <w:rPr>
          <w:rFonts w:ascii="Arial" w:hAnsi="Arial" w:cs="Arial"/>
        </w:rPr>
        <w:fldChar w:fldCharType="begin"/>
      </w:r>
      <w:r w:rsidR="002C5966" w:rsidRPr="00D86EDA">
        <w:rPr>
          <w:rFonts w:ascii="Arial" w:hAnsi="Arial" w:cs="Arial"/>
        </w:rPr>
        <w:instrText xml:space="preserve"> SEQ Tabla \* ARABIC </w:instrText>
      </w:r>
      <w:r w:rsidR="002C5966" w:rsidRPr="00D86EDA">
        <w:rPr>
          <w:rFonts w:ascii="Arial" w:hAnsi="Arial" w:cs="Arial"/>
        </w:rPr>
        <w:fldChar w:fldCharType="separate"/>
      </w:r>
      <w:r w:rsidR="002C5966" w:rsidRPr="00D86EDA">
        <w:rPr>
          <w:rFonts w:ascii="Arial" w:hAnsi="Arial" w:cs="Arial"/>
          <w:noProof/>
        </w:rPr>
        <w:t>4</w:t>
      </w:r>
      <w:r w:rsidR="002C5966" w:rsidRPr="00D86EDA">
        <w:rPr>
          <w:rFonts w:ascii="Arial" w:hAnsi="Arial" w:cs="Arial"/>
          <w:noProof/>
        </w:rPr>
        <w:fldChar w:fldCharType="end"/>
      </w:r>
      <w:r w:rsidRPr="00D86EDA">
        <w:rPr>
          <w:rFonts w:ascii="Arial" w:hAnsi="Arial" w:cs="Arial"/>
        </w:rPr>
        <w:t xml:space="preserve"> - Caso de uso - CU-02</w:t>
      </w:r>
      <w:bookmarkEnd w:id="101"/>
    </w:p>
    <w:tbl>
      <w:tblPr>
        <w:tblW w:w="7864" w:type="dxa"/>
        <w:jc w:val="center"/>
        <w:tblCellMar>
          <w:top w:w="15" w:type="dxa"/>
          <w:left w:w="70" w:type="dxa"/>
          <w:right w:w="70" w:type="dxa"/>
        </w:tblCellMar>
        <w:tblLook w:val="04A0" w:firstRow="1" w:lastRow="0" w:firstColumn="1" w:lastColumn="0" w:noHBand="0" w:noVBand="1"/>
      </w:tblPr>
      <w:tblGrid>
        <w:gridCol w:w="1778"/>
        <w:gridCol w:w="5930"/>
        <w:gridCol w:w="156"/>
      </w:tblGrid>
      <w:tr w:rsidR="00921B48" w:rsidRPr="00D86EDA" w14:paraId="4C9F10D2" w14:textId="77777777" w:rsidTr="00973628">
        <w:trPr>
          <w:gridAfter w:val="1"/>
          <w:wAfter w:w="157" w:type="dxa"/>
          <w:trHeight w:val="257"/>
          <w:jc w:val="center"/>
        </w:trPr>
        <w:tc>
          <w:tcPr>
            <w:tcW w:w="1778"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D6EE5AC" w14:textId="77777777" w:rsidR="00921B48" w:rsidRPr="00D86EDA" w:rsidRDefault="00921B48" w:rsidP="00921B48">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 xml:space="preserve">Caso </w:t>
            </w:r>
            <w:proofErr w:type="spellStart"/>
            <w:r w:rsidRPr="00D86EDA">
              <w:rPr>
                <w:rFonts w:ascii="Arial" w:eastAsia="Times New Roman" w:hAnsi="Arial" w:cs="Arial"/>
                <w:b/>
                <w:bCs/>
                <w:color w:val="000000"/>
                <w:kern w:val="0"/>
                <w:lang w:eastAsia="es-CL"/>
                <w14:ligatures w14:val="none"/>
              </w:rPr>
              <w:t>N°</w:t>
            </w:r>
            <w:proofErr w:type="spellEnd"/>
          </w:p>
        </w:tc>
        <w:tc>
          <w:tcPr>
            <w:tcW w:w="5929" w:type="dxa"/>
            <w:tcBorders>
              <w:top w:val="single" w:sz="4" w:space="0" w:color="auto"/>
              <w:left w:val="nil"/>
              <w:bottom w:val="single" w:sz="4" w:space="0" w:color="auto"/>
              <w:right w:val="single" w:sz="4" w:space="0" w:color="auto"/>
            </w:tcBorders>
            <w:shd w:val="clear" w:color="auto" w:fill="auto"/>
            <w:noWrap/>
            <w:vAlign w:val="bottom"/>
            <w:hideMark/>
          </w:tcPr>
          <w:p w14:paraId="026DE2B6" w14:textId="77777777" w:rsidR="00921B48" w:rsidRPr="00D86EDA" w:rsidRDefault="00921B48" w:rsidP="00921B48">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CU-02</w:t>
            </w:r>
          </w:p>
        </w:tc>
      </w:tr>
      <w:tr w:rsidR="00921B48" w:rsidRPr="00D86EDA" w14:paraId="6C4A3E5C" w14:textId="77777777" w:rsidTr="00973628">
        <w:trPr>
          <w:gridAfter w:val="1"/>
          <w:wAfter w:w="157" w:type="dxa"/>
          <w:trHeight w:val="257"/>
          <w:jc w:val="center"/>
        </w:trPr>
        <w:tc>
          <w:tcPr>
            <w:tcW w:w="1778" w:type="dxa"/>
            <w:tcBorders>
              <w:top w:val="nil"/>
              <w:left w:val="single" w:sz="4" w:space="0" w:color="auto"/>
              <w:bottom w:val="single" w:sz="4" w:space="0" w:color="auto"/>
              <w:right w:val="single" w:sz="4" w:space="0" w:color="auto"/>
            </w:tcBorders>
            <w:shd w:val="clear" w:color="000000" w:fill="A6C9EC"/>
            <w:noWrap/>
            <w:vAlign w:val="bottom"/>
            <w:hideMark/>
          </w:tcPr>
          <w:p w14:paraId="0D5524AE" w14:textId="77777777" w:rsidR="00921B48" w:rsidRPr="00D86EDA" w:rsidRDefault="00921B48" w:rsidP="00921B48">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Nombre</w:t>
            </w:r>
          </w:p>
        </w:tc>
        <w:tc>
          <w:tcPr>
            <w:tcW w:w="5929" w:type="dxa"/>
            <w:tcBorders>
              <w:top w:val="nil"/>
              <w:left w:val="nil"/>
              <w:bottom w:val="single" w:sz="4" w:space="0" w:color="auto"/>
              <w:right w:val="single" w:sz="4" w:space="0" w:color="auto"/>
            </w:tcBorders>
            <w:shd w:val="clear" w:color="auto" w:fill="auto"/>
            <w:noWrap/>
            <w:vAlign w:val="bottom"/>
            <w:hideMark/>
          </w:tcPr>
          <w:p w14:paraId="166CF045" w14:textId="77777777" w:rsidR="00921B48" w:rsidRPr="00D86EDA" w:rsidRDefault="00921B48" w:rsidP="00921B48">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Inicio de Sesión</w:t>
            </w:r>
          </w:p>
        </w:tc>
      </w:tr>
      <w:tr w:rsidR="00921B48" w:rsidRPr="00D86EDA" w14:paraId="5E24D29A" w14:textId="77777777" w:rsidTr="00973628">
        <w:trPr>
          <w:gridAfter w:val="1"/>
          <w:wAfter w:w="157" w:type="dxa"/>
          <w:trHeight w:val="257"/>
          <w:jc w:val="center"/>
        </w:trPr>
        <w:tc>
          <w:tcPr>
            <w:tcW w:w="1778" w:type="dxa"/>
            <w:tcBorders>
              <w:top w:val="nil"/>
              <w:left w:val="single" w:sz="4" w:space="0" w:color="auto"/>
              <w:bottom w:val="single" w:sz="4" w:space="0" w:color="auto"/>
              <w:right w:val="single" w:sz="4" w:space="0" w:color="auto"/>
            </w:tcBorders>
            <w:shd w:val="clear" w:color="000000" w:fill="A6C9EC"/>
            <w:noWrap/>
            <w:vAlign w:val="bottom"/>
            <w:hideMark/>
          </w:tcPr>
          <w:p w14:paraId="77475192" w14:textId="77777777" w:rsidR="00921B48" w:rsidRPr="00D86EDA" w:rsidRDefault="00921B48" w:rsidP="00921B48">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Actor</w:t>
            </w:r>
          </w:p>
        </w:tc>
        <w:tc>
          <w:tcPr>
            <w:tcW w:w="5929" w:type="dxa"/>
            <w:tcBorders>
              <w:top w:val="nil"/>
              <w:left w:val="nil"/>
              <w:bottom w:val="single" w:sz="4" w:space="0" w:color="auto"/>
              <w:right w:val="single" w:sz="4" w:space="0" w:color="auto"/>
            </w:tcBorders>
            <w:shd w:val="clear" w:color="auto" w:fill="auto"/>
            <w:noWrap/>
            <w:vAlign w:val="bottom"/>
            <w:hideMark/>
          </w:tcPr>
          <w:p w14:paraId="06113B83" w14:textId="77777777" w:rsidR="00921B48" w:rsidRPr="00D86EDA" w:rsidRDefault="00921B48" w:rsidP="00921B48">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Usuario</w:t>
            </w:r>
          </w:p>
        </w:tc>
      </w:tr>
      <w:tr w:rsidR="00921B48" w:rsidRPr="00D86EDA" w14:paraId="4BEA1F45" w14:textId="77777777" w:rsidTr="00973628">
        <w:trPr>
          <w:gridAfter w:val="1"/>
          <w:wAfter w:w="157" w:type="dxa"/>
          <w:trHeight w:val="257"/>
          <w:jc w:val="center"/>
        </w:trPr>
        <w:tc>
          <w:tcPr>
            <w:tcW w:w="1778" w:type="dxa"/>
            <w:tcBorders>
              <w:top w:val="nil"/>
              <w:left w:val="single" w:sz="4" w:space="0" w:color="auto"/>
              <w:bottom w:val="single" w:sz="4" w:space="0" w:color="auto"/>
              <w:right w:val="single" w:sz="4" w:space="0" w:color="auto"/>
            </w:tcBorders>
            <w:shd w:val="clear" w:color="000000" w:fill="A6C9EC"/>
            <w:noWrap/>
            <w:vAlign w:val="bottom"/>
            <w:hideMark/>
          </w:tcPr>
          <w:p w14:paraId="45B038C2" w14:textId="77777777" w:rsidR="00921B48" w:rsidRPr="00D86EDA" w:rsidRDefault="00921B48" w:rsidP="00921B48">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Precondición</w:t>
            </w:r>
          </w:p>
        </w:tc>
        <w:tc>
          <w:tcPr>
            <w:tcW w:w="5929" w:type="dxa"/>
            <w:tcBorders>
              <w:top w:val="nil"/>
              <w:left w:val="nil"/>
              <w:bottom w:val="single" w:sz="4" w:space="0" w:color="auto"/>
              <w:right w:val="single" w:sz="4" w:space="0" w:color="auto"/>
            </w:tcBorders>
            <w:shd w:val="clear" w:color="auto" w:fill="auto"/>
            <w:noWrap/>
            <w:vAlign w:val="bottom"/>
            <w:hideMark/>
          </w:tcPr>
          <w:p w14:paraId="147E4A03" w14:textId="77777777" w:rsidR="00921B48" w:rsidRPr="00D86EDA" w:rsidRDefault="00921B48" w:rsidP="00921B48">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El usuario debe estar registrado previamente.</w:t>
            </w:r>
          </w:p>
        </w:tc>
      </w:tr>
      <w:tr w:rsidR="00921B48" w:rsidRPr="00D86EDA" w14:paraId="6B469BDE" w14:textId="77777777" w:rsidTr="00973628">
        <w:trPr>
          <w:gridAfter w:val="1"/>
          <w:wAfter w:w="157" w:type="dxa"/>
          <w:trHeight w:val="257"/>
          <w:jc w:val="center"/>
        </w:trPr>
        <w:tc>
          <w:tcPr>
            <w:tcW w:w="1778" w:type="dxa"/>
            <w:tcBorders>
              <w:top w:val="nil"/>
              <w:left w:val="single" w:sz="4" w:space="0" w:color="auto"/>
              <w:bottom w:val="single" w:sz="4" w:space="0" w:color="auto"/>
              <w:right w:val="single" w:sz="4" w:space="0" w:color="auto"/>
            </w:tcBorders>
            <w:shd w:val="clear" w:color="000000" w:fill="A6C9EC"/>
            <w:noWrap/>
            <w:vAlign w:val="bottom"/>
            <w:hideMark/>
          </w:tcPr>
          <w:p w14:paraId="6FBE6D29" w14:textId="77777777" w:rsidR="00921B48" w:rsidRPr="00D86EDA" w:rsidRDefault="00921B48" w:rsidP="00921B48">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Postcondición</w:t>
            </w:r>
          </w:p>
        </w:tc>
        <w:tc>
          <w:tcPr>
            <w:tcW w:w="5929" w:type="dxa"/>
            <w:tcBorders>
              <w:top w:val="nil"/>
              <w:left w:val="nil"/>
              <w:bottom w:val="single" w:sz="4" w:space="0" w:color="auto"/>
              <w:right w:val="single" w:sz="4" w:space="0" w:color="auto"/>
            </w:tcBorders>
            <w:shd w:val="clear" w:color="auto" w:fill="auto"/>
            <w:noWrap/>
            <w:vAlign w:val="bottom"/>
            <w:hideMark/>
          </w:tcPr>
          <w:p w14:paraId="776EA897" w14:textId="77777777" w:rsidR="00921B48" w:rsidRPr="00D86EDA" w:rsidRDefault="00921B48" w:rsidP="00921B48">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El usuario tiene acceso a las funcionalidades del sistema</w:t>
            </w:r>
          </w:p>
        </w:tc>
      </w:tr>
      <w:tr w:rsidR="00921B48" w:rsidRPr="00D86EDA" w14:paraId="57EA6FD7" w14:textId="77777777" w:rsidTr="00973628">
        <w:trPr>
          <w:gridAfter w:val="1"/>
          <w:wAfter w:w="156" w:type="dxa"/>
          <w:trHeight w:val="257"/>
          <w:jc w:val="center"/>
        </w:trPr>
        <w:tc>
          <w:tcPr>
            <w:tcW w:w="7708"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ED68CF6" w14:textId="77777777" w:rsidR="00921B48" w:rsidRPr="00D86EDA" w:rsidRDefault="00921B48" w:rsidP="00921B48">
            <w:pPr>
              <w:spacing w:after="0" w:line="240" w:lineRule="auto"/>
              <w:jc w:val="center"/>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Flujo principal</w:t>
            </w:r>
          </w:p>
        </w:tc>
      </w:tr>
      <w:tr w:rsidR="00921B48" w:rsidRPr="00D86EDA" w14:paraId="17680619" w14:textId="77777777" w:rsidTr="00973628">
        <w:trPr>
          <w:gridAfter w:val="1"/>
          <w:wAfter w:w="156" w:type="dxa"/>
          <w:trHeight w:val="450"/>
          <w:jc w:val="center"/>
        </w:trPr>
        <w:tc>
          <w:tcPr>
            <w:tcW w:w="7708"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57D166F7" w14:textId="77777777" w:rsidR="00921B48" w:rsidRPr="00D86EDA" w:rsidRDefault="00921B48" w:rsidP="00921B48">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1- El usuario accede a la página de inicio de sesión.</w:t>
            </w:r>
            <w:r w:rsidRPr="00D86EDA">
              <w:rPr>
                <w:rFonts w:ascii="Arial" w:eastAsia="Times New Roman" w:hAnsi="Arial" w:cs="Arial"/>
                <w:color w:val="000000"/>
                <w:kern w:val="0"/>
                <w:lang w:eastAsia="es-CL"/>
                <w14:ligatures w14:val="none"/>
              </w:rPr>
              <w:br/>
              <w:t>2- Ingresa su correo electrónico y contraseña.</w:t>
            </w:r>
            <w:r w:rsidRPr="00D86EDA">
              <w:rPr>
                <w:rFonts w:ascii="Arial" w:eastAsia="Times New Roman" w:hAnsi="Arial" w:cs="Arial"/>
                <w:color w:val="000000"/>
                <w:kern w:val="0"/>
                <w:lang w:eastAsia="es-CL"/>
                <w14:ligatures w14:val="none"/>
              </w:rPr>
              <w:br/>
              <w:t>3- El sistema verifica las credenciales.</w:t>
            </w:r>
            <w:r w:rsidRPr="00D86EDA">
              <w:rPr>
                <w:rFonts w:ascii="Arial" w:eastAsia="Times New Roman" w:hAnsi="Arial" w:cs="Arial"/>
                <w:color w:val="000000"/>
                <w:kern w:val="0"/>
                <w:lang w:eastAsia="es-CL"/>
                <w14:ligatures w14:val="none"/>
              </w:rPr>
              <w:br/>
              <w:t>4- Si son válidas, el usuario accede al sistema.</w:t>
            </w:r>
          </w:p>
        </w:tc>
      </w:tr>
      <w:tr w:rsidR="00921B48" w:rsidRPr="00D86EDA" w14:paraId="0C1BCD3C" w14:textId="77777777" w:rsidTr="00973628">
        <w:trPr>
          <w:trHeight w:val="257"/>
          <w:jc w:val="center"/>
        </w:trPr>
        <w:tc>
          <w:tcPr>
            <w:tcW w:w="7708" w:type="dxa"/>
            <w:gridSpan w:val="2"/>
            <w:vMerge/>
            <w:tcBorders>
              <w:top w:val="single" w:sz="4" w:space="0" w:color="auto"/>
              <w:left w:val="single" w:sz="4" w:space="0" w:color="auto"/>
              <w:bottom w:val="single" w:sz="4" w:space="0" w:color="auto"/>
              <w:right w:val="single" w:sz="4" w:space="0" w:color="auto"/>
            </w:tcBorders>
            <w:vAlign w:val="center"/>
            <w:hideMark/>
          </w:tcPr>
          <w:p w14:paraId="0CBEA3EF" w14:textId="77777777" w:rsidR="00921B48" w:rsidRPr="00D86EDA" w:rsidRDefault="00921B48" w:rsidP="00921B48">
            <w:pPr>
              <w:spacing w:after="0" w:line="240" w:lineRule="auto"/>
              <w:rPr>
                <w:rFonts w:ascii="Arial" w:eastAsia="Times New Roman" w:hAnsi="Arial" w:cs="Arial"/>
                <w:color w:val="000000"/>
                <w:kern w:val="0"/>
                <w:lang w:eastAsia="es-CL"/>
                <w14:ligatures w14:val="none"/>
              </w:rPr>
            </w:pPr>
          </w:p>
        </w:tc>
        <w:tc>
          <w:tcPr>
            <w:tcW w:w="156" w:type="dxa"/>
            <w:tcBorders>
              <w:top w:val="nil"/>
              <w:left w:val="nil"/>
              <w:bottom w:val="nil"/>
              <w:right w:val="nil"/>
            </w:tcBorders>
            <w:shd w:val="clear" w:color="auto" w:fill="auto"/>
            <w:noWrap/>
            <w:vAlign w:val="bottom"/>
            <w:hideMark/>
          </w:tcPr>
          <w:p w14:paraId="08A3B9CE" w14:textId="77777777" w:rsidR="00921B48" w:rsidRPr="00D86EDA" w:rsidRDefault="00921B48" w:rsidP="00921B48">
            <w:pPr>
              <w:spacing w:after="0" w:line="240" w:lineRule="auto"/>
              <w:rPr>
                <w:rFonts w:ascii="Arial" w:eastAsia="Times New Roman" w:hAnsi="Arial" w:cs="Arial"/>
                <w:color w:val="000000"/>
                <w:kern w:val="0"/>
                <w:lang w:eastAsia="es-CL"/>
                <w14:ligatures w14:val="none"/>
              </w:rPr>
            </w:pPr>
          </w:p>
        </w:tc>
      </w:tr>
      <w:tr w:rsidR="00921B48" w:rsidRPr="00D86EDA" w14:paraId="51EB602E" w14:textId="77777777" w:rsidTr="00973628">
        <w:trPr>
          <w:trHeight w:val="257"/>
          <w:jc w:val="center"/>
        </w:trPr>
        <w:tc>
          <w:tcPr>
            <w:tcW w:w="7708" w:type="dxa"/>
            <w:gridSpan w:val="2"/>
            <w:vMerge/>
            <w:tcBorders>
              <w:top w:val="single" w:sz="4" w:space="0" w:color="auto"/>
              <w:left w:val="single" w:sz="4" w:space="0" w:color="auto"/>
              <w:bottom w:val="single" w:sz="4" w:space="0" w:color="auto"/>
              <w:right w:val="single" w:sz="4" w:space="0" w:color="auto"/>
            </w:tcBorders>
            <w:vAlign w:val="center"/>
            <w:hideMark/>
          </w:tcPr>
          <w:p w14:paraId="219D2F85" w14:textId="77777777" w:rsidR="00921B48" w:rsidRPr="00D86EDA" w:rsidRDefault="00921B48" w:rsidP="00921B48">
            <w:pPr>
              <w:spacing w:after="0" w:line="240" w:lineRule="auto"/>
              <w:rPr>
                <w:rFonts w:ascii="Arial" w:eastAsia="Times New Roman" w:hAnsi="Arial" w:cs="Arial"/>
                <w:color w:val="000000"/>
                <w:kern w:val="0"/>
                <w:lang w:eastAsia="es-CL"/>
                <w14:ligatures w14:val="none"/>
              </w:rPr>
            </w:pPr>
          </w:p>
        </w:tc>
        <w:tc>
          <w:tcPr>
            <w:tcW w:w="156" w:type="dxa"/>
            <w:tcBorders>
              <w:top w:val="nil"/>
              <w:left w:val="nil"/>
              <w:bottom w:val="nil"/>
              <w:right w:val="nil"/>
            </w:tcBorders>
            <w:shd w:val="clear" w:color="auto" w:fill="auto"/>
            <w:noWrap/>
            <w:vAlign w:val="bottom"/>
            <w:hideMark/>
          </w:tcPr>
          <w:p w14:paraId="2634C80D" w14:textId="77777777" w:rsidR="00921B48" w:rsidRPr="00D86EDA" w:rsidRDefault="00921B48" w:rsidP="00921B48">
            <w:pPr>
              <w:spacing w:after="0" w:line="240" w:lineRule="auto"/>
              <w:rPr>
                <w:rFonts w:ascii="Arial" w:eastAsia="Times New Roman" w:hAnsi="Arial" w:cs="Arial"/>
                <w:kern w:val="0"/>
                <w:sz w:val="20"/>
                <w:szCs w:val="20"/>
                <w:lang w:eastAsia="es-CL"/>
                <w14:ligatures w14:val="none"/>
              </w:rPr>
            </w:pPr>
          </w:p>
        </w:tc>
      </w:tr>
      <w:tr w:rsidR="00921B48" w:rsidRPr="00D86EDA" w14:paraId="3471CB43" w14:textId="77777777" w:rsidTr="00973628">
        <w:trPr>
          <w:trHeight w:val="257"/>
          <w:jc w:val="center"/>
        </w:trPr>
        <w:tc>
          <w:tcPr>
            <w:tcW w:w="7708" w:type="dxa"/>
            <w:gridSpan w:val="2"/>
            <w:vMerge/>
            <w:tcBorders>
              <w:top w:val="single" w:sz="4" w:space="0" w:color="auto"/>
              <w:left w:val="single" w:sz="4" w:space="0" w:color="auto"/>
              <w:bottom w:val="single" w:sz="4" w:space="0" w:color="auto"/>
              <w:right w:val="single" w:sz="4" w:space="0" w:color="auto"/>
            </w:tcBorders>
            <w:vAlign w:val="center"/>
            <w:hideMark/>
          </w:tcPr>
          <w:p w14:paraId="4DD5AD29" w14:textId="77777777" w:rsidR="00921B48" w:rsidRPr="00D86EDA" w:rsidRDefault="00921B48" w:rsidP="00921B48">
            <w:pPr>
              <w:spacing w:after="0" w:line="240" w:lineRule="auto"/>
              <w:rPr>
                <w:rFonts w:ascii="Arial" w:eastAsia="Times New Roman" w:hAnsi="Arial" w:cs="Arial"/>
                <w:color w:val="000000"/>
                <w:kern w:val="0"/>
                <w:lang w:eastAsia="es-CL"/>
                <w14:ligatures w14:val="none"/>
              </w:rPr>
            </w:pPr>
          </w:p>
        </w:tc>
        <w:tc>
          <w:tcPr>
            <w:tcW w:w="156" w:type="dxa"/>
            <w:tcBorders>
              <w:top w:val="nil"/>
              <w:left w:val="nil"/>
              <w:bottom w:val="nil"/>
              <w:right w:val="nil"/>
            </w:tcBorders>
            <w:shd w:val="clear" w:color="auto" w:fill="auto"/>
            <w:noWrap/>
            <w:vAlign w:val="bottom"/>
            <w:hideMark/>
          </w:tcPr>
          <w:p w14:paraId="1960DFAE" w14:textId="77777777" w:rsidR="00921B48" w:rsidRPr="00D86EDA" w:rsidRDefault="00921B48" w:rsidP="00921B48">
            <w:pPr>
              <w:spacing w:after="0" w:line="240" w:lineRule="auto"/>
              <w:rPr>
                <w:rFonts w:ascii="Arial" w:eastAsia="Times New Roman" w:hAnsi="Arial" w:cs="Arial"/>
                <w:kern w:val="0"/>
                <w:sz w:val="20"/>
                <w:szCs w:val="20"/>
                <w:lang w:eastAsia="es-CL"/>
                <w14:ligatures w14:val="none"/>
              </w:rPr>
            </w:pPr>
          </w:p>
        </w:tc>
      </w:tr>
      <w:tr w:rsidR="00921B48" w:rsidRPr="00D86EDA" w14:paraId="034A404D" w14:textId="77777777" w:rsidTr="00973628">
        <w:trPr>
          <w:trHeight w:val="58"/>
          <w:jc w:val="center"/>
        </w:trPr>
        <w:tc>
          <w:tcPr>
            <w:tcW w:w="7708" w:type="dxa"/>
            <w:gridSpan w:val="2"/>
            <w:vMerge/>
            <w:tcBorders>
              <w:top w:val="single" w:sz="4" w:space="0" w:color="auto"/>
              <w:left w:val="single" w:sz="4" w:space="0" w:color="auto"/>
              <w:bottom w:val="single" w:sz="4" w:space="0" w:color="auto"/>
              <w:right w:val="single" w:sz="4" w:space="0" w:color="auto"/>
            </w:tcBorders>
            <w:vAlign w:val="center"/>
            <w:hideMark/>
          </w:tcPr>
          <w:p w14:paraId="0C8F93E6" w14:textId="77777777" w:rsidR="00921B48" w:rsidRPr="00D86EDA" w:rsidRDefault="00921B48" w:rsidP="00921B48">
            <w:pPr>
              <w:spacing w:after="0" w:line="240" w:lineRule="auto"/>
              <w:rPr>
                <w:rFonts w:ascii="Arial" w:eastAsia="Times New Roman" w:hAnsi="Arial" w:cs="Arial"/>
                <w:color w:val="000000"/>
                <w:kern w:val="0"/>
                <w:lang w:eastAsia="es-CL"/>
                <w14:ligatures w14:val="none"/>
              </w:rPr>
            </w:pPr>
          </w:p>
        </w:tc>
        <w:tc>
          <w:tcPr>
            <w:tcW w:w="156" w:type="dxa"/>
            <w:tcBorders>
              <w:top w:val="nil"/>
              <w:left w:val="nil"/>
              <w:bottom w:val="nil"/>
              <w:right w:val="nil"/>
            </w:tcBorders>
            <w:shd w:val="clear" w:color="auto" w:fill="auto"/>
            <w:noWrap/>
            <w:vAlign w:val="bottom"/>
            <w:hideMark/>
          </w:tcPr>
          <w:p w14:paraId="7B2987C3" w14:textId="77777777" w:rsidR="00921B48" w:rsidRPr="00D86EDA" w:rsidRDefault="00921B48" w:rsidP="00921B48">
            <w:pPr>
              <w:spacing w:after="0" w:line="240" w:lineRule="auto"/>
              <w:rPr>
                <w:rFonts w:ascii="Arial" w:eastAsia="Times New Roman" w:hAnsi="Arial" w:cs="Arial"/>
                <w:kern w:val="0"/>
                <w:sz w:val="20"/>
                <w:szCs w:val="20"/>
                <w:lang w:eastAsia="es-CL"/>
                <w14:ligatures w14:val="none"/>
              </w:rPr>
            </w:pPr>
          </w:p>
        </w:tc>
      </w:tr>
      <w:tr w:rsidR="00921B48" w:rsidRPr="00D86EDA" w14:paraId="4E38FE92" w14:textId="77777777" w:rsidTr="00973628">
        <w:trPr>
          <w:trHeight w:val="257"/>
          <w:jc w:val="center"/>
        </w:trPr>
        <w:tc>
          <w:tcPr>
            <w:tcW w:w="7708" w:type="dxa"/>
            <w:gridSpan w:val="2"/>
            <w:tcBorders>
              <w:top w:val="single" w:sz="4" w:space="0" w:color="auto"/>
              <w:left w:val="single" w:sz="4" w:space="0" w:color="auto"/>
              <w:bottom w:val="single" w:sz="4" w:space="0" w:color="auto"/>
              <w:right w:val="single" w:sz="4" w:space="0" w:color="auto"/>
            </w:tcBorders>
            <w:shd w:val="clear" w:color="000000" w:fill="A6C9EC"/>
            <w:noWrap/>
            <w:hideMark/>
          </w:tcPr>
          <w:p w14:paraId="52917235" w14:textId="77777777" w:rsidR="00921B48" w:rsidRPr="00D86EDA" w:rsidRDefault="00921B48" w:rsidP="00921B48">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Flujo alternativo</w:t>
            </w:r>
          </w:p>
        </w:tc>
        <w:tc>
          <w:tcPr>
            <w:tcW w:w="156" w:type="dxa"/>
            <w:vAlign w:val="center"/>
            <w:hideMark/>
          </w:tcPr>
          <w:p w14:paraId="30D749DA" w14:textId="77777777" w:rsidR="00921B48" w:rsidRPr="00D86EDA" w:rsidRDefault="00921B48" w:rsidP="00921B48">
            <w:pPr>
              <w:spacing w:after="0" w:line="240" w:lineRule="auto"/>
              <w:rPr>
                <w:rFonts w:ascii="Arial" w:eastAsia="Times New Roman" w:hAnsi="Arial" w:cs="Arial"/>
                <w:kern w:val="0"/>
                <w:sz w:val="20"/>
                <w:szCs w:val="20"/>
                <w:lang w:eastAsia="es-CL"/>
                <w14:ligatures w14:val="none"/>
              </w:rPr>
            </w:pPr>
          </w:p>
        </w:tc>
      </w:tr>
      <w:tr w:rsidR="00921B48" w:rsidRPr="00D86EDA" w14:paraId="25F086C1" w14:textId="77777777" w:rsidTr="00973628">
        <w:trPr>
          <w:trHeight w:val="257"/>
          <w:jc w:val="center"/>
        </w:trPr>
        <w:tc>
          <w:tcPr>
            <w:tcW w:w="7708"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7B8B00BA" w14:textId="77777777" w:rsidR="00921B48" w:rsidRPr="00D86EDA" w:rsidRDefault="00921B48" w:rsidP="00921B48">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1-Si las credenciales son incorrectas, el sistema muestra un mensaje de error</w:t>
            </w:r>
          </w:p>
        </w:tc>
        <w:tc>
          <w:tcPr>
            <w:tcW w:w="156" w:type="dxa"/>
            <w:vAlign w:val="center"/>
            <w:hideMark/>
          </w:tcPr>
          <w:p w14:paraId="1EA7C9AC" w14:textId="77777777" w:rsidR="00921B48" w:rsidRPr="00D86EDA" w:rsidRDefault="00921B48" w:rsidP="00921B48">
            <w:pPr>
              <w:spacing w:after="0" w:line="240" w:lineRule="auto"/>
              <w:rPr>
                <w:rFonts w:ascii="Arial" w:eastAsia="Times New Roman" w:hAnsi="Arial" w:cs="Arial"/>
                <w:kern w:val="0"/>
                <w:sz w:val="20"/>
                <w:szCs w:val="20"/>
                <w:lang w:eastAsia="es-CL"/>
                <w14:ligatures w14:val="none"/>
              </w:rPr>
            </w:pPr>
          </w:p>
        </w:tc>
      </w:tr>
      <w:tr w:rsidR="00921B48" w:rsidRPr="00D86EDA" w14:paraId="7AD27B7D" w14:textId="77777777" w:rsidTr="00973628">
        <w:trPr>
          <w:trHeight w:val="257"/>
          <w:jc w:val="center"/>
        </w:trPr>
        <w:tc>
          <w:tcPr>
            <w:tcW w:w="7708" w:type="dxa"/>
            <w:gridSpan w:val="2"/>
            <w:vMerge/>
            <w:tcBorders>
              <w:top w:val="single" w:sz="4" w:space="0" w:color="auto"/>
              <w:left w:val="single" w:sz="4" w:space="0" w:color="auto"/>
              <w:bottom w:val="single" w:sz="4" w:space="0" w:color="auto"/>
              <w:right w:val="single" w:sz="4" w:space="0" w:color="auto"/>
            </w:tcBorders>
            <w:vAlign w:val="center"/>
            <w:hideMark/>
          </w:tcPr>
          <w:p w14:paraId="176E6798" w14:textId="77777777" w:rsidR="00921B48" w:rsidRPr="00D86EDA" w:rsidRDefault="00921B48" w:rsidP="00921B48">
            <w:pPr>
              <w:spacing w:after="0" w:line="240" w:lineRule="auto"/>
              <w:rPr>
                <w:rFonts w:ascii="Arial" w:eastAsia="Times New Roman" w:hAnsi="Arial" w:cs="Arial"/>
                <w:color w:val="000000"/>
                <w:kern w:val="0"/>
                <w:lang w:eastAsia="es-CL"/>
                <w14:ligatures w14:val="none"/>
              </w:rPr>
            </w:pPr>
          </w:p>
        </w:tc>
        <w:tc>
          <w:tcPr>
            <w:tcW w:w="156" w:type="dxa"/>
            <w:tcBorders>
              <w:top w:val="nil"/>
              <w:left w:val="nil"/>
              <w:bottom w:val="nil"/>
              <w:right w:val="nil"/>
            </w:tcBorders>
            <w:shd w:val="clear" w:color="auto" w:fill="auto"/>
            <w:noWrap/>
            <w:vAlign w:val="bottom"/>
            <w:hideMark/>
          </w:tcPr>
          <w:p w14:paraId="0188DEA8" w14:textId="77777777" w:rsidR="00921B48" w:rsidRPr="00D86EDA" w:rsidRDefault="00921B48" w:rsidP="00921B48">
            <w:pPr>
              <w:spacing w:after="0" w:line="240" w:lineRule="auto"/>
              <w:rPr>
                <w:rFonts w:ascii="Arial" w:eastAsia="Times New Roman" w:hAnsi="Arial" w:cs="Arial"/>
                <w:color w:val="000000"/>
                <w:kern w:val="0"/>
                <w:lang w:eastAsia="es-CL"/>
                <w14:ligatures w14:val="none"/>
              </w:rPr>
            </w:pPr>
          </w:p>
        </w:tc>
      </w:tr>
      <w:tr w:rsidR="00921B48" w:rsidRPr="00D86EDA" w14:paraId="4770EA5D" w14:textId="77777777" w:rsidTr="00973628">
        <w:trPr>
          <w:trHeight w:val="257"/>
          <w:jc w:val="center"/>
        </w:trPr>
        <w:tc>
          <w:tcPr>
            <w:tcW w:w="7708" w:type="dxa"/>
            <w:gridSpan w:val="2"/>
            <w:vMerge/>
            <w:tcBorders>
              <w:top w:val="single" w:sz="4" w:space="0" w:color="auto"/>
              <w:left w:val="single" w:sz="4" w:space="0" w:color="auto"/>
              <w:bottom w:val="single" w:sz="4" w:space="0" w:color="auto"/>
              <w:right w:val="single" w:sz="4" w:space="0" w:color="auto"/>
            </w:tcBorders>
            <w:vAlign w:val="center"/>
            <w:hideMark/>
          </w:tcPr>
          <w:p w14:paraId="77D86DE8" w14:textId="77777777" w:rsidR="00921B48" w:rsidRPr="00D86EDA" w:rsidRDefault="00921B48" w:rsidP="00921B48">
            <w:pPr>
              <w:spacing w:after="0" w:line="240" w:lineRule="auto"/>
              <w:rPr>
                <w:rFonts w:ascii="Arial" w:eastAsia="Times New Roman" w:hAnsi="Arial" w:cs="Arial"/>
                <w:color w:val="000000"/>
                <w:kern w:val="0"/>
                <w:lang w:eastAsia="es-CL"/>
                <w14:ligatures w14:val="none"/>
              </w:rPr>
            </w:pPr>
          </w:p>
        </w:tc>
        <w:tc>
          <w:tcPr>
            <w:tcW w:w="156" w:type="dxa"/>
            <w:tcBorders>
              <w:top w:val="nil"/>
              <w:left w:val="nil"/>
              <w:bottom w:val="nil"/>
              <w:right w:val="nil"/>
            </w:tcBorders>
            <w:shd w:val="clear" w:color="auto" w:fill="auto"/>
            <w:noWrap/>
            <w:vAlign w:val="bottom"/>
            <w:hideMark/>
          </w:tcPr>
          <w:p w14:paraId="44FD60A1" w14:textId="77777777" w:rsidR="00921B48" w:rsidRPr="00D86EDA" w:rsidRDefault="00921B48" w:rsidP="00921B48">
            <w:pPr>
              <w:spacing w:after="0" w:line="240" w:lineRule="auto"/>
              <w:rPr>
                <w:rFonts w:ascii="Arial" w:eastAsia="Times New Roman" w:hAnsi="Arial" w:cs="Arial"/>
                <w:kern w:val="0"/>
                <w:sz w:val="20"/>
                <w:szCs w:val="20"/>
                <w:lang w:eastAsia="es-CL"/>
                <w14:ligatures w14:val="none"/>
              </w:rPr>
            </w:pPr>
          </w:p>
        </w:tc>
      </w:tr>
    </w:tbl>
    <w:p w14:paraId="623432C2" w14:textId="4BBBBFCC" w:rsidR="006517CD" w:rsidRPr="00D86EDA" w:rsidRDefault="006517CD" w:rsidP="00D66C6D">
      <w:pPr>
        <w:pStyle w:val="Descripcin"/>
        <w:keepNext/>
        <w:jc w:val="center"/>
        <w:rPr>
          <w:rFonts w:ascii="Arial" w:hAnsi="Arial" w:cs="Arial"/>
        </w:rPr>
      </w:pPr>
      <w:bookmarkStart w:id="102" w:name="_Toc184321152"/>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10</w:t>
      </w:r>
      <w:r w:rsidR="002C5966" w:rsidRPr="00D86EDA">
        <w:rPr>
          <w:rFonts w:ascii="Arial" w:hAnsi="Arial" w:cs="Arial"/>
          <w:noProof/>
        </w:rPr>
        <w:fldChar w:fldCharType="end"/>
      </w:r>
      <w:r w:rsidRPr="00D86EDA">
        <w:rPr>
          <w:rFonts w:ascii="Arial" w:hAnsi="Arial" w:cs="Arial"/>
        </w:rPr>
        <w:t xml:space="preserve"> - Caso de uso - Inicio de Sesión</w:t>
      </w:r>
      <w:bookmarkEnd w:id="102"/>
    </w:p>
    <w:p w14:paraId="373CC258" w14:textId="75735B86" w:rsidR="00F54A83" w:rsidRDefault="0C1D3124" w:rsidP="00D66C6D">
      <w:pPr>
        <w:jc w:val="center"/>
        <w:rPr>
          <w:rFonts w:ascii="Arial" w:hAnsi="Arial" w:cs="Arial"/>
        </w:rPr>
        <w:sectPr w:rsidR="00F54A83" w:rsidSect="00F54A83">
          <w:pgSz w:w="15840" w:h="12240" w:orient="landscape" w:code="1"/>
          <w:pgMar w:top="1701" w:right="1418" w:bottom="1701" w:left="1418" w:header="709" w:footer="709" w:gutter="0"/>
          <w:cols w:space="708"/>
          <w:titlePg/>
          <w:docGrid w:linePitch="360"/>
        </w:sectPr>
      </w:pPr>
      <w:r w:rsidRPr="00D86EDA">
        <w:rPr>
          <w:rFonts w:ascii="Arial" w:hAnsi="Arial" w:cs="Arial"/>
          <w:noProof/>
        </w:rPr>
        <w:drawing>
          <wp:anchor distT="0" distB="0" distL="114300" distR="114300" simplePos="0" relativeHeight="251670528" behindDoc="1" locked="0" layoutInCell="1" allowOverlap="1" wp14:anchorId="03D6D340" wp14:editId="60537DC2">
            <wp:simplePos x="0" y="0"/>
            <wp:positionH relativeFrom="column">
              <wp:posOffset>21590</wp:posOffset>
            </wp:positionH>
            <wp:positionV relativeFrom="paragraph">
              <wp:posOffset>607695</wp:posOffset>
            </wp:positionV>
            <wp:extent cx="8761730" cy="1504950"/>
            <wp:effectExtent l="19050" t="19050" r="20320" b="19050"/>
            <wp:wrapTight wrapText="bothSides">
              <wp:wrapPolygon edited="0">
                <wp:start x="-47" y="-273"/>
                <wp:lineTo x="-47" y="21600"/>
                <wp:lineTo x="21603" y="21600"/>
                <wp:lineTo x="21603" y="-273"/>
                <wp:lineTo x="-47" y="-273"/>
              </wp:wrapPolygon>
            </wp:wrapTight>
            <wp:docPr id="1897546087"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8761730" cy="1504950"/>
                    </a:xfrm>
                    <a:prstGeom prst="rect">
                      <a:avLst/>
                    </a:prstGeom>
                    <a:noFill/>
                    <a:ln>
                      <a:solidFill>
                        <a:schemeClr val="tx1"/>
                      </a:solidFill>
                    </a:ln>
                  </pic:spPr>
                </pic:pic>
              </a:graphicData>
            </a:graphic>
          </wp:anchor>
        </w:drawing>
      </w:r>
    </w:p>
    <w:p w14:paraId="4958B358" w14:textId="54410952" w:rsidR="009F0099" w:rsidRPr="00D86EDA" w:rsidRDefault="009F0099" w:rsidP="00E00451">
      <w:pPr>
        <w:pStyle w:val="Descripcin"/>
        <w:keepNext/>
        <w:jc w:val="center"/>
        <w:rPr>
          <w:rFonts w:ascii="Arial" w:hAnsi="Arial" w:cs="Arial"/>
        </w:rPr>
      </w:pPr>
      <w:bookmarkStart w:id="103" w:name="_Toc184321182"/>
      <w:r w:rsidRPr="00D86EDA">
        <w:rPr>
          <w:rFonts w:ascii="Arial" w:hAnsi="Arial" w:cs="Arial"/>
        </w:rPr>
        <w:lastRenderedPageBreak/>
        <w:t xml:space="preserve">Tabla </w:t>
      </w:r>
      <w:r w:rsidR="002C5966" w:rsidRPr="00D86EDA">
        <w:rPr>
          <w:rFonts w:ascii="Arial" w:hAnsi="Arial" w:cs="Arial"/>
        </w:rPr>
        <w:fldChar w:fldCharType="begin"/>
      </w:r>
      <w:r w:rsidR="002C5966" w:rsidRPr="00D86EDA">
        <w:rPr>
          <w:rFonts w:ascii="Arial" w:hAnsi="Arial" w:cs="Arial"/>
        </w:rPr>
        <w:instrText xml:space="preserve"> SEQ Tabla \* ARABIC </w:instrText>
      </w:r>
      <w:r w:rsidR="002C5966" w:rsidRPr="00D86EDA">
        <w:rPr>
          <w:rFonts w:ascii="Arial" w:hAnsi="Arial" w:cs="Arial"/>
        </w:rPr>
        <w:fldChar w:fldCharType="separate"/>
      </w:r>
      <w:r w:rsidR="002C5966" w:rsidRPr="00D86EDA">
        <w:rPr>
          <w:rFonts w:ascii="Arial" w:hAnsi="Arial" w:cs="Arial"/>
          <w:noProof/>
        </w:rPr>
        <w:t>5</w:t>
      </w:r>
      <w:r w:rsidR="002C5966" w:rsidRPr="00D86EDA">
        <w:rPr>
          <w:rFonts w:ascii="Arial" w:hAnsi="Arial" w:cs="Arial"/>
          <w:noProof/>
        </w:rPr>
        <w:fldChar w:fldCharType="end"/>
      </w:r>
      <w:r w:rsidRPr="00D86EDA">
        <w:rPr>
          <w:rFonts w:ascii="Arial" w:hAnsi="Arial" w:cs="Arial"/>
        </w:rPr>
        <w:t xml:space="preserve"> - Caso de uso - CU-03</w:t>
      </w:r>
      <w:bookmarkEnd w:id="103"/>
    </w:p>
    <w:tbl>
      <w:tblPr>
        <w:tblW w:w="10037" w:type="dxa"/>
        <w:jc w:val="center"/>
        <w:tblCellMar>
          <w:top w:w="15" w:type="dxa"/>
          <w:left w:w="70" w:type="dxa"/>
          <w:right w:w="70" w:type="dxa"/>
        </w:tblCellMar>
        <w:tblLook w:val="04A0" w:firstRow="1" w:lastRow="0" w:firstColumn="1" w:lastColumn="0" w:noHBand="0" w:noVBand="1"/>
      </w:tblPr>
      <w:tblGrid>
        <w:gridCol w:w="1695"/>
        <w:gridCol w:w="8193"/>
        <w:gridCol w:w="149"/>
      </w:tblGrid>
      <w:tr w:rsidR="00811CC1" w:rsidRPr="00D86EDA" w14:paraId="2655A806" w14:textId="77777777" w:rsidTr="00973628">
        <w:trPr>
          <w:gridAfter w:val="1"/>
          <w:wAfter w:w="150" w:type="dxa"/>
          <w:trHeight w:val="256"/>
          <w:jc w:val="center"/>
        </w:trPr>
        <w:tc>
          <w:tcPr>
            <w:tcW w:w="1695"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123F2417" w14:textId="77777777" w:rsidR="00811CC1" w:rsidRPr="00D86EDA" w:rsidRDefault="00811CC1" w:rsidP="00811CC1">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 xml:space="preserve">Caso </w:t>
            </w:r>
            <w:proofErr w:type="spellStart"/>
            <w:r w:rsidRPr="00D86EDA">
              <w:rPr>
                <w:rFonts w:ascii="Arial" w:eastAsia="Times New Roman" w:hAnsi="Arial" w:cs="Arial"/>
                <w:b/>
                <w:bCs/>
                <w:color w:val="000000"/>
                <w:kern w:val="0"/>
                <w:lang w:eastAsia="es-CL"/>
                <w14:ligatures w14:val="none"/>
              </w:rPr>
              <w:t>N°</w:t>
            </w:r>
            <w:proofErr w:type="spellEnd"/>
          </w:p>
        </w:tc>
        <w:tc>
          <w:tcPr>
            <w:tcW w:w="8192" w:type="dxa"/>
            <w:tcBorders>
              <w:top w:val="single" w:sz="4" w:space="0" w:color="auto"/>
              <w:left w:val="nil"/>
              <w:bottom w:val="single" w:sz="4" w:space="0" w:color="auto"/>
              <w:right w:val="single" w:sz="4" w:space="0" w:color="auto"/>
            </w:tcBorders>
            <w:shd w:val="clear" w:color="auto" w:fill="auto"/>
            <w:noWrap/>
            <w:vAlign w:val="bottom"/>
            <w:hideMark/>
          </w:tcPr>
          <w:p w14:paraId="1B58522F" w14:textId="77777777" w:rsidR="00811CC1" w:rsidRPr="00D86EDA" w:rsidRDefault="00811CC1" w:rsidP="00811CC1">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CU-03</w:t>
            </w:r>
          </w:p>
        </w:tc>
      </w:tr>
      <w:tr w:rsidR="00811CC1" w:rsidRPr="00D86EDA" w14:paraId="79F1A383" w14:textId="77777777" w:rsidTr="00973628">
        <w:trPr>
          <w:gridAfter w:val="1"/>
          <w:wAfter w:w="150" w:type="dxa"/>
          <w:trHeight w:val="256"/>
          <w:jc w:val="center"/>
        </w:trPr>
        <w:tc>
          <w:tcPr>
            <w:tcW w:w="1695" w:type="dxa"/>
            <w:tcBorders>
              <w:top w:val="nil"/>
              <w:left w:val="single" w:sz="4" w:space="0" w:color="auto"/>
              <w:bottom w:val="single" w:sz="4" w:space="0" w:color="auto"/>
              <w:right w:val="single" w:sz="4" w:space="0" w:color="auto"/>
            </w:tcBorders>
            <w:shd w:val="clear" w:color="000000" w:fill="A6C9EC"/>
            <w:noWrap/>
            <w:vAlign w:val="bottom"/>
            <w:hideMark/>
          </w:tcPr>
          <w:p w14:paraId="3F1BA494" w14:textId="77777777" w:rsidR="00811CC1" w:rsidRPr="00D86EDA" w:rsidRDefault="00811CC1" w:rsidP="00811CC1">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Nombre</w:t>
            </w:r>
          </w:p>
        </w:tc>
        <w:tc>
          <w:tcPr>
            <w:tcW w:w="8192" w:type="dxa"/>
            <w:tcBorders>
              <w:top w:val="nil"/>
              <w:left w:val="nil"/>
              <w:bottom w:val="single" w:sz="4" w:space="0" w:color="auto"/>
              <w:right w:val="single" w:sz="4" w:space="0" w:color="auto"/>
            </w:tcBorders>
            <w:shd w:val="clear" w:color="auto" w:fill="auto"/>
            <w:noWrap/>
            <w:vAlign w:val="bottom"/>
            <w:hideMark/>
          </w:tcPr>
          <w:p w14:paraId="228596A9" w14:textId="77777777" w:rsidR="00811CC1" w:rsidRPr="00D86EDA" w:rsidRDefault="00811CC1" w:rsidP="00811CC1">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Recuperación de Contraseña</w:t>
            </w:r>
          </w:p>
        </w:tc>
      </w:tr>
      <w:tr w:rsidR="00811CC1" w:rsidRPr="00D86EDA" w14:paraId="246F0EC2" w14:textId="77777777" w:rsidTr="00973628">
        <w:trPr>
          <w:gridAfter w:val="1"/>
          <w:wAfter w:w="150" w:type="dxa"/>
          <w:trHeight w:val="256"/>
          <w:jc w:val="center"/>
        </w:trPr>
        <w:tc>
          <w:tcPr>
            <w:tcW w:w="1695" w:type="dxa"/>
            <w:tcBorders>
              <w:top w:val="nil"/>
              <w:left w:val="single" w:sz="4" w:space="0" w:color="auto"/>
              <w:bottom w:val="single" w:sz="4" w:space="0" w:color="auto"/>
              <w:right w:val="single" w:sz="4" w:space="0" w:color="auto"/>
            </w:tcBorders>
            <w:shd w:val="clear" w:color="000000" w:fill="A6C9EC"/>
            <w:noWrap/>
            <w:vAlign w:val="bottom"/>
            <w:hideMark/>
          </w:tcPr>
          <w:p w14:paraId="461ADBCA" w14:textId="77777777" w:rsidR="00811CC1" w:rsidRPr="00D86EDA" w:rsidRDefault="00811CC1" w:rsidP="00811CC1">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Actor</w:t>
            </w:r>
          </w:p>
        </w:tc>
        <w:tc>
          <w:tcPr>
            <w:tcW w:w="8192" w:type="dxa"/>
            <w:tcBorders>
              <w:top w:val="nil"/>
              <w:left w:val="nil"/>
              <w:bottom w:val="single" w:sz="4" w:space="0" w:color="auto"/>
              <w:right w:val="single" w:sz="4" w:space="0" w:color="auto"/>
            </w:tcBorders>
            <w:shd w:val="clear" w:color="auto" w:fill="auto"/>
            <w:noWrap/>
            <w:vAlign w:val="bottom"/>
            <w:hideMark/>
          </w:tcPr>
          <w:p w14:paraId="0F6EB053" w14:textId="77777777" w:rsidR="00811CC1" w:rsidRPr="00D86EDA" w:rsidRDefault="00811CC1" w:rsidP="00811CC1">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Usuario</w:t>
            </w:r>
          </w:p>
        </w:tc>
      </w:tr>
      <w:tr w:rsidR="00811CC1" w:rsidRPr="00D86EDA" w14:paraId="37010891" w14:textId="77777777" w:rsidTr="00973628">
        <w:trPr>
          <w:gridAfter w:val="1"/>
          <w:wAfter w:w="150" w:type="dxa"/>
          <w:trHeight w:val="256"/>
          <w:jc w:val="center"/>
        </w:trPr>
        <w:tc>
          <w:tcPr>
            <w:tcW w:w="1695" w:type="dxa"/>
            <w:tcBorders>
              <w:top w:val="nil"/>
              <w:left w:val="single" w:sz="4" w:space="0" w:color="auto"/>
              <w:bottom w:val="single" w:sz="4" w:space="0" w:color="auto"/>
              <w:right w:val="single" w:sz="4" w:space="0" w:color="auto"/>
            </w:tcBorders>
            <w:shd w:val="clear" w:color="000000" w:fill="A6C9EC"/>
            <w:noWrap/>
            <w:vAlign w:val="bottom"/>
            <w:hideMark/>
          </w:tcPr>
          <w:p w14:paraId="53960191" w14:textId="77777777" w:rsidR="00811CC1" w:rsidRPr="00D86EDA" w:rsidRDefault="00811CC1" w:rsidP="00811CC1">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Precondición</w:t>
            </w:r>
          </w:p>
        </w:tc>
        <w:tc>
          <w:tcPr>
            <w:tcW w:w="8192" w:type="dxa"/>
            <w:tcBorders>
              <w:top w:val="nil"/>
              <w:left w:val="nil"/>
              <w:bottom w:val="single" w:sz="4" w:space="0" w:color="auto"/>
              <w:right w:val="single" w:sz="4" w:space="0" w:color="auto"/>
            </w:tcBorders>
            <w:shd w:val="clear" w:color="auto" w:fill="auto"/>
            <w:noWrap/>
            <w:vAlign w:val="bottom"/>
            <w:hideMark/>
          </w:tcPr>
          <w:p w14:paraId="3CC6F064" w14:textId="77777777" w:rsidR="00811CC1" w:rsidRPr="00D86EDA" w:rsidRDefault="00811CC1" w:rsidP="00811CC1">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El usuario debe estar registrado y tener acceso al correo electrónico proporcionado.</w:t>
            </w:r>
          </w:p>
        </w:tc>
      </w:tr>
      <w:tr w:rsidR="00811CC1" w:rsidRPr="00D86EDA" w14:paraId="38FEF8EE" w14:textId="77777777" w:rsidTr="00973628">
        <w:trPr>
          <w:gridAfter w:val="1"/>
          <w:wAfter w:w="150" w:type="dxa"/>
          <w:trHeight w:val="256"/>
          <w:jc w:val="center"/>
        </w:trPr>
        <w:tc>
          <w:tcPr>
            <w:tcW w:w="1695" w:type="dxa"/>
            <w:tcBorders>
              <w:top w:val="nil"/>
              <w:left w:val="single" w:sz="4" w:space="0" w:color="auto"/>
              <w:bottom w:val="single" w:sz="4" w:space="0" w:color="auto"/>
              <w:right w:val="single" w:sz="4" w:space="0" w:color="auto"/>
            </w:tcBorders>
            <w:shd w:val="clear" w:color="000000" w:fill="A6C9EC"/>
            <w:noWrap/>
            <w:vAlign w:val="bottom"/>
            <w:hideMark/>
          </w:tcPr>
          <w:p w14:paraId="3DB26D28" w14:textId="77777777" w:rsidR="00811CC1" w:rsidRPr="00D86EDA" w:rsidRDefault="00811CC1" w:rsidP="00811CC1">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Postcondición</w:t>
            </w:r>
          </w:p>
        </w:tc>
        <w:tc>
          <w:tcPr>
            <w:tcW w:w="8192" w:type="dxa"/>
            <w:tcBorders>
              <w:top w:val="nil"/>
              <w:left w:val="nil"/>
              <w:bottom w:val="single" w:sz="4" w:space="0" w:color="auto"/>
              <w:right w:val="single" w:sz="4" w:space="0" w:color="auto"/>
            </w:tcBorders>
            <w:shd w:val="clear" w:color="auto" w:fill="auto"/>
            <w:noWrap/>
            <w:vAlign w:val="bottom"/>
            <w:hideMark/>
          </w:tcPr>
          <w:p w14:paraId="01126024" w14:textId="77777777" w:rsidR="00811CC1" w:rsidRPr="00D86EDA" w:rsidRDefault="00811CC1" w:rsidP="00811CC1">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El usuario puede iniciar sesión con la nueva contraseña.</w:t>
            </w:r>
          </w:p>
        </w:tc>
      </w:tr>
      <w:tr w:rsidR="00811CC1" w:rsidRPr="00D86EDA" w14:paraId="32D8A749" w14:textId="77777777" w:rsidTr="00973628">
        <w:trPr>
          <w:gridAfter w:val="1"/>
          <w:wAfter w:w="149" w:type="dxa"/>
          <w:trHeight w:val="256"/>
          <w:jc w:val="center"/>
        </w:trPr>
        <w:tc>
          <w:tcPr>
            <w:tcW w:w="9888"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28A0909D" w14:textId="77777777" w:rsidR="00811CC1" w:rsidRPr="00D86EDA" w:rsidRDefault="00811CC1" w:rsidP="00811CC1">
            <w:pPr>
              <w:spacing w:after="0" w:line="240" w:lineRule="auto"/>
              <w:jc w:val="center"/>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Flujo principal</w:t>
            </w:r>
          </w:p>
        </w:tc>
      </w:tr>
      <w:tr w:rsidR="00811CC1" w:rsidRPr="00D86EDA" w14:paraId="7077DABE" w14:textId="77777777" w:rsidTr="00973628">
        <w:trPr>
          <w:gridAfter w:val="1"/>
          <w:wAfter w:w="149" w:type="dxa"/>
          <w:trHeight w:val="450"/>
          <w:jc w:val="center"/>
        </w:trPr>
        <w:tc>
          <w:tcPr>
            <w:tcW w:w="9888"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3C96639A" w14:textId="77777777" w:rsidR="00811CC1" w:rsidRPr="00D86EDA" w:rsidRDefault="00811CC1" w:rsidP="00811CC1">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1- El usuario solicita la recuperación desde la página de inicio de sesión.</w:t>
            </w:r>
            <w:r w:rsidRPr="00D86EDA">
              <w:rPr>
                <w:rFonts w:ascii="Arial" w:eastAsia="Times New Roman" w:hAnsi="Arial" w:cs="Arial"/>
                <w:color w:val="000000"/>
                <w:kern w:val="0"/>
                <w:lang w:eastAsia="es-CL"/>
                <w14:ligatures w14:val="none"/>
              </w:rPr>
              <w:br/>
              <w:t>2- Ingresa su correo electrónico.</w:t>
            </w:r>
            <w:r w:rsidRPr="00D86EDA">
              <w:rPr>
                <w:rFonts w:ascii="Arial" w:eastAsia="Times New Roman" w:hAnsi="Arial" w:cs="Arial"/>
                <w:color w:val="000000"/>
                <w:kern w:val="0"/>
                <w:lang w:eastAsia="es-CL"/>
                <w14:ligatures w14:val="none"/>
              </w:rPr>
              <w:br/>
              <w:t>3- El sistema envía un enlace para restablecer la contraseña.</w:t>
            </w:r>
            <w:r w:rsidRPr="00D86EDA">
              <w:rPr>
                <w:rFonts w:ascii="Arial" w:eastAsia="Times New Roman" w:hAnsi="Arial" w:cs="Arial"/>
                <w:color w:val="000000"/>
                <w:kern w:val="0"/>
                <w:lang w:eastAsia="es-CL"/>
                <w14:ligatures w14:val="none"/>
              </w:rPr>
              <w:br/>
              <w:t>4- El usuario accede al enlace y establece una nueva contraseña.</w:t>
            </w:r>
            <w:r w:rsidRPr="00D86EDA">
              <w:rPr>
                <w:rFonts w:ascii="Arial" w:eastAsia="Times New Roman" w:hAnsi="Arial" w:cs="Arial"/>
                <w:color w:val="000000"/>
                <w:kern w:val="0"/>
                <w:lang w:eastAsia="es-CL"/>
                <w14:ligatures w14:val="none"/>
              </w:rPr>
              <w:br/>
              <w:t>5- El sistema actualiza la base de datos con la nueva contraseña encriptada.</w:t>
            </w:r>
          </w:p>
        </w:tc>
      </w:tr>
      <w:tr w:rsidR="00811CC1" w:rsidRPr="00D86EDA" w14:paraId="76FAC05A" w14:textId="77777777" w:rsidTr="00973628">
        <w:trPr>
          <w:trHeight w:val="256"/>
          <w:jc w:val="center"/>
        </w:trPr>
        <w:tc>
          <w:tcPr>
            <w:tcW w:w="9888" w:type="dxa"/>
            <w:gridSpan w:val="2"/>
            <w:vMerge/>
            <w:tcBorders>
              <w:top w:val="single" w:sz="4" w:space="0" w:color="auto"/>
              <w:left w:val="single" w:sz="4" w:space="0" w:color="auto"/>
              <w:bottom w:val="single" w:sz="4" w:space="0" w:color="auto"/>
              <w:right w:val="single" w:sz="4" w:space="0" w:color="auto"/>
            </w:tcBorders>
            <w:vAlign w:val="center"/>
            <w:hideMark/>
          </w:tcPr>
          <w:p w14:paraId="410F9605" w14:textId="77777777" w:rsidR="00811CC1" w:rsidRPr="00D86EDA" w:rsidRDefault="00811CC1" w:rsidP="00811CC1">
            <w:pPr>
              <w:spacing w:after="0" w:line="240" w:lineRule="auto"/>
              <w:rPr>
                <w:rFonts w:ascii="Arial" w:eastAsia="Times New Roman" w:hAnsi="Arial" w:cs="Arial"/>
                <w:color w:val="000000"/>
                <w:kern w:val="0"/>
                <w:lang w:eastAsia="es-CL"/>
                <w14:ligatures w14:val="none"/>
              </w:rPr>
            </w:pPr>
          </w:p>
        </w:tc>
        <w:tc>
          <w:tcPr>
            <w:tcW w:w="149" w:type="dxa"/>
            <w:tcBorders>
              <w:top w:val="nil"/>
              <w:left w:val="nil"/>
              <w:bottom w:val="nil"/>
              <w:right w:val="nil"/>
            </w:tcBorders>
            <w:shd w:val="clear" w:color="auto" w:fill="auto"/>
            <w:noWrap/>
            <w:vAlign w:val="bottom"/>
            <w:hideMark/>
          </w:tcPr>
          <w:p w14:paraId="0DFB2658" w14:textId="77777777" w:rsidR="00811CC1" w:rsidRPr="00D86EDA" w:rsidRDefault="00811CC1" w:rsidP="00811CC1">
            <w:pPr>
              <w:spacing w:after="0" w:line="240" w:lineRule="auto"/>
              <w:rPr>
                <w:rFonts w:ascii="Arial" w:eastAsia="Times New Roman" w:hAnsi="Arial" w:cs="Arial"/>
                <w:color w:val="000000"/>
                <w:kern w:val="0"/>
                <w:lang w:eastAsia="es-CL"/>
                <w14:ligatures w14:val="none"/>
              </w:rPr>
            </w:pPr>
          </w:p>
        </w:tc>
      </w:tr>
      <w:tr w:rsidR="00811CC1" w:rsidRPr="00D86EDA" w14:paraId="2CFEFB0D" w14:textId="77777777" w:rsidTr="00973628">
        <w:trPr>
          <w:trHeight w:val="256"/>
          <w:jc w:val="center"/>
        </w:trPr>
        <w:tc>
          <w:tcPr>
            <w:tcW w:w="9888" w:type="dxa"/>
            <w:gridSpan w:val="2"/>
            <w:vMerge/>
            <w:tcBorders>
              <w:top w:val="single" w:sz="4" w:space="0" w:color="auto"/>
              <w:left w:val="single" w:sz="4" w:space="0" w:color="auto"/>
              <w:bottom w:val="single" w:sz="4" w:space="0" w:color="auto"/>
              <w:right w:val="single" w:sz="4" w:space="0" w:color="auto"/>
            </w:tcBorders>
            <w:vAlign w:val="center"/>
            <w:hideMark/>
          </w:tcPr>
          <w:p w14:paraId="0CB23A5B" w14:textId="77777777" w:rsidR="00811CC1" w:rsidRPr="00D86EDA" w:rsidRDefault="00811CC1" w:rsidP="00811CC1">
            <w:pPr>
              <w:spacing w:after="0" w:line="240" w:lineRule="auto"/>
              <w:rPr>
                <w:rFonts w:ascii="Arial" w:eastAsia="Times New Roman" w:hAnsi="Arial" w:cs="Arial"/>
                <w:color w:val="000000"/>
                <w:kern w:val="0"/>
                <w:lang w:eastAsia="es-CL"/>
                <w14:ligatures w14:val="none"/>
              </w:rPr>
            </w:pPr>
          </w:p>
        </w:tc>
        <w:tc>
          <w:tcPr>
            <w:tcW w:w="149" w:type="dxa"/>
            <w:tcBorders>
              <w:top w:val="nil"/>
              <w:left w:val="nil"/>
              <w:bottom w:val="nil"/>
              <w:right w:val="nil"/>
            </w:tcBorders>
            <w:shd w:val="clear" w:color="auto" w:fill="auto"/>
            <w:noWrap/>
            <w:vAlign w:val="bottom"/>
            <w:hideMark/>
          </w:tcPr>
          <w:p w14:paraId="2C7559B3" w14:textId="77777777" w:rsidR="00811CC1" w:rsidRPr="00D86EDA" w:rsidRDefault="00811CC1" w:rsidP="00811CC1">
            <w:pPr>
              <w:spacing w:after="0" w:line="240" w:lineRule="auto"/>
              <w:rPr>
                <w:rFonts w:ascii="Arial" w:eastAsia="Times New Roman" w:hAnsi="Arial" w:cs="Arial"/>
                <w:kern w:val="0"/>
                <w:sz w:val="20"/>
                <w:szCs w:val="20"/>
                <w:lang w:eastAsia="es-CL"/>
                <w14:ligatures w14:val="none"/>
              </w:rPr>
            </w:pPr>
          </w:p>
        </w:tc>
      </w:tr>
      <w:tr w:rsidR="00811CC1" w:rsidRPr="00D86EDA" w14:paraId="3677327C" w14:textId="77777777" w:rsidTr="00973628">
        <w:trPr>
          <w:trHeight w:val="256"/>
          <w:jc w:val="center"/>
        </w:trPr>
        <w:tc>
          <w:tcPr>
            <w:tcW w:w="9888" w:type="dxa"/>
            <w:gridSpan w:val="2"/>
            <w:vMerge/>
            <w:tcBorders>
              <w:top w:val="single" w:sz="4" w:space="0" w:color="auto"/>
              <w:left w:val="single" w:sz="4" w:space="0" w:color="auto"/>
              <w:bottom w:val="single" w:sz="4" w:space="0" w:color="auto"/>
              <w:right w:val="single" w:sz="4" w:space="0" w:color="auto"/>
            </w:tcBorders>
            <w:vAlign w:val="center"/>
            <w:hideMark/>
          </w:tcPr>
          <w:p w14:paraId="4CF1DF17" w14:textId="77777777" w:rsidR="00811CC1" w:rsidRPr="00D86EDA" w:rsidRDefault="00811CC1" w:rsidP="00811CC1">
            <w:pPr>
              <w:spacing w:after="0" w:line="240" w:lineRule="auto"/>
              <w:rPr>
                <w:rFonts w:ascii="Arial" w:eastAsia="Times New Roman" w:hAnsi="Arial" w:cs="Arial"/>
                <w:color w:val="000000"/>
                <w:kern w:val="0"/>
                <w:lang w:eastAsia="es-CL"/>
                <w14:ligatures w14:val="none"/>
              </w:rPr>
            </w:pPr>
          </w:p>
        </w:tc>
        <w:tc>
          <w:tcPr>
            <w:tcW w:w="149" w:type="dxa"/>
            <w:tcBorders>
              <w:top w:val="nil"/>
              <w:left w:val="nil"/>
              <w:bottom w:val="nil"/>
              <w:right w:val="nil"/>
            </w:tcBorders>
            <w:shd w:val="clear" w:color="auto" w:fill="auto"/>
            <w:noWrap/>
            <w:vAlign w:val="bottom"/>
            <w:hideMark/>
          </w:tcPr>
          <w:p w14:paraId="76084620" w14:textId="77777777" w:rsidR="00811CC1" w:rsidRPr="00D86EDA" w:rsidRDefault="00811CC1" w:rsidP="00811CC1">
            <w:pPr>
              <w:spacing w:after="0" w:line="240" w:lineRule="auto"/>
              <w:rPr>
                <w:rFonts w:ascii="Arial" w:eastAsia="Times New Roman" w:hAnsi="Arial" w:cs="Arial"/>
                <w:kern w:val="0"/>
                <w:sz w:val="20"/>
                <w:szCs w:val="20"/>
                <w:lang w:eastAsia="es-CL"/>
                <w14:ligatures w14:val="none"/>
              </w:rPr>
            </w:pPr>
          </w:p>
        </w:tc>
      </w:tr>
      <w:tr w:rsidR="00811CC1" w:rsidRPr="00D86EDA" w14:paraId="507AB2C2" w14:textId="77777777" w:rsidTr="00973628">
        <w:trPr>
          <w:trHeight w:val="256"/>
          <w:jc w:val="center"/>
        </w:trPr>
        <w:tc>
          <w:tcPr>
            <w:tcW w:w="9888" w:type="dxa"/>
            <w:gridSpan w:val="2"/>
            <w:vMerge/>
            <w:tcBorders>
              <w:top w:val="single" w:sz="4" w:space="0" w:color="auto"/>
              <w:left w:val="single" w:sz="4" w:space="0" w:color="auto"/>
              <w:bottom w:val="single" w:sz="4" w:space="0" w:color="auto"/>
              <w:right w:val="single" w:sz="4" w:space="0" w:color="auto"/>
            </w:tcBorders>
            <w:vAlign w:val="center"/>
            <w:hideMark/>
          </w:tcPr>
          <w:p w14:paraId="15D89870" w14:textId="77777777" w:rsidR="00811CC1" w:rsidRPr="00D86EDA" w:rsidRDefault="00811CC1" w:rsidP="00811CC1">
            <w:pPr>
              <w:spacing w:after="0" w:line="240" w:lineRule="auto"/>
              <w:rPr>
                <w:rFonts w:ascii="Arial" w:eastAsia="Times New Roman" w:hAnsi="Arial" w:cs="Arial"/>
                <w:color w:val="000000"/>
                <w:kern w:val="0"/>
                <w:lang w:eastAsia="es-CL"/>
                <w14:ligatures w14:val="none"/>
              </w:rPr>
            </w:pPr>
          </w:p>
        </w:tc>
        <w:tc>
          <w:tcPr>
            <w:tcW w:w="149" w:type="dxa"/>
            <w:tcBorders>
              <w:top w:val="nil"/>
              <w:left w:val="nil"/>
              <w:bottom w:val="nil"/>
              <w:right w:val="nil"/>
            </w:tcBorders>
            <w:shd w:val="clear" w:color="auto" w:fill="auto"/>
            <w:noWrap/>
            <w:vAlign w:val="bottom"/>
            <w:hideMark/>
          </w:tcPr>
          <w:p w14:paraId="315CCEEA" w14:textId="77777777" w:rsidR="00811CC1" w:rsidRPr="00D86EDA" w:rsidRDefault="00811CC1" w:rsidP="00811CC1">
            <w:pPr>
              <w:spacing w:after="0" w:line="240" w:lineRule="auto"/>
              <w:rPr>
                <w:rFonts w:ascii="Arial" w:eastAsia="Times New Roman" w:hAnsi="Arial" w:cs="Arial"/>
                <w:kern w:val="0"/>
                <w:sz w:val="20"/>
                <w:szCs w:val="20"/>
                <w:lang w:eastAsia="es-CL"/>
                <w14:ligatures w14:val="none"/>
              </w:rPr>
            </w:pPr>
          </w:p>
        </w:tc>
      </w:tr>
      <w:tr w:rsidR="00811CC1" w:rsidRPr="00D86EDA" w14:paraId="020CA1B9" w14:textId="77777777" w:rsidTr="00973628">
        <w:trPr>
          <w:trHeight w:val="256"/>
          <w:jc w:val="center"/>
        </w:trPr>
        <w:tc>
          <w:tcPr>
            <w:tcW w:w="9888" w:type="dxa"/>
            <w:gridSpan w:val="2"/>
            <w:vMerge/>
            <w:tcBorders>
              <w:top w:val="single" w:sz="4" w:space="0" w:color="auto"/>
              <w:left w:val="single" w:sz="4" w:space="0" w:color="auto"/>
              <w:bottom w:val="single" w:sz="4" w:space="0" w:color="auto"/>
              <w:right w:val="single" w:sz="4" w:space="0" w:color="auto"/>
            </w:tcBorders>
            <w:vAlign w:val="center"/>
            <w:hideMark/>
          </w:tcPr>
          <w:p w14:paraId="0E28AED2" w14:textId="77777777" w:rsidR="00811CC1" w:rsidRPr="00D86EDA" w:rsidRDefault="00811CC1" w:rsidP="00811CC1">
            <w:pPr>
              <w:spacing w:after="0" w:line="240" w:lineRule="auto"/>
              <w:rPr>
                <w:rFonts w:ascii="Arial" w:eastAsia="Times New Roman" w:hAnsi="Arial" w:cs="Arial"/>
                <w:color w:val="000000"/>
                <w:kern w:val="0"/>
                <w:lang w:eastAsia="es-CL"/>
                <w14:ligatures w14:val="none"/>
              </w:rPr>
            </w:pPr>
          </w:p>
        </w:tc>
        <w:tc>
          <w:tcPr>
            <w:tcW w:w="149" w:type="dxa"/>
            <w:tcBorders>
              <w:top w:val="nil"/>
              <w:left w:val="nil"/>
              <w:bottom w:val="nil"/>
              <w:right w:val="nil"/>
            </w:tcBorders>
            <w:shd w:val="clear" w:color="auto" w:fill="auto"/>
            <w:noWrap/>
            <w:vAlign w:val="bottom"/>
            <w:hideMark/>
          </w:tcPr>
          <w:p w14:paraId="49C768CF" w14:textId="77777777" w:rsidR="00811CC1" w:rsidRPr="00D86EDA" w:rsidRDefault="00811CC1" w:rsidP="00811CC1">
            <w:pPr>
              <w:spacing w:after="0" w:line="240" w:lineRule="auto"/>
              <w:rPr>
                <w:rFonts w:ascii="Arial" w:eastAsia="Times New Roman" w:hAnsi="Arial" w:cs="Arial"/>
                <w:kern w:val="0"/>
                <w:sz w:val="20"/>
                <w:szCs w:val="20"/>
                <w:lang w:eastAsia="es-CL"/>
                <w14:ligatures w14:val="none"/>
              </w:rPr>
            </w:pPr>
          </w:p>
        </w:tc>
      </w:tr>
    </w:tbl>
    <w:p w14:paraId="3C098C07" w14:textId="77777777" w:rsidR="00921B48" w:rsidRPr="00D86EDA" w:rsidRDefault="00921B48" w:rsidP="00610E53">
      <w:pPr>
        <w:rPr>
          <w:rFonts w:ascii="Arial" w:hAnsi="Arial" w:cs="Arial"/>
        </w:rPr>
      </w:pPr>
    </w:p>
    <w:p w14:paraId="5560955B" w14:textId="4C7D939F" w:rsidR="006517CD" w:rsidRPr="00D86EDA" w:rsidRDefault="006517CD" w:rsidP="00E00451">
      <w:pPr>
        <w:pStyle w:val="Descripcin"/>
        <w:keepNext/>
        <w:jc w:val="center"/>
        <w:rPr>
          <w:rFonts w:ascii="Arial" w:hAnsi="Arial" w:cs="Arial"/>
        </w:rPr>
      </w:pPr>
      <w:bookmarkStart w:id="104" w:name="_Toc184321153"/>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11</w:t>
      </w:r>
      <w:r w:rsidR="002C5966" w:rsidRPr="00D86EDA">
        <w:rPr>
          <w:rFonts w:ascii="Arial" w:hAnsi="Arial" w:cs="Arial"/>
          <w:noProof/>
        </w:rPr>
        <w:fldChar w:fldCharType="end"/>
      </w:r>
      <w:r w:rsidRPr="00D86EDA">
        <w:rPr>
          <w:rFonts w:ascii="Arial" w:hAnsi="Arial" w:cs="Arial"/>
        </w:rPr>
        <w:t>- Caso de uso - Recuperación de Contraseña</w:t>
      </w:r>
      <w:bookmarkEnd w:id="104"/>
    </w:p>
    <w:p w14:paraId="3F162022" w14:textId="49252A0B" w:rsidR="00B51337" w:rsidRPr="00D86EDA" w:rsidRDefault="00B51337" w:rsidP="00E00451">
      <w:pPr>
        <w:jc w:val="center"/>
        <w:rPr>
          <w:rFonts w:ascii="Arial" w:hAnsi="Arial" w:cs="Arial"/>
        </w:rPr>
      </w:pPr>
      <w:r w:rsidRPr="00D86EDA">
        <w:rPr>
          <w:rFonts w:ascii="Arial" w:hAnsi="Arial" w:cs="Arial"/>
          <w:noProof/>
        </w:rPr>
        <w:drawing>
          <wp:inline distT="0" distB="0" distL="0" distR="0" wp14:anchorId="7E6EB873" wp14:editId="4B0AA9AF">
            <wp:extent cx="7568933" cy="2170994"/>
            <wp:effectExtent l="19050" t="19050" r="13335" b="20320"/>
            <wp:docPr id="25434251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42513" name="Imagen 4" descr="Dia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628353" cy="2188037"/>
                    </a:xfrm>
                    <a:prstGeom prst="rect">
                      <a:avLst/>
                    </a:prstGeom>
                    <a:noFill/>
                    <a:ln>
                      <a:solidFill>
                        <a:schemeClr val="tx1"/>
                      </a:solidFill>
                    </a:ln>
                  </pic:spPr>
                </pic:pic>
              </a:graphicData>
            </a:graphic>
          </wp:inline>
        </w:drawing>
      </w:r>
    </w:p>
    <w:p w14:paraId="43E04294" w14:textId="2DCCF40C" w:rsidR="009F0099" w:rsidRPr="00D86EDA" w:rsidRDefault="009F0099" w:rsidP="00E00451">
      <w:pPr>
        <w:pStyle w:val="Descripcin"/>
        <w:keepNext/>
        <w:jc w:val="center"/>
        <w:rPr>
          <w:rFonts w:ascii="Arial" w:hAnsi="Arial" w:cs="Arial"/>
        </w:rPr>
      </w:pPr>
      <w:bookmarkStart w:id="105" w:name="_Toc184321183"/>
      <w:r w:rsidRPr="00D86EDA">
        <w:rPr>
          <w:rFonts w:ascii="Arial" w:hAnsi="Arial" w:cs="Arial"/>
        </w:rPr>
        <w:lastRenderedPageBreak/>
        <w:t xml:space="preserve">Tabla </w:t>
      </w:r>
      <w:r w:rsidR="002C5966" w:rsidRPr="00D86EDA">
        <w:rPr>
          <w:rFonts w:ascii="Arial" w:hAnsi="Arial" w:cs="Arial"/>
        </w:rPr>
        <w:fldChar w:fldCharType="begin"/>
      </w:r>
      <w:r w:rsidR="002C5966" w:rsidRPr="00D86EDA">
        <w:rPr>
          <w:rFonts w:ascii="Arial" w:hAnsi="Arial" w:cs="Arial"/>
        </w:rPr>
        <w:instrText xml:space="preserve"> SEQ Tabla \* ARABIC </w:instrText>
      </w:r>
      <w:r w:rsidR="002C5966" w:rsidRPr="00D86EDA">
        <w:rPr>
          <w:rFonts w:ascii="Arial" w:hAnsi="Arial" w:cs="Arial"/>
        </w:rPr>
        <w:fldChar w:fldCharType="separate"/>
      </w:r>
      <w:r w:rsidR="002C5966" w:rsidRPr="00D86EDA">
        <w:rPr>
          <w:rFonts w:ascii="Arial" w:hAnsi="Arial" w:cs="Arial"/>
          <w:noProof/>
        </w:rPr>
        <w:t>6</w:t>
      </w:r>
      <w:r w:rsidR="002C5966" w:rsidRPr="00D86EDA">
        <w:rPr>
          <w:rFonts w:ascii="Arial" w:hAnsi="Arial" w:cs="Arial"/>
          <w:noProof/>
        </w:rPr>
        <w:fldChar w:fldCharType="end"/>
      </w:r>
      <w:r w:rsidRPr="00D86EDA">
        <w:rPr>
          <w:rFonts w:ascii="Arial" w:hAnsi="Arial" w:cs="Arial"/>
        </w:rPr>
        <w:t xml:space="preserve"> - Caso de uso - CU-04</w:t>
      </w:r>
      <w:bookmarkEnd w:id="105"/>
    </w:p>
    <w:tbl>
      <w:tblPr>
        <w:tblW w:w="10013" w:type="dxa"/>
        <w:jc w:val="center"/>
        <w:tblCellMar>
          <w:top w:w="15" w:type="dxa"/>
          <w:left w:w="70" w:type="dxa"/>
          <w:right w:w="70" w:type="dxa"/>
        </w:tblCellMar>
        <w:tblLook w:val="04A0" w:firstRow="1" w:lastRow="0" w:firstColumn="1" w:lastColumn="0" w:noHBand="0" w:noVBand="1"/>
      </w:tblPr>
      <w:tblGrid>
        <w:gridCol w:w="1691"/>
        <w:gridCol w:w="8173"/>
        <w:gridCol w:w="149"/>
      </w:tblGrid>
      <w:tr w:rsidR="003C3568" w:rsidRPr="00D86EDA" w14:paraId="603C9492" w14:textId="77777777" w:rsidTr="00973628">
        <w:trPr>
          <w:gridAfter w:val="1"/>
          <w:wAfter w:w="149" w:type="dxa"/>
          <w:trHeight w:val="256"/>
          <w:jc w:val="center"/>
        </w:trPr>
        <w:tc>
          <w:tcPr>
            <w:tcW w:w="1691"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12BA88FC" w14:textId="77777777" w:rsidR="003C3568" w:rsidRPr="00D86EDA" w:rsidRDefault="003C3568" w:rsidP="003C3568">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 xml:space="preserve">Caso </w:t>
            </w:r>
            <w:proofErr w:type="spellStart"/>
            <w:r w:rsidRPr="00D86EDA">
              <w:rPr>
                <w:rFonts w:ascii="Arial" w:eastAsia="Times New Roman" w:hAnsi="Arial" w:cs="Arial"/>
                <w:b/>
                <w:bCs/>
                <w:color w:val="000000"/>
                <w:kern w:val="0"/>
                <w:lang w:eastAsia="es-CL"/>
                <w14:ligatures w14:val="none"/>
              </w:rPr>
              <w:t>N°</w:t>
            </w:r>
            <w:proofErr w:type="spellEnd"/>
          </w:p>
        </w:tc>
        <w:tc>
          <w:tcPr>
            <w:tcW w:w="8173" w:type="dxa"/>
            <w:tcBorders>
              <w:top w:val="single" w:sz="4" w:space="0" w:color="auto"/>
              <w:left w:val="nil"/>
              <w:bottom w:val="single" w:sz="4" w:space="0" w:color="auto"/>
              <w:right w:val="single" w:sz="4" w:space="0" w:color="auto"/>
            </w:tcBorders>
            <w:shd w:val="clear" w:color="auto" w:fill="auto"/>
            <w:noWrap/>
            <w:vAlign w:val="bottom"/>
            <w:hideMark/>
          </w:tcPr>
          <w:p w14:paraId="1925F534" w14:textId="77777777" w:rsidR="003C3568" w:rsidRPr="00D86EDA" w:rsidRDefault="003C3568" w:rsidP="003C3568">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CU-04</w:t>
            </w:r>
          </w:p>
        </w:tc>
      </w:tr>
      <w:tr w:rsidR="003C3568" w:rsidRPr="00D86EDA" w14:paraId="02B3D1D3" w14:textId="77777777" w:rsidTr="00973628">
        <w:trPr>
          <w:gridAfter w:val="1"/>
          <w:wAfter w:w="149" w:type="dxa"/>
          <w:trHeight w:val="256"/>
          <w:jc w:val="center"/>
        </w:trPr>
        <w:tc>
          <w:tcPr>
            <w:tcW w:w="1691" w:type="dxa"/>
            <w:tcBorders>
              <w:top w:val="nil"/>
              <w:left w:val="single" w:sz="4" w:space="0" w:color="auto"/>
              <w:bottom w:val="single" w:sz="4" w:space="0" w:color="auto"/>
              <w:right w:val="single" w:sz="4" w:space="0" w:color="auto"/>
            </w:tcBorders>
            <w:shd w:val="clear" w:color="000000" w:fill="A6C9EC"/>
            <w:noWrap/>
            <w:vAlign w:val="bottom"/>
            <w:hideMark/>
          </w:tcPr>
          <w:p w14:paraId="0F1C8639" w14:textId="77777777" w:rsidR="003C3568" w:rsidRPr="00D86EDA" w:rsidRDefault="003C3568" w:rsidP="003C3568">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Nombre</w:t>
            </w:r>
          </w:p>
        </w:tc>
        <w:tc>
          <w:tcPr>
            <w:tcW w:w="8173" w:type="dxa"/>
            <w:tcBorders>
              <w:top w:val="nil"/>
              <w:left w:val="nil"/>
              <w:bottom w:val="single" w:sz="4" w:space="0" w:color="auto"/>
              <w:right w:val="single" w:sz="4" w:space="0" w:color="auto"/>
            </w:tcBorders>
            <w:shd w:val="clear" w:color="auto" w:fill="auto"/>
            <w:noWrap/>
            <w:vAlign w:val="bottom"/>
            <w:hideMark/>
          </w:tcPr>
          <w:p w14:paraId="545602BC" w14:textId="77777777" w:rsidR="003C3568" w:rsidRPr="00D86EDA" w:rsidRDefault="003C3568" w:rsidP="003C3568">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Creación de Empresa</w:t>
            </w:r>
          </w:p>
        </w:tc>
      </w:tr>
      <w:tr w:rsidR="003C3568" w:rsidRPr="00D86EDA" w14:paraId="5CFE5B23" w14:textId="77777777" w:rsidTr="00973628">
        <w:trPr>
          <w:gridAfter w:val="1"/>
          <w:wAfter w:w="149" w:type="dxa"/>
          <w:trHeight w:val="256"/>
          <w:jc w:val="center"/>
        </w:trPr>
        <w:tc>
          <w:tcPr>
            <w:tcW w:w="1691" w:type="dxa"/>
            <w:tcBorders>
              <w:top w:val="nil"/>
              <w:left w:val="single" w:sz="4" w:space="0" w:color="auto"/>
              <w:bottom w:val="single" w:sz="4" w:space="0" w:color="auto"/>
              <w:right w:val="single" w:sz="4" w:space="0" w:color="auto"/>
            </w:tcBorders>
            <w:shd w:val="clear" w:color="000000" w:fill="A6C9EC"/>
            <w:noWrap/>
            <w:vAlign w:val="bottom"/>
            <w:hideMark/>
          </w:tcPr>
          <w:p w14:paraId="478531DE" w14:textId="77777777" w:rsidR="003C3568" w:rsidRPr="00D86EDA" w:rsidRDefault="003C3568" w:rsidP="003C3568">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Actor</w:t>
            </w:r>
          </w:p>
        </w:tc>
        <w:tc>
          <w:tcPr>
            <w:tcW w:w="8173" w:type="dxa"/>
            <w:tcBorders>
              <w:top w:val="nil"/>
              <w:left w:val="nil"/>
              <w:bottom w:val="single" w:sz="4" w:space="0" w:color="auto"/>
              <w:right w:val="single" w:sz="4" w:space="0" w:color="auto"/>
            </w:tcBorders>
            <w:shd w:val="clear" w:color="auto" w:fill="auto"/>
            <w:noWrap/>
            <w:vAlign w:val="bottom"/>
            <w:hideMark/>
          </w:tcPr>
          <w:p w14:paraId="5BD6DD8D" w14:textId="77777777" w:rsidR="003C3568" w:rsidRPr="00D86EDA" w:rsidRDefault="003C3568" w:rsidP="003C3568">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Usuario</w:t>
            </w:r>
          </w:p>
        </w:tc>
      </w:tr>
      <w:tr w:rsidR="003C3568" w:rsidRPr="00D86EDA" w14:paraId="1D518E5E" w14:textId="77777777" w:rsidTr="00973628">
        <w:trPr>
          <w:gridAfter w:val="1"/>
          <w:wAfter w:w="149" w:type="dxa"/>
          <w:trHeight w:val="256"/>
          <w:jc w:val="center"/>
        </w:trPr>
        <w:tc>
          <w:tcPr>
            <w:tcW w:w="1691" w:type="dxa"/>
            <w:tcBorders>
              <w:top w:val="nil"/>
              <w:left w:val="single" w:sz="4" w:space="0" w:color="auto"/>
              <w:bottom w:val="single" w:sz="4" w:space="0" w:color="auto"/>
              <w:right w:val="single" w:sz="4" w:space="0" w:color="auto"/>
            </w:tcBorders>
            <w:shd w:val="clear" w:color="000000" w:fill="A6C9EC"/>
            <w:noWrap/>
            <w:vAlign w:val="bottom"/>
            <w:hideMark/>
          </w:tcPr>
          <w:p w14:paraId="24FB43A7" w14:textId="77777777" w:rsidR="003C3568" w:rsidRPr="00D86EDA" w:rsidRDefault="003C3568" w:rsidP="003C3568">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Precondición</w:t>
            </w:r>
          </w:p>
        </w:tc>
        <w:tc>
          <w:tcPr>
            <w:tcW w:w="8173" w:type="dxa"/>
            <w:tcBorders>
              <w:top w:val="nil"/>
              <w:left w:val="nil"/>
              <w:bottom w:val="single" w:sz="4" w:space="0" w:color="auto"/>
              <w:right w:val="single" w:sz="4" w:space="0" w:color="auto"/>
            </w:tcBorders>
            <w:shd w:val="clear" w:color="auto" w:fill="auto"/>
            <w:noWrap/>
            <w:vAlign w:val="bottom"/>
            <w:hideMark/>
          </w:tcPr>
          <w:p w14:paraId="565F33C2" w14:textId="77777777" w:rsidR="003C3568" w:rsidRPr="00D86EDA" w:rsidRDefault="003C3568" w:rsidP="003C3568">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El usuario debe estar autenticado.</w:t>
            </w:r>
          </w:p>
        </w:tc>
      </w:tr>
      <w:tr w:rsidR="003C3568" w:rsidRPr="00D86EDA" w14:paraId="093BDD62" w14:textId="77777777" w:rsidTr="00973628">
        <w:trPr>
          <w:gridAfter w:val="1"/>
          <w:wAfter w:w="149" w:type="dxa"/>
          <w:trHeight w:val="256"/>
          <w:jc w:val="center"/>
        </w:trPr>
        <w:tc>
          <w:tcPr>
            <w:tcW w:w="1691" w:type="dxa"/>
            <w:tcBorders>
              <w:top w:val="nil"/>
              <w:left w:val="single" w:sz="4" w:space="0" w:color="auto"/>
              <w:bottom w:val="single" w:sz="4" w:space="0" w:color="auto"/>
              <w:right w:val="single" w:sz="4" w:space="0" w:color="auto"/>
            </w:tcBorders>
            <w:shd w:val="clear" w:color="000000" w:fill="A6C9EC"/>
            <w:noWrap/>
            <w:vAlign w:val="bottom"/>
            <w:hideMark/>
          </w:tcPr>
          <w:p w14:paraId="5CCF6D69" w14:textId="77777777" w:rsidR="003C3568" w:rsidRPr="00D86EDA" w:rsidRDefault="003C3568" w:rsidP="003C3568">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Postcondición</w:t>
            </w:r>
          </w:p>
        </w:tc>
        <w:tc>
          <w:tcPr>
            <w:tcW w:w="8173" w:type="dxa"/>
            <w:tcBorders>
              <w:top w:val="nil"/>
              <w:left w:val="nil"/>
              <w:bottom w:val="nil"/>
              <w:right w:val="nil"/>
            </w:tcBorders>
            <w:shd w:val="clear" w:color="auto" w:fill="auto"/>
            <w:noWrap/>
            <w:vAlign w:val="bottom"/>
            <w:hideMark/>
          </w:tcPr>
          <w:p w14:paraId="1CA53701" w14:textId="77777777" w:rsidR="003C3568" w:rsidRPr="00D86EDA" w:rsidRDefault="003C3568" w:rsidP="003C3568">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La empresa queda registrada y disponible para asociarla con órdenes.</w:t>
            </w:r>
          </w:p>
        </w:tc>
      </w:tr>
      <w:tr w:rsidR="003C3568" w:rsidRPr="00D86EDA" w14:paraId="5CB58C37" w14:textId="77777777" w:rsidTr="00973628">
        <w:trPr>
          <w:gridAfter w:val="1"/>
          <w:wAfter w:w="149" w:type="dxa"/>
          <w:trHeight w:val="256"/>
          <w:jc w:val="center"/>
        </w:trPr>
        <w:tc>
          <w:tcPr>
            <w:tcW w:w="9864"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8A8BF08" w14:textId="77777777" w:rsidR="003C3568" w:rsidRPr="00D86EDA" w:rsidRDefault="003C3568" w:rsidP="003C3568">
            <w:pPr>
              <w:spacing w:after="0" w:line="240" w:lineRule="auto"/>
              <w:jc w:val="center"/>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Flujo principal</w:t>
            </w:r>
          </w:p>
        </w:tc>
      </w:tr>
      <w:tr w:rsidR="003C3568" w:rsidRPr="00D86EDA" w14:paraId="5ECF7B4A" w14:textId="77777777" w:rsidTr="00973628">
        <w:trPr>
          <w:gridAfter w:val="1"/>
          <w:wAfter w:w="149" w:type="dxa"/>
          <w:trHeight w:val="450"/>
          <w:jc w:val="center"/>
        </w:trPr>
        <w:tc>
          <w:tcPr>
            <w:tcW w:w="9864"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3BD112EA" w14:textId="77777777" w:rsidR="003C3568" w:rsidRPr="00D86EDA" w:rsidRDefault="003C3568" w:rsidP="003C3568">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1- El usuario accede a la sección "Registrar Empresa".</w:t>
            </w:r>
            <w:r w:rsidRPr="00D86EDA">
              <w:rPr>
                <w:rFonts w:ascii="Arial" w:eastAsia="Times New Roman" w:hAnsi="Arial" w:cs="Arial"/>
                <w:color w:val="000000"/>
                <w:kern w:val="0"/>
                <w:lang w:eastAsia="es-CL"/>
                <w14:ligatures w14:val="none"/>
              </w:rPr>
              <w:br/>
              <w:t>2- Completa el formulario con datos de la empresa (nombre, dirección, contacto).</w:t>
            </w:r>
            <w:r w:rsidRPr="00D86EDA">
              <w:rPr>
                <w:rFonts w:ascii="Arial" w:eastAsia="Times New Roman" w:hAnsi="Arial" w:cs="Arial"/>
                <w:color w:val="000000"/>
                <w:kern w:val="0"/>
                <w:lang w:eastAsia="es-CL"/>
                <w14:ligatures w14:val="none"/>
              </w:rPr>
              <w:br/>
              <w:t>3- El sistema valida los datos ingresados.</w:t>
            </w:r>
            <w:r w:rsidRPr="00D86EDA">
              <w:rPr>
                <w:rFonts w:ascii="Arial" w:eastAsia="Times New Roman" w:hAnsi="Arial" w:cs="Arial"/>
                <w:color w:val="000000"/>
                <w:kern w:val="0"/>
                <w:lang w:eastAsia="es-CL"/>
                <w14:ligatures w14:val="none"/>
              </w:rPr>
              <w:br/>
              <w:t>4- Se guarda la información de la empresa en la base de datos.</w:t>
            </w:r>
            <w:r w:rsidRPr="00D86EDA">
              <w:rPr>
                <w:rFonts w:ascii="Arial" w:eastAsia="Times New Roman" w:hAnsi="Arial" w:cs="Arial"/>
                <w:color w:val="000000"/>
                <w:kern w:val="0"/>
                <w:lang w:eastAsia="es-CL"/>
                <w14:ligatures w14:val="none"/>
              </w:rPr>
              <w:br/>
              <w:t>5- El sistema confirma la creación exitosa.</w:t>
            </w:r>
          </w:p>
        </w:tc>
      </w:tr>
      <w:tr w:rsidR="003C3568" w:rsidRPr="00D86EDA" w14:paraId="5A01FD46" w14:textId="77777777" w:rsidTr="00973628">
        <w:trPr>
          <w:trHeight w:val="256"/>
          <w:jc w:val="center"/>
        </w:trPr>
        <w:tc>
          <w:tcPr>
            <w:tcW w:w="9864" w:type="dxa"/>
            <w:gridSpan w:val="2"/>
            <w:vMerge/>
            <w:tcBorders>
              <w:top w:val="single" w:sz="4" w:space="0" w:color="auto"/>
              <w:left w:val="single" w:sz="4" w:space="0" w:color="auto"/>
              <w:bottom w:val="single" w:sz="4" w:space="0" w:color="auto"/>
              <w:right w:val="single" w:sz="4" w:space="0" w:color="auto"/>
            </w:tcBorders>
            <w:vAlign w:val="center"/>
            <w:hideMark/>
          </w:tcPr>
          <w:p w14:paraId="58B9AF61" w14:textId="77777777" w:rsidR="003C3568" w:rsidRPr="00D86EDA" w:rsidRDefault="003C3568" w:rsidP="003C3568">
            <w:pPr>
              <w:spacing w:after="0" w:line="240" w:lineRule="auto"/>
              <w:rPr>
                <w:rFonts w:ascii="Arial" w:eastAsia="Times New Roman" w:hAnsi="Arial" w:cs="Arial"/>
                <w:color w:val="000000"/>
                <w:kern w:val="0"/>
                <w:lang w:eastAsia="es-CL"/>
                <w14:ligatures w14:val="none"/>
              </w:rPr>
            </w:pPr>
          </w:p>
        </w:tc>
        <w:tc>
          <w:tcPr>
            <w:tcW w:w="149" w:type="dxa"/>
            <w:tcBorders>
              <w:top w:val="nil"/>
              <w:left w:val="nil"/>
              <w:bottom w:val="nil"/>
              <w:right w:val="nil"/>
            </w:tcBorders>
            <w:shd w:val="clear" w:color="auto" w:fill="auto"/>
            <w:noWrap/>
            <w:vAlign w:val="bottom"/>
            <w:hideMark/>
          </w:tcPr>
          <w:p w14:paraId="668A12D9" w14:textId="77777777" w:rsidR="003C3568" w:rsidRPr="00D86EDA" w:rsidRDefault="003C3568" w:rsidP="003C3568">
            <w:pPr>
              <w:spacing w:after="0" w:line="240" w:lineRule="auto"/>
              <w:rPr>
                <w:rFonts w:ascii="Arial" w:eastAsia="Times New Roman" w:hAnsi="Arial" w:cs="Arial"/>
                <w:color w:val="000000"/>
                <w:kern w:val="0"/>
                <w:lang w:eastAsia="es-CL"/>
                <w14:ligatures w14:val="none"/>
              </w:rPr>
            </w:pPr>
          </w:p>
        </w:tc>
      </w:tr>
      <w:tr w:rsidR="003C3568" w:rsidRPr="00D86EDA" w14:paraId="76BB4EB8" w14:textId="77777777" w:rsidTr="00973628">
        <w:trPr>
          <w:trHeight w:val="256"/>
          <w:jc w:val="center"/>
        </w:trPr>
        <w:tc>
          <w:tcPr>
            <w:tcW w:w="9864" w:type="dxa"/>
            <w:gridSpan w:val="2"/>
            <w:vMerge/>
            <w:tcBorders>
              <w:top w:val="single" w:sz="4" w:space="0" w:color="auto"/>
              <w:left w:val="single" w:sz="4" w:space="0" w:color="auto"/>
              <w:bottom w:val="single" w:sz="4" w:space="0" w:color="auto"/>
              <w:right w:val="single" w:sz="4" w:space="0" w:color="auto"/>
            </w:tcBorders>
            <w:vAlign w:val="center"/>
            <w:hideMark/>
          </w:tcPr>
          <w:p w14:paraId="195E5C98" w14:textId="77777777" w:rsidR="003C3568" w:rsidRPr="00D86EDA" w:rsidRDefault="003C3568" w:rsidP="003C3568">
            <w:pPr>
              <w:spacing w:after="0" w:line="240" w:lineRule="auto"/>
              <w:rPr>
                <w:rFonts w:ascii="Arial" w:eastAsia="Times New Roman" w:hAnsi="Arial" w:cs="Arial"/>
                <w:color w:val="000000"/>
                <w:kern w:val="0"/>
                <w:lang w:eastAsia="es-CL"/>
                <w14:ligatures w14:val="none"/>
              </w:rPr>
            </w:pPr>
          </w:p>
        </w:tc>
        <w:tc>
          <w:tcPr>
            <w:tcW w:w="149" w:type="dxa"/>
            <w:tcBorders>
              <w:top w:val="nil"/>
              <w:left w:val="nil"/>
              <w:bottom w:val="nil"/>
              <w:right w:val="nil"/>
            </w:tcBorders>
            <w:shd w:val="clear" w:color="auto" w:fill="auto"/>
            <w:noWrap/>
            <w:vAlign w:val="bottom"/>
            <w:hideMark/>
          </w:tcPr>
          <w:p w14:paraId="5412F7DA" w14:textId="77777777" w:rsidR="003C3568" w:rsidRPr="00D86EDA" w:rsidRDefault="003C3568" w:rsidP="003C3568">
            <w:pPr>
              <w:spacing w:after="0" w:line="240" w:lineRule="auto"/>
              <w:rPr>
                <w:rFonts w:ascii="Arial" w:eastAsia="Times New Roman" w:hAnsi="Arial" w:cs="Arial"/>
                <w:kern w:val="0"/>
                <w:sz w:val="20"/>
                <w:szCs w:val="20"/>
                <w:lang w:eastAsia="es-CL"/>
                <w14:ligatures w14:val="none"/>
              </w:rPr>
            </w:pPr>
          </w:p>
        </w:tc>
      </w:tr>
      <w:tr w:rsidR="003C3568" w:rsidRPr="00D86EDA" w14:paraId="2BBAAB43" w14:textId="77777777" w:rsidTr="00973628">
        <w:trPr>
          <w:trHeight w:val="256"/>
          <w:jc w:val="center"/>
        </w:trPr>
        <w:tc>
          <w:tcPr>
            <w:tcW w:w="9864" w:type="dxa"/>
            <w:gridSpan w:val="2"/>
            <w:vMerge/>
            <w:tcBorders>
              <w:top w:val="single" w:sz="4" w:space="0" w:color="auto"/>
              <w:left w:val="single" w:sz="4" w:space="0" w:color="auto"/>
              <w:bottom w:val="single" w:sz="4" w:space="0" w:color="auto"/>
              <w:right w:val="single" w:sz="4" w:space="0" w:color="auto"/>
            </w:tcBorders>
            <w:vAlign w:val="center"/>
            <w:hideMark/>
          </w:tcPr>
          <w:p w14:paraId="0AC7D199" w14:textId="77777777" w:rsidR="003C3568" w:rsidRPr="00D86EDA" w:rsidRDefault="003C3568" w:rsidP="003C3568">
            <w:pPr>
              <w:spacing w:after="0" w:line="240" w:lineRule="auto"/>
              <w:rPr>
                <w:rFonts w:ascii="Arial" w:eastAsia="Times New Roman" w:hAnsi="Arial" w:cs="Arial"/>
                <w:color w:val="000000"/>
                <w:kern w:val="0"/>
                <w:lang w:eastAsia="es-CL"/>
                <w14:ligatures w14:val="none"/>
              </w:rPr>
            </w:pPr>
          </w:p>
        </w:tc>
        <w:tc>
          <w:tcPr>
            <w:tcW w:w="149" w:type="dxa"/>
            <w:tcBorders>
              <w:top w:val="nil"/>
              <w:left w:val="nil"/>
              <w:bottom w:val="nil"/>
              <w:right w:val="nil"/>
            </w:tcBorders>
            <w:shd w:val="clear" w:color="auto" w:fill="auto"/>
            <w:noWrap/>
            <w:vAlign w:val="bottom"/>
            <w:hideMark/>
          </w:tcPr>
          <w:p w14:paraId="2EC08BA9" w14:textId="77777777" w:rsidR="003C3568" w:rsidRPr="00D86EDA" w:rsidRDefault="003C3568" w:rsidP="003C3568">
            <w:pPr>
              <w:spacing w:after="0" w:line="240" w:lineRule="auto"/>
              <w:rPr>
                <w:rFonts w:ascii="Arial" w:eastAsia="Times New Roman" w:hAnsi="Arial" w:cs="Arial"/>
                <w:kern w:val="0"/>
                <w:sz w:val="20"/>
                <w:szCs w:val="20"/>
                <w:lang w:eastAsia="es-CL"/>
                <w14:ligatures w14:val="none"/>
              </w:rPr>
            </w:pPr>
          </w:p>
        </w:tc>
      </w:tr>
      <w:tr w:rsidR="003C3568" w:rsidRPr="00D86EDA" w14:paraId="21F56623" w14:textId="77777777" w:rsidTr="00973628">
        <w:trPr>
          <w:trHeight w:val="256"/>
          <w:jc w:val="center"/>
        </w:trPr>
        <w:tc>
          <w:tcPr>
            <w:tcW w:w="9864" w:type="dxa"/>
            <w:gridSpan w:val="2"/>
            <w:vMerge/>
            <w:tcBorders>
              <w:top w:val="single" w:sz="4" w:space="0" w:color="auto"/>
              <w:left w:val="single" w:sz="4" w:space="0" w:color="auto"/>
              <w:bottom w:val="single" w:sz="4" w:space="0" w:color="auto"/>
              <w:right w:val="single" w:sz="4" w:space="0" w:color="auto"/>
            </w:tcBorders>
            <w:vAlign w:val="center"/>
            <w:hideMark/>
          </w:tcPr>
          <w:p w14:paraId="3348ED27" w14:textId="77777777" w:rsidR="003C3568" w:rsidRPr="00D86EDA" w:rsidRDefault="003C3568" w:rsidP="003C3568">
            <w:pPr>
              <w:spacing w:after="0" w:line="240" w:lineRule="auto"/>
              <w:rPr>
                <w:rFonts w:ascii="Arial" w:eastAsia="Times New Roman" w:hAnsi="Arial" w:cs="Arial"/>
                <w:color w:val="000000"/>
                <w:kern w:val="0"/>
                <w:lang w:eastAsia="es-CL"/>
                <w14:ligatures w14:val="none"/>
              </w:rPr>
            </w:pPr>
          </w:p>
        </w:tc>
        <w:tc>
          <w:tcPr>
            <w:tcW w:w="149" w:type="dxa"/>
            <w:tcBorders>
              <w:top w:val="nil"/>
              <w:left w:val="nil"/>
              <w:bottom w:val="nil"/>
              <w:right w:val="nil"/>
            </w:tcBorders>
            <w:shd w:val="clear" w:color="auto" w:fill="auto"/>
            <w:noWrap/>
            <w:vAlign w:val="bottom"/>
            <w:hideMark/>
          </w:tcPr>
          <w:p w14:paraId="0FBEB368" w14:textId="77777777" w:rsidR="003C3568" w:rsidRPr="00D86EDA" w:rsidRDefault="003C3568" w:rsidP="003C3568">
            <w:pPr>
              <w:spacing w:after="0" w:line="240" w:lineRule="auto"/>
              <w:rPr>
                <w:rFonts w:ascii="Arial" w:eastAsia="Times New Roman" w:hAnsi="Arial" w:cs="Arial"/>
                <w:kern w:val="0"/>
                <w:sz w:val="20"/>
                <w:szCs w:val="20"/>
                <w:lang w:eastAsia="es-CL"/>
                <w14:ligatures w14:val="none"/>
              </w:rPr>
            </w:pPr>
          </w:p>
        </w:tc>
      </w:tr>
      <w:tr w:rsidR="003C3568" w:rsidRPr="00D86EDA" w14:paraId="281CD819" w14:textId="77777777" w:rsidTr="00973628">
        <w:trPr>
          <w:trHeight w:val="256"/>
          <w:jc w:val="center"/>
        </w:trPr>
        <w:tc>
          <w:tcPr>
            <w:tcW w:w="9864" w:type="dxa"/>
            <w:gridSpan w:val="2"/>
            <w:vMerge/>
            <w:tcBorders>
              <w:top w:val="single" w:sz="4" w:space="0" w:color="auto"/>
              <w:left w:val="single" w:sz="4" w:space="0" w:color="auto"/>
              <w:bottom w:val="single" w:sz="4" w:space="0" w:color="auto"/>
              <w:right w:val="single" w:sz="4" w:space="0" w:color="auto"/>
            </w:tcBorders>
            <w:vAlign w:val="center"/>
            <w:hideMark/>
          </w:tcPr>
          <w:p w14:paraId="5E5C1FE2" w14:textId="77777777" w:rsidR="003C3568" w:rsidRPr="00D86EDA" w:rsidRDefault="003C3568" w:rsidP="003C3568">
            <w:pPr>
              <w:spacing w:after="0" w:line="240" w:lineRule="auto"/>
              <w:rPr>
                <w:rFonts w:ascii="Arial" w:eastAsia="Times New Roman" w:hAnsi="Arial" w:cs="Arial"/>
                <w:color w:val="000000"/>
                <w:kern w:val="0"/>
                <w:lang w:eastAsia="es-CL"/>
                <w14:ligatures w14:val="none"/>
              </w:rPr>
            </w:pPr>
          </w:p>
        </w:tc>
        <w:tc>
          <w:tcPr>
            <w:tcW w:w="149" w:type="dxa"/>
            <w:tcBorders>
              <w:top w:val="nil"/>
              <w:left w:val="nil"/>
              <w:bottom w:val="nil"/>
              <w:right w:val="nil"/>
            </w:tcBorders>
            <w:shd w:val="clear" w:color="auto" w:fill="auto"/>
            <w:noWrap/>
            <w:vAlign w:val="bottom"/>
            <w:hideMark/>
          </w:tcPr>
          <w:p w14:paraId="0F4012C5" w14:textId="77777777" w:rsidR="003C3568" w:rsidRPr="00D86EDA" w:rsidRDefault="003C3568" w:rsidP="003C3568">
            <w:pPr>
              <w:spacing w:after="0" w:line="240" w:lineRule="auto"/>
              <w:rPr>
                <w:rFonts w:ascii="Arial" w:eastAsia="Times New Roman" w:hAnsi="Arial" w:cs="Arial"/>
                <w:kern w:val="0"/>
                <w:sz w:val="20"/>
                <w:szCs w:val="20"/>
                <w:lang w:eastAsia="es-CL"/>
                <w14:ligatures w14:val="none"/>
              </w:rPr>
            </w:pPr>
          </w:p>
        </w:tc>
      </w:tr>
    </w:tbl>
    <w:p w14:paraId="21BCCB92" w14:textId="77777777" w:rsidR="00921B48" w:rsidRPr="00D86EDA" w:rsidRDefault="00921B48" w:rsidP="00610E53">
      <w:pPr>
        <w:rPr>
          <w:rFonts w:ascii="Arial" w:hAnsi="Arial" w:cs="Arial"/>
        </w:rPr>
      </w:pPr>
    </w:p>
    <w:p w14:paraId="183DE660" w14:textId="3E062C1A" w:rsidR="006517CD" w:rsidRPr="00D86EDA" w:rsidRDefault="006517CD" w:rsidP="00E00451">
      <w:pPr>
        <w:pStyle w:val="Descripcin"/>
        <w:keepNext/>
        <w:jc w:val="center"/>
        <w:rPr>
          <w:rFonts w:ascii="Arial" w:hAnsi="Arial" w:cs="Arial"/>
        </w:rPr>
      </w:pPr>
      <w:bookmarkStart w:id="106" w:name="_Toc184321154"/>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12</w:t>
      </w:r>
      <w:r w:rsidR="002C5966" w:rsidRPr="00D86EDA">
        <w:rPr>
          <w:rFonts w:ascii="Arial" w:hAnsi="Arial" w:cs="Arial"/>
          <w:noProof/>
        </w:rPr>
        <w:fldChar w:fldCharType="end"/>
      </w:r>
      <w:r w:rsidRPr="00D86EDA">
        <w:rPr>
          <w:rFonts w:ascii="Arial" w:hAnsi="Arial" w:cs="Arial"/>
        </w:rPr>
        <w:t xml:space="preserve"> - Caso de uso - Creación de empresa</w:t>
      </w:r>
      <w:bookmarkEnd w:id="106"/>
    </w:p>
    <w:p w14:paraId="5E4CAEC2" w14:textId="7ABB6B54" w:rsidR="00610E53" w:rsidRPr="00D86EDA" w:rsidRDefault="00F2654F" w:rsidP="00E00451">
      <w:pPr>
        <w:jc w:val="center"/>
        <w:rPr>
          <w:rFonts w:ascii="Arial" w:hAnsi="Arial" w:cs="Arial"/>
        </w:rPr>
      </w:pPr>
      <w:r w:rsidRPr="00D86EDA">
        <w:rPr>
          <w:rFonts w:ascii="Arial" w:hAnsi="Arial" w:cs="Arial"/>
          <w:noProof/>
        </w:rPr>
        <w:drawing>
          <wp:inline distT="0" distB="0" distL="0" distR="0" wp14:anchorId="11018957" wp14:editId="597FFCEF">
            <wp:extent cx="7637245" cy="2229474"/>
            <wp:effectExtent l="19050" t="19050" r="9525" b="27940"/>
            <wp:docPr id="1420331225"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637245" cy="2229474"/>
                    </a:xfrm>
                    <a:prstGeom prst="rect">
                      <a:avLst/>
                    </a:prstGeom>
                    <a:ln>
                      <a:solidFill>
                        <a:schemeClr val="tx1"/>
                      </a:solidFill>
                    </a:ln>
                  </pic:spPr>
                </pic:pic>
              </a:graphicData>
            </a:graphic>
          </wp:inline>
        </w:drawing>
      </w:r>
    </w:p>
    <w:p w14:paraId="6EDDDC78" w14:textId="676BDF16" w:rsidR="009F0099" w:rsidRPr="00D86EDA" w:rsidRDefault="009F0099" w:rsidP="00F31C38">
      <w:pPr>
        <w:pStyle w:val="Descripcin"/>
        <w:keepNext/>
        <w:jc w:val="center"/>
        <w:rPr>
          <w:rFonts w:ascii="Arial" w:hAnsi="Arial" w:cs="Arial"/>
        </w:rPr>
      </w:pPr>
      <w:bookmarkStart w:id="107" w:name="_Toc184321184"/>
      <w:r w:rsidRPr="00D86EDA">
        <w:rPr>
          <w:rFonts w:ascii="Arial" w:hAnsi="Arial" w:cs="Arial"/>
        </w:rPr>
        <w:lastRenderedPageBreak/>
        <w:t xml:space="preserve">Tabla </w:t>
      </w:r>
      <w:r w:rsidR="002C5966" w:rsidRPr="00D86EDA">
        <w:rPr>
          <w:rFonts w:ascii="Arial" w:hAnsi="Arial" w:cs="Arial"/>
        </w:rPr>
        <w:fldChar w:fldCharType="begin"/>
      </w:r>
      <w:r w:rsidR="002C5966" w:rsidRPr="00D86EDA">
        <w:rPr>
          <w:rFonts w:ascii="Arial" w:hAnsi="Arial" w:cs="Arial"/>
        </w:rPr>
        <w:instrText xml:space="preserve"> SEQ Tabla \* ARABIC </w:instrText>
      </w:r>
      <w:r w:rsidR="002C5966" w:rsidRPr="00D86EDA">
        <w:rPr>
          <w:rFonts w:ascii="Arial" w:hAnsi="Arial" w:cs="Arial"/>
        </w:rPr>
        <w:fldChar w:fldCharType="separate"/>
      </w:r>
      <w:r w:rsidR="002C5966" w:rsidRPr="00D86EDA">
        <w:rPr>
          <w:rFonts w:ascii="Arial" w:hAnsi="Arial" w:cs="Arial"/>
          <w:noProof/>
        </w:rPr>
        <w:t>7</w:t>
      </w:r>
      <w:r w:rsidR="002C5966" w:rsidRPr="00D86EDA">
        <w:rPr>
          <w:rFonts w:ascii="Arial" w:hAnsi="Arial" w:cs="Arial"/>
          <w:noProof/>
        </w:rPr>
        <w:fldChar w:fldCharType="end"/>
      </w:r>
      <w:r w:rsidRPr="00D86EDA">
        <w:rPr>
          <w:rFonts w:ascii="Arial" w:hAnsi="Arial" w:cs="Arial"/>
        </w:rPr>
        <w:t xml:space="preserve"> - Caso de uso - CU-05</w:t>
      </w:r>
      <w:bookmarkEnd w:id="107"/>
    </w:p>
    <w:tbl>
      <w:tblPr>
        <w:tblW w:w="8819" w:type="dxa"/>
        <w:jc w:val="center"/>
        <w:tblCellMar>
          <w:top w:w="15" w:type="dxa"/>
          <w:left w:w="70" w:type="dxa"/>
          <w:right w:w="70" w:type="dxa"/>
        </w:tblCellMar>
        <w:tblLook w:val="04A0" w:firstRow="1" w:lastRow="0" w:firstColumn="1" w:lastColumn="0" w:noHBand="0" w:noVBand="1"/>
      </w:tblPr>
      <w:tblGrid>
        <w:gridCol w:w="1705"/>
        <w:gridCol w:w="6965"/>
        <w:gridCol w:w="149"/>
      </w:tblGrid>
      <w:tr w:rsidR="00190A7F" w:rsidRPr="00D86EDA" w14:paraId="49996212" w14:textId="77777777" w:rsidTr="00973628">
        <w:trPr>
          <w:gridAfter w:val="1"/>
          <w:wAfter w:w="150" w:type="dxa"/>
          <w:trHeight w:val="237"/>
          <w:jc w:val="center"/>
        </w:trPr>
        <w:tc>
          <w:tcPr>
            <w:tcW w:w="1705"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68D169A4" w14:textId="77777777" w:rsidR="00190A7F" w:rsidRPr="00D86EDA" w:rsidRDefault="00190A7F" w:rsidP="00190A7F">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 xml:space="preserve">Caso </w:t>
            </w:r>
            <w:proofErr w:type="spellStart"/>
            <w:r w:rsidRPr="00D86EDA">
              <w:rPr>
                <w:rFonts w:ascii="Arial" w:eastAsia="Times New Roman" w:hAnsi="Arial" w:cs="Arial"/>
                <w:b/>
                <w:bCs/>
                <w:color w:val="000000"/>
                <w:kern w:val="0"/>
                <w:lang w:eastAsia="es-CL"/>
                <w14:ligatures w14:val="none"/>
              </w:rPr>
              <w:t>N°</w:t>
            </w:r>
            <w:proofErr w:type="spellEnd"/>
          </w:p>
        </w:tc>
        <w:tc>
          <w:tcPr>
            <w:tcW w:w="6964" w:type="dxa"/>
            <w:tcBorders>
              <w:top w:val="single" w:sz="4" w:space="0" w:color="auto"/>
              <w:left w:val="nil"/>
              <w:bottom w:val="single" w:sz="4" w:space="0" w:color="auto"/>
              <w:right w:val="single" w:sz="4" w:space="0" w:color="auto"/>
            </w:tcBorders>
            <w:shd w:val="clear" w:color="auto" w:fill="auto"/>
            <w:noWrap/>
            <w:vAlign w:val="bottom"/>
            <w:hideMark/>
          </w:tcPr>
          <w:p w14:paraId="44CEB8EE" w14:textId="77777777" w:rsidR="00190A7F" w:rsidRPr="00D86EDA" w:rsidRDefault="00190A7F" w:rsidP="00190A7F">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CU-05</w:t>
            </w:r>
          </w:p>
        </w:tc>
      </w:tr>
      <w:tr w:rsidR="00190A7F" w:rsidRPr="00D86EDA" w14:paraId="43B350B8" w14:textId="77777777" w:rsidTr="00973628">
        <w:trPr>
          <w:gridAfter w:val="1"/>
          <w:wAfter w:w="150" w:type="dxa"/>
          <w:trHeight w:val="237"/>
          <w:jc w:val="center"/>
        </w:trPr>
        <w:tc>
          <w:tcPr>
            <w:tcW w:w="1705" w:type="dxa"/>
            <w:tcBorders>
              <w:top w:val="nil"/>
              <w:left w:val="single" w:sz="4" w:space="0" w:color="auto"/>
              <w:bottom w:val="single" w:sz="4" w:space="0" w:color="auto"/>
              <w:right w:val="single" w:sz="4" w:space="0" w:color="auto"/>
            </w:tcBorders>
            <w:shd w:val="clear" w:color="000000" w:fill="A6C9EC"/>
            <w:noWrap/>
            <w:vAlign w:val="bottom"/>
            <w:hideMark/>
          </w:tcPr>
          <w:p w14:paraId="1C541DB0" w14:textId="77777777" w:rsidR="00190A7F" w:rsidRPr="00D86EDA" w:rsidRDefault="00190A7F" w:rsidP="00190A7F">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Nombre</w:t>
            </w:r>
          </w:p>
        </w:tc>
        <w:tc>
          <w:tcPr>
            <w:tcW w:w="6964" w:type="dxa"/>
            <w:tcBorders>
              <w:top w:val="nil"/>
              <w:left w:val="nil"/>
              <w:bottom w:val="single" w:sz="4" w:space="0" w:color="auto"/>
              <w:right w:val="single" w:sz="4" w:space="0" w:color="auto"/>
            </w:tcBorders>
            <w:shd w:val="clear" w:color="auto" w:fill="auto"/>
            <w:noWrap/>
            <w:vAlign w:val="bottom"/>
            <w:hideMark/>
          </w:tcPr>
          <w:p w14:paraId="6203B7E9" w14:textId="77777777" w:rsidR="00190A7F" w:rsidRPr="00D86EDA" w:rsidRDefault="00190A7F" w:rsidP="00190A7F">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Edición de Datos de Empresa</w:t>
            </w:r>
          </w:p>
        </w:tc>
      </w:tr>
      <w:tr w:rsidR="00190A7F" w:rsidRPr="00D86EDA" w14:paraId="4C0A67A8" w14:textId="77777777" w:rsidTr="00973628">
        <w:trPr>
          <w:gridAfter w:val="1"/>
          <w:wAfter w:w="150" w:type="dxa"/>
          <w:trHeight w:val="237"/>
          <w:jc w:val="center"/>
        </w:trPr>
        <w:tc>
          <w:tcPr>
            <w:tcW w:w="1705" w:type="dxa"/>
            <w:tcBorders>
              <w:top w:val="nil"/>
              <w:left w:val="single" w:sz="4" w:space="0" w:color="auto"/>
              <w:bottom w:val="single" w:sz="4" w:space="0" w:color="auto"/>
              <w:right w:val="single" w:sz="4" w:space="0" w:color="auto"/>
            </w:tcBorders>
            <w:shd w:val="clear" w:color="000000" w:fill="A6C9EC"/>
            <w:noWrap/>
            <w:vAlign w:val="bottom"/>
            <w:hideMark/>
          </w:tcPr>
          <w:p w14:paraId="512C6BF9" w14:textId="77777777" w:rsidR="00190A7F" w:rsidRPr="00D86EDA" w:rsidRDefault="00190A7F" w:rsidP="00190A7F">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Actor</w:t>
            </w:r>
          </w:p>
        </w:tc>
        <w:tc>
          <w:tcPr>
            <w:tcW w:w="6964" w:type="dxa"/>
            <w:tcBorders>
              <w:top w:val="nil"/>
              <w:left w:val="nil"/>
              <w:bottom w:val="single" w:sz="4" w:space="0" w:color="auto"/>
              <w:right w:val="single" w:sz="4" w:space="0" w:color="auto"/>
            </w:tcBorders>
            <w:shd w:val="clear" w:color="auto" w:fill="auto"/>
            <w:noWrap/>
            <w:vAlign w:val="bottom"/>
            <w:hideMark/>
          </w:tcPr>
          <w:p w14:paraId="30371416" w14:textId="77777777" w:rsidR="00190A7F" w:rsidRPr="00D86EDA" w:rsidRDefault="00190A7F" w:rsidP="00190A7F">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Usuario</w:t>
            </w:r>
          </w:p>
        </w:tc>
      </w:tr>
      <w:tr w:rsidR="00190A7F" w:rsidRPr="00D86EDA" w14:paraId="4BF99EE1" w14:textId="77777777" w:rsidTr="00973628">
        <w:trPr>
          <w:gridAfter w:val="1"/>
          <w:wAfter w:w="150" w:type="dxa"/>
          <w:trHeight w:val="474"/>
          <w:jc w:val="center"/>
        </w:trPr>
        <w:tc>
          <w:tcPr>
            <w:tcW w:w="1705" w:type="dxa"/>
            <w:tcBorders>
              <w:top w:val="nil"/>
              <w:left w:val="single" w:sz="4" w:space="0" w:color="auto"/>
              <w:bottom w:val="single" w:sz="4" w:space="0" w:color="auto"/>
              <w:right w:val="single" w:sz="4" w:space="0" w:color="auto"/>
            </w:tcBorders>
            <w:shd w:val="clear" w:color="000000" w:fill="A6C9EC"/>
            <w:noWrap/>
            <w:vAlign w:val="center"/>
            <w:hideMark/>
          </w:tcPr>
          <w:p w14:paraId="463785CD" w14:textId="77777777" w:rsidR="00190A7F" w:rsidRPr="00D86EDA" w:rsidRDefault="00190A7F" w:rsidP="00190A7F">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Precondición</w:t>
            </w:r>
          </w:p>
        </w:tc>
        <w:tc>
          <w:tcPr>
            <w:tcW w:w="6964" w:type="dxa"/>
            <w:tcBorders>
              <w:top w:val="nil"/>
              <w:left w:val="nil"/>
              <w:bottom w:val="single" w:sz="4" w:space="0" w:color="auto"/>
              <w:right w:val="single" w:sz="4" w:space="0" w:color="auto"/>
            </w:tcBorders>
            <w:shd w:val="clear" w:color="auto" w:fill="auto"/>
            <w:vAlign w:val="bottom"/>
            <w:hideMark/>
          </w:tcPr>
          <w:p w14:paraId="5B14E748" w14:textId="77777777" w:rsidR="00190A7F" w:rsidRPr="00D86EDA" w:rsidRDefault="00190A7F" w:rsidP="00190A7F">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La empresa debe estar registrada previamente.</w:t>
            </w:r>
            <w:r w:rsidRPr="00D86EDA">
              <w:rPr>
                <w:rFonts w:ascii="Arial" w:eastAsia="Times New Roman" w:hAnsi="Arial" w:cs="Arial"/>
                <w:color w:val="000000"/>
                <w:kern w:val="0"/>
                <w:lang w:eastAsia="es-CL"/>
                <w14:ligatures w14:val="none"/>
              </w:rPr>
              <w:br/>
              <w:t>El usuario debe tener permisos para editar.</w:t>
            </w:r>
          </w:p>
        </w:tc>
      </w:tr>
      <w:tr w:rsidR="00190A7F" w:rsidRPr="00D86EDA" w14:paraId="5523A991" w14:textId="77777777" w:rsidTr="00973628">
        <w:trPr>
          <w:gridAfter w:val="1"/>
          <w:wAfter w:w="150" w:type="dxa"/>
          <w:trHeight w:val="237"/>
          <w:jc w:val="center"/>
        </w:trPr>
        <w:tc>
          <w:tcPr>
            <w:tcW w:w="1705" w:type="dxa"/>
            <w:tcBorders>
              <w:top w:val="nil"/>
              <w:left w:val="single" w:sz="4" w:space="0" w:color="auto"/>
              <w:bottom w:val="single" w:sz="4" w:space="0" w:color="auto"/>
              <w:right w:val="single" w:sz="4" w:space="0" w:color="auto"/>
            </w:tcBorders>
            <w:shd w:val="clear" w:color="000000" w:fill="A6C9EC"/>
            <w:noWrap/>
            <w:vAlign w:val="bottom"/>
            <w:hideMark/>
          </w:tcPr>
          <w:p w14:paraId="425102E4" w14:textId="77777777" w:rsidR="00190A7F" w:rsidRPr="00D86EDA" w:rsidRDefault="00190A7F" w:rsidP="00190A7F">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Postcondición</w:t>
            </w:r>
          </w:p>
        </w:tc>
        <w:tc>
          <w:tcPr>
            <w:tcW w:w="6964" w:type="dxa"/>
            <w:tcBorders>
              <w:top w:val="nil"/>
              <w:left w:val="nil"/>
              <w:bottom w:val="nil"/>
              <w:right w:val="nil"/>
            </w:tcBorders>
            <w:shd w:val="clear" w:color="auto" w:fill="auto"/>
            <w:noWrap/>
            <w:vAlign w:val="bottom"/>
            <w:hideMark/>
          </w:tcPr>
          <w:p w14:paraId="38E8C6E9" w14:textId="77777777" w:rsidR="00190A7F" w:rsidRPr="00D86EDA" w:rsidRDefault="00190A7F" w:rsidP="00190A7F">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Los datos de la empresa se actualizan correctamente.</w:t>
            </w:r>
          </w:p>
        </w:tc>
      </w:tr>
      <w:tr w:rsidR="00190A7F" w:rsidRPr="00D86EDA" w14:paraId="5D6A033E" w14:textId="77777777" w:rsidTr="00973628">
        <w:trPr>
          <w:gridAfter w:val="1"/>
          <w:wAfter w:w="149" w:type="dxa"/>
          <w:trHeight w:val="237"/>
          <w:jc w:val="center"/>
        </w:trPr>
        <w:tc>
          <w:tcPr>
            <w:tcW w:w="8670"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42D001C" w14:textId="77777777" w:rsidR="00190A7F" w:rsidRPr="00D86EDA" w:rsidRDefault="00190A7F" w:rsidP="00190A7F">
            <w:pPr>
              <w:spacing w:after="0" w:line="240" w:lineRule="auto"/>
              <w:jc w:val="center"/>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Flujo principal</w:t>
            </w:r>
          </w:p>
        </w:tc>
      </w:tr>
      <w:tr w:rsidR="00190A7F" w:rsidRPr="00D86EDA" w14:paraId="1804CD06" w14:textId="77777777" w:rsidTr="00973628">
        <w:trPr>
          <w:gridAfter w:val="1"/>
          <w:wAfter w:w="149" w:type="dxa"/>
          <w:trHeight w:val="450"/>
          <w:jc w:val="center"/>
        </w:trPr>
        <w:tc>
          <w:tcPr>
            <w:tcW w:w="867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470B4FE5" w14:textId="77777777" w:rsidR="00190A7F" w:rsidRPr="00D86EDA" w:rsidRDefault="00190A7F" w:rsidP="00190A7F">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1- El usuario selecciona una empresa existente.</w:t>
            </w:r>
            <w:r w:rsidRPr="00D86EDA">
              <w:rPr>
                <w:rFonts w:ascii="Arial" w:eastAsia="Times New Roman" w:hAnsi="Arial" w:cs="Arial"/>
                <w:color w:val="000000"/>
                <w:kern w:val="0"/>
                <w:lang w:eastAsia="es-CL"/>
                <w14:ligatures w14:val="none"/>
              </w:rPr>
              <w:br/>
              <w:t>2- Realiza las modificaciones necesarias en el formulario.</w:t>
            </w:r>
            <w:r w:rsidRPr="00D86EDA">
              <w:rPr>
                <w:rFonts w:ascii="Arial" w:eastAsia="Times New Roman" w:hAnsi="Arial" w:cs="Arial"/>
                <w:color w:val="000000"/>
                <w:kern w:val="0"/>
                <w:lang w:eastAsia="es-CL"/>
                <w14:ligatures w14:val="none"/>
              </w:rPr>
              <w:br/>
              <w:t>3- El sistema valida los cambios.</w:t>
            </w:r>
            <w:r w:rsidRPr="00D86EDA">
              <w:rPr>
                <w:rFonts w:ascii="Arial" w:eastAsia="Times New Roman" w:hAnsi="Arial" w:cs="Arial"/>
                <w:color w:val="000000"/>
                <w:kern w:val="0"/>
                <w:lang w:eastAsia="es-CL"/>
                <w14:ligatures w14:val="none"/>
              </w:rPr>
              <w:br/>
              <w:t>4- Los datos actualizados se guardan en la base de datos.</w:t>
            </w:r>
            <w:r w:rsidRPr="00D86EDA">
              <w:rPr>
                <w:rFonts w:ascii="Arial" w:eastAsia="Times New Roman" w:hAnsi="Arial" w:cs="Arial"/>
                <w:color w:val="000000"/>
                <w:kern w:val="0"/>
                <w:lang w:eastAsia="es-CL"/>
                <w14:ligatures w14:val="none"/>
              </w:rPr>
              <w:br/>
              <w:t>5- El sistema confirma los cambios.</w:t>
            </w:r>
          </w:p>
        </w:tc>
      </w:tr>
      <w:tr w:rsidR="00190A7F" w:rsidRPr="00D86EDA" w14:paraId="0FA8B3BB" w14:textId="77777777" w:rsidTr="00973628">
        <w:trPr>
          <w:trHeight w:val="237"/>
          <w:jc w:val="center"/>
        </w:trPr>
        <w:tc>
          <w:tcPr>
            <w:tcW w:w="8670" w:type="dxa"/>
            <w:gridSpan w:val="2"/>
            <w:vMerge/>
            <w:tcBorders>
              <w:top w:val="single" w:sz="4" w:space="0" w:color="auto"/>
              <w:left w:val="single" w:sz="4" w:space="0" w:color="auto"/>
              <w:bottom w:val="single" w:sz="4" w:space="0" w:color="auto"/>
              <w:right w:val="single" w:sz="4" w:space="0" w:color="auto"/>
            </w:tcBorders>
            <w:vAlign w:val="center"/>
            <w:hideMark/>
          </w:tcPr>
          <w:p w14:paraId="0B3A27F0" w14:textId="77777777" w:rsidR="00190A7F" w:rsidRPr="00D86EDA" w:rsidRDefault="00190A7F" w:rsidP="00190A7F">
            <w:pPr>
              <w:spacing w:after="0" w:line="240" w:lineRule="auto"/>
              <w:rPr>
                <w:rFonts w:ascii="Arial" w:eastAsia="Times New Roman" w:hAnsi="Arial" w:cs="Arial"/>
                <w:color w:val="000000"/>
                <w:kern w:val="0"/>
                <w:lang w:eastAsia="es-CL"/>
                <w14:ligatures w14:val="none"/>
              </w:rPr>
            </w:pPr>
          </w:p>
        </w:tc>
        <w:tc>
          <w:tcPr>
            <w:tcW w:w="149" w:type="dxa"/>
            <w:tcBorders>
              <w:top w:val="nil"/>
              <w:left w:val="nil"/>
              <w:bottom w:val="nil"/>
              <w:right w:val="nil"/>
            </w:tcBorders>
            <w:shd w:val="clear" w:color="auto" w:fill="auto"/>
            <w:noWrap/>
            <w:vAlign w:val="bottom"/>
            <w:hideMark/>
          </w:tcPr>
          <w:p w14:paraId="511AE3F9" w14:textId="77777777" w:rsidR="00190A7F" w:rsidRPr="00D86EDA" w:rsidRDefault="00190A7F" w:rsidP="00190A7F">
            <w:pPr>
              <w:spacing w:after="0" w:line="240" w:lineRule="auto"/>
              <w:rPr>
                <w:rFonts w:ascii="Arial" w:eastAsia="Times New Roman" w:hAnsi="Arial" w:cs="Arial"/>
                <w:color w:val="000000"/>
                <w:kern w:val="0"/>
                <w:lang w:eastAsia="es-CL"/>
                <w14:ligatures w14:val="none"/>
              </w:rPr>
            </w:pPr>
          </w:p>
        </w:tc>
      </w:tr>
      <w:tr w:rsidR="00190A7F" w:rsidRPr="00D86EDA" w14:paraId="0F74D3F8" w14:textId="77777777" w:rsidTr="00973628">
        <w:trPr>
          <w:trHeight w:val="237"/>
          <w:jc w:val="center"/>
        </w:trPr>
        <w:tc>
          <w:tcPr>
            <w:tcW w:w="8670" w:type="dxa"/>
            <w:gridSpan w:val="2"/>
            <w:vMerge/>
            <w:tcBorders>
              <w:top w:val="single" w:sz="4" w:space="0" w:color="auto"/>
              <w:left w:val="single" w:sz="4" w:space="0" w:color="auto"/>
              <w:bottom w:val="single" w:sz="4" w:space="0" w:color="auto"/>
              <w:right w:val="single" w:sz="4" w:space="0" w:color="auto"/>
            </w:tcBorders>
            <w:vAlign w:val="center"/>
            <w:hideMark/>
          </w:tcPr>
          <w:p w14:paraId="5603D277" w14:textId="77777777" w:rsidR="00190A7F" w:rsidRPr="00D86EDA" w:rsidRDefault="00190A7F" w:rsidP="00190A7F">
            <w:pPr>
              <w:spacing w:after="0" w:line="240" w:lineRule="auto"/>
              <w:rPr>
                <w:rFonts w:ascii="Arial" w:eastAsia="Times New Roman" w:hAnsi="Arial" w:cs="Arial"/>
                <w:color w:val="000000"/>
                <w:kern w:val="0"/>
                <w:lang w:eastAsia="es-CL"/>
                <w14:ligatures w14:val="none"/>
              </w:rPr>
            </w:pPr>
          </w:p>
        </w:tc>
        <w:tc>
          <w:tcPr>
            <w:tcW w:w="149" w:type="dxa"/>
            <w:tcBorders>
              <w:top w:val="nil"/>
              <w:left w:val="nil"/>
              <w:bottom w:val="nil"/>
              <w:right w:val="nil"/>
            </w:tcBorders>
            <w:shd w:val="clear" w:color="auto" w:fill="auto"/>
            <w:noWrap/>
            <w:vAlign w:val="bottom"/>
            <w:hideMark/>
          </w:tcPr>
          <w:p w14:paraId="6BAE0EA6" w14:textId="77777777" w:rsidR="00190A7F" w:rsidRPr="00D86EDA" w:rsidRDefault="00190A7F" w:rsidP="00190A7F">
            <w:pPr>
              <w:spacing w:after="0" w:line="240" w:lineRule="auto"/>
              <w:rPr>
                <w:rFonts w:ascii="Arial" w:eastAsia="Times New Roman" w:hAnsi="Arial" w:cs="Arial"/>
                <w:kern w:val="0"/>
                <w:sz w:val="20"/>
                <w:szCs w:val="20"/>
                <w:lang w:eastAsia="es-CL"/>
                <w14:ligatures w14:val="none"/>
              </w:rPr>
            </w:pPr>
          </w:p>
        </w:tc>
      </w:tr>
      <w:tr w:rsidR="00190A7F" w:rsidRPr="00D86EDA" w14:paraId="35520272" w14:textId="77777777" w:rsidTr="00973628">
        <w:trPr>
          <w:trHeight w:val="237"/>
          <w:jc w:val="center"/>
        </w:trPr>
        <w:tc>
          <w:tcPr>
            <w:tcW w:w="8670" w:type="dxa"/>
            <w:gridSpan w:val="2"/>
            <w:vMerge/>
            <w:tcBorders>
              <w:top w:val="single" w:sz="4" w:space="0" w:color="auto"/>
              <w:left w:val="single" w:sz="4" w:space="0" w:color="auto"/>
              <w:bottom w:val="single" w:sz="4" w:space="0" w:color="auto"/>
              <w:right w:val="single" w:sz="4" w:space="0" w:color="auto"/>
            </w:tcBorders>
            <w:vAlign w:val="center"/>
            <w:hideMark/>
          </w:tcPr>
          <w:p w14:paraId="0FF486AC" w14:textId="77777777" w:rsidR="00190A7F" w:rsidRPr="00D86EDA" w:rsidRDefault="00190A7F" w:rsidP="00190A7F">
            <w:pPr>
              <w:spacing w:after="0" w:line="240" w:lineRule="auto"/>
              <w:rPr>
                <w:rFonts w:ascii="Arial" w:eastAsia="Times New Roman" w:hAnsi="Arial" w:cs="Arial"/>
                <w:color w:val="000000"/>
                <w:kern w:val="0"/>
                <w:lang w:eastAsia="es-CL"/>
                <w14:ligatures w14:val="none"/>
              </w:rPr>
            </w:pPr>
          </w:p>
        </w:tc>
        <w:tc>
          <w:tcPr>
            <w:tcW w:w="149" w:type="dxa"/>
            <w:tcBorders>
              <w:top w:val="nil"/>
              <w:left w:val="nil"/>
              <w:bottom w:val="nil"/>
              <w:right w:val="nil"/>
            </w:tcBorders>
            <w:shd w:val="clear" w:color="auto" w:fill="auto"/>
            <w:noWrap/>
            <w:vAlign w:val="bottom"/>
            <w:hideMark/>
          </w:tcPr>
          <w:p w14:paraId="32DF2317" w14:textId="77777777" w:rsidR="00190A7F" w:rsidRPr="00D86EDA" w:rsidRDefault="00190A7F" w:rsidP="00190A7F">
            <w:pPr>
              <w:spacing w:after="0" w:line="240" w:lineRule="auto"/>
              <w:rPr>
                <w:rFonts w:ascii="Arial" w:eastAsia="Times New Roman" w:hAnsi="Arial" w:cs="Arial"/>
                <w:kern w:val="0"/>
                <w:sz w:val="20"/>
                <w:szCs w:val="20"/>
                <w:lang w:eastAsia="es-CL"/>
                <w14:ligatures w14:val="none"/>
              </w:rPr>
            </w:pPr>
          </w:p>
        </w:tc>
      </w:tr>
      <w:tr w:rsidR="00190A7F" w:rsidRPr="00D86EDA" w14:paraId="4C81398C" w14:textId="77777777" w:rsidTr="00973628">
        <w:trPr>
          <w:trHeight w:val="237"/>
          <w:jc w:val="center"/>
        </w:trPr>
        <w:tc>
          <w:tcPr>
            <w:tcW w:w="8670" w:type="dxa"/>
            <w:gridSpan w:val="2"/>
            <w:vMerge/>
            <w:tcBorders>
              <w:top w:val="single" w:sz="4" w:space="0" w:color="auto"/>
              <w:left w:val="single" w:sz="4" w:space="0" w:color="auto"/>
              <w:bottom w:val="single" w:sz="4" w:space="0" w:color="auto"/>
              <w:right w:val="single" w:sz="4" w:space="0" w:color="auto"/>
            </w:tcBorders>
            <w:vAlign w:val="center"/>
            <w:hideMark/>
          </w:tcPr>
          <w:p w14:paraId="2634A822" w14:textId="77777777" w:rsidR="00190A7F" w:rsidRPr="00D86EDA" w:rsidRDefault="00190A7F" w:rsidP="00190A7F">
            <w:pPr>
              <w:spacing w:after="0" w:line="240" w:lineRule="auto"/>
              <w:rPr>
                <w:rFonts w:ascii="Arial" w:eastAsia="Times New Roman" w:hAnsi="Arial" w:cs="Arial"/>
                <w:color w:val="000000"/>
                <w:kern w:val="0"/>
                <w:lang w:eastAsia="es-CL"/>
                <w14:ligatures w14:val="none"/>
              </w:rPr>
            </w:pPr>
          </w:p>
        </w:tc>
        <w:tc>
          <w:tcPr>
            <w:tcW w:w="149" w:type="dxa"/>
            <w:tcBorders>
              <w:top w:val="nil"/>
              <w:left w:val="nil"/>
              <w:bottom w:val="nil"/>
              <w:right w:val="nil"/>
            </w:tcBorders>
            <w:shd w:val="clear" w:color="auto" w:fill="auto"/>
            <w:noWrap/>
            <w:vAlign w:val="bottom"/>
            <w:hideMark/>
          </w:tcPr>
          <w:p w14:paraId="4D22D639" w14:textId="77777777" w:rsidR="00190A7F" w:rsidRPr="00D86EDA" w:rsidRDefault="00190A7F" w:rsidP="00190A7F">
            <w:pPr>
              <w:spacing w:after="0" w:line="240" w:lineRule="auto"/>
              <w:rPr>
                <w:rFonts w:ascii="Arial" w:eastAsia="Times New Roman" w:hAnsi="Arial" w:cs="Arial"/>
                <w:kern w:val="0"/>
                <w:sz w:val="20"/>
                <w:szCs w:val="20"/>
                <w:lang w:eastAsia="es-CL"/>
                <w14:ligatures w14:val="none"/>
              </w:rPr>
            </w:pPr>
          </w:p>
        </w:tc>
      </w:tr>
      <w:tr w:rsidR="00190A7F" w:rsidRPr="00D86EDA" w14:paraId="35987696" w14:textId="77777777" w:rsidTr="00973628">
        <w:trPr>
          <w:trHeight w:val="237"/>
          <w:jc w:val="center"/>
        </w:trPr>
        <w:tc>
          <w:tcPr>
            <w:tcW w:w="8670" w:type="dxa"/>
            <w:gridSpan w:val="2"/>
            <w:vMerge/>
            <w:tcBorders>
              <w:top w:val="single" w:sz="4" w:space="0" w:color="auto"/>
              <w:left w:val="single" w:sz="4" w:space="0" w:color="auto"/>
              <w:bottom w:val="single" w:sz="4" w:space="0" w:color="auto"/>
              <w:right w:val="single" w:sz="4" w:space="0" w:color="auto"/>
            </w:tcBorders>
            <w:vAlign w:val="center"/>
            <w:hideMark/>
          </w:tcPr>
          <w:p w14:paraId="14899ED5" w14:textId="77777777" w:rsidR="00190A7F" w:rsidRPr="00D86EDA" w:rsidRDefault="00190A7F" w:rsidP="00190A7F">
            <w:pPr>
              <w:spacing w:after="0" w:line="240" w:lineRule="auto"/>
              <w:rPr>
                <w:rFonts w:ascii="Arial" w:eastAsia="Times New Roman" w:hAnsi="Arial" w:cs="Arial"/>
                <w:color w:val="000000"/>
                <w:kern w:val="0"/>
                <w:lang w:eastAsia="es-CL"/>
                <w14:ligatures w14:val="none"/>
              </w:rPr>
            </w:pPr>
          </w:p>
        </w:tc>
        <w:tc>
          <w:tcPr>
            <w:tcW w:w="149" w:type="dxa"/>
            <w:tcBorders>
              <w:top w:val="nil"/>
              <w:left w:val="nil"/>
              <w:bottom w:val="nil"/>
              <w:right w:val="nil"/>
            </w:tcBorders>
            <w:shd w:val="clear" w:color="auto" w:fill="auto"/>
            <w:noWrap/>
            <w:vAlign w:val="bottom"/>
            <w:hideMark/>
          </w:tcPr>
          <w:p w14:paraId="7E9F053A" w14:textId="77777777" w:rsidR="00190A7F" w:rsidRPr="00D86EDA" w:rsidRDefault="00190A7F" w:rsidP="00190A7F">
            <w:pPr>
              <w:spacing w:after="0" w:line="240" w:lineRule="auto"/>
              <w:rPr>
                <w:rFonts w:ascii="Arial" w:eastAsia="Times New Roman" w:hAnsi="Arial" w:cs="Arial"/>
                <w:kern w:val="0"/>
                <w:sz w:val="20"/>
                <w:szCs w:val="20"/>
                <w:lang w:eastAsia="es-CL"/>
                <w14:ligatures w14:val="none"/>
              </w:rPr>
            </w:pPr>
          </w:p>
        </w:tc>
      </w:tr>
    </w:tbl>
    <w:p w14:paraId="6CE8AEE1" w14:textId="3834BEDD" w:rsidR="00455C9F" w:rsidRPr="00D86EDA" w:rsidRDefault="00455C9F" w:rsidP="00610E53">
      <w:pPr>
        <w:rPr>
          <w:rFonts w:ascii="Arial" w:hAnsi="Arial" w:cs="Arial"/>
        </w:rPr>
      </w:pPr>
    </w:p>
    <w:p w14:paraId="66079C6E" w14:textId="7ABA6992" w:rsidR="006517CD" w:rsidRPr="00D86EDA" w:rsidRDefault="006517CD" w:rsidP="00F31C38">
      <w:pPr>
        <w:pStyle w:val="Descripcin"/>
        <w:keepNext/>
        <w:jc w:val="center"/>
        <w:rPr>
          <w:rFonts w:ascii="Arial" w:hAnsi="Arial" w:cs="Arial"/>
        </w:rPr>
      </w:pPr>
      <w:bookmarkStart w:id="108" w:name="_Toc184321155"/>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13</w:t>
      </w:r>
      <w:r w:rsidR="002C5966" w:rsidRPr="00D86EDA">
        <w:rPr>
          <w:rFonts w:ascii="Arial" w:hAnsi="Arial" w:cs="Arial"/>
          <w:noProof/>
        </w:rPr>
        <w:fldChar w:fldCharType="end"/>
      </w:r>
      <w:r w:rsidRPr="00D86EDA">
        <w:rPr>
          <w:rFonts w:ascii="Arial" w:hAnsi="Arial" w:cs="Arial"/>
        </w:rPr>
        <w:t xml:space="preserve"> - Caso de uso - Edición de Datos de Empresa</w:t>
      </w:r>
      <w:bookmarkEnd w:id="108"/>
    </w:p>
    <w:p w14:paraId="272D3A82" w14:textId="06FEE7F2" w:rsidR="00DF4DD9" w:rsidRPr="00D86EDA" w:rsidRDefault="00DF4DD9" w:rsidP="00F31C38">
      <w:pPr>
        <w:jc w:val="center"/>
        <w:rPr>
          <w:rFonts w:ascii="Arial" w:hAnsi="Arial" w:cs="Arial"/>
        </w:rPr>
      </w:pPr>
      <w:r w:rsidRPr="00D86EDA">
        <w:rPr>
          <w:rFonts w:ascii="Arial" w:hAnsi="Arial" w:cs="Arial"/>
          <w:noProof/>
        </w:rPr>
        <w:drawing>
          <wp:inline distT="0" distB="0" distL="0" distR="0" wp14:anchorId="2254F169" wp14:editId="1DE0B87C">
            <wp:extent cx="8435402" cy="2260131"/>
            <wp:effectExtent l="19050" t="19050" r="22860" b="26035"/>
            <wp:docPr id="1414209030" name="Imagen 6" descr="Imagen que contiene anim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465725" cy="2268256"/>
                    </a:xfrm>
                    <a:prstGeom prst="rect">
                      <a:avLst/>
                    </a:prstGeom>
                    <a:ln>
                      <a:solidFill>
                        <a:schemeClr val="tx1"/>
                      </a:solidFill>
                    </a:ln>
                  </pic:spPr>
                </pic:pic>
              </a:graphicData>
            </a:graphic>
          </wp:inline>
        </w:drawing>
      </w:r>
    </w:p>
    <w:p w14:paraId="23A8BBAE" w14:textId="2A30F24E" w:rsidR="009F0099" w:rsidRPr="00D86EDA" w:rsidRDefault="009F0099" w:rsidP="00593A60">
      <w:pPr>
        <w:pStyle w:val="Descripcin"/>
        <w:keepNext/>
        <w:jc w:val="center"/>
        <w:rPr>
          <w:rFonts w:ascii="Arial" w:hAnsi="Arial" w:cs="Arial"/>
        </w:rPr>
      </w:pPr>
      <w:bookmarkStart w:id="109" w:name="_Toc184321185"/>
      <w:r w:rsidRPr="00D86EDA">
        <w:rPr>
          <w:rFonts w:ascii="Arial" w:hAnsi="Arial" w:cs="Arial"/>
        </w:rPr>
        <w:lastRenderedPageBreak/>
        <w:t xml:space="preserve">Tabla </w:t>
      </w:r>
      <w:r w:rsidR="002C5966" w:rsidRPr="00D86EDA">
        <w:rPr>
          <w:rFonts w:ascii="Arial" w:hAnsi="Arial" w:cs="Arial"/>
        </w:rPr>
        <w:fldChar w:fldCharType="begin"/>
      </w:r>
      <w:r w:rsidR="002C5966" w:rsidRPr="00D86EDA">
        <w:rPr>
          <w:rFonts w:ascii="Arial" w:hAnsi="Arial" w:cs="Arial"/>
        </w:rPr>
        <w:instrText xml:space="preserve"> SEQ Tabla \* ARABIC </w:instrText>
      </w:r>
      <w:r w:rsidR="002C5966" w:rsidRPr="00D86EDA">
        <w:rPr>
          <w:rFonts w:ascii="Arial" w:hAnsi="Arial" w:cs="Arial"/>
        </w:rPr>
        <w:fldChar w:fldCharType="separate"/>
      </w:r>
      <w:r w:rsidR="002C5966" w:rsidRPr="00D86EDA">
        <w:rPr>
          <w:rFonts w:ascii="Arial" w:hAnsi="Arial" w:cs="Arial"/>
          <w:noProof/>
        </w:rPr>
        <w:t>8</w:t>
      </w:r>
      <w:r w:rsidR="002C5966" w:rsidRPr="00D86EDA">
        <w:rPr>
          <w:rFonts w:ascii="Arial" w:hAnsi="Arial" w:cs="Arial"/>
          <w:noProof/>
        </w:rPr>
        <w:fldChar w:fldCharType="end"/>
      </w:r>
      <w:r w:rsidRPr="00D86EDA">
        <w:rPr>
          <w:rFonts w:ascii="Arial" w:hAnsi="Arial" w:cs="Arial"/>
        </w:rPr>
        <w:t xml:space="preserve"> - Caso de uso - CU-06</w:t>
      </w:r>
      <w:bookmarkEnd w:id="109"/>
    </w:p>
    <w:tbl>
      <w:tblPr>
        <w:tblW w:w="9849" w:type="dxa"/>
        <w:jc w:val="center"/>
        <w:tblCellMar>
          <w:top w:w="15" w:type="dxa"/>
          <w:left w:w="70" w:type="dxa"/>
          <w:right w:w="70" w:type="dxa"/>
        </w:tblCellMar>
        <w:tblLook w:val="04A0" w:firstRow="1" w:lastRow="0" w:firstColumn="1" w:lastColumn="0" w:noHBand="0" w:noVBand="1"/>
      </w:tblPr>
      <w:tblGrid>
        <w:gridCol w:w="2191"/>
        <w:gridCol w:w="7466"/>
        <w:gridCol w:w="192"/>
      </w:tblGrid>
      <w:tr w:rsidR="006E2731" w:rsidRPr="00D86EDA" w14:paraId="30D6D2AB" w14:textId="77777777" w:rsidTr="00973628">
        <w:trPr>
          <w:gridAfter w:val="1"/>
          <w:wAfter w:w="193" w:type="dxa"/>
          <w:trHeight w:val="230"/>
          <w:jc w:val="center"/>
        </w:trPr>
        <w:tc>
          <w:tcPr>
            <w:tcW w:w="2191" w:type="dxa"/>
            <w:tcBorders>
              <w:top w:val="nil"/>
              <w:left w:val="nil"/>
              <w:bottom w:val="nil"/>
              <w:right w:val="nil"/>
            </w:tcBorders>
            <w:shd w:val="clear" w:color="auto" w:fill="auto"/>
            <w:noWrap/>
            <w:vAlign w:val="bottom"/>
            <w:hideMark/>
          </w:tcPr>
          <w:p w14:paraId="000820F4" w14:textId="77777777" w:rsidR="006E2731" w:rsidRPr="00D86EDA" w:rsidRDefault="006E2731" w:rsidP="00593A60">
            <w:pPr>
              <w:spacing w:after="0" w:line="240" w:lineRule="auto"/>
              <w:rPr>
                <w:rFonts w:ascii="Arial" w:eastAsia="Times New Roman" w:hAnsi="Arial" w:cs="Arial"/>
                <w:kern w:val="0"/>
                <w:sz w:val="24"/>
                <w:szCs w:val="24"/>
                <w:lang w:eastAsia="es-CL"/>
                <w14:ligatures w14:val="none"/>
              </w:rPr>
            </w:pPr>
          </w:p>
        </w:tc>
        <w:tc>
          <w:tcPr>
            <w:tcW w:w="7465" w:type="dxa"/>
            <w:tcBorders>
              <w:top w:val="nil"/>
              <w:left w:val="nil"/>
              <w:bottom w:val="nil"/>
              <w:right w:val="nil"/>
            </w:tcBorders>
            <w:shd w:val="clear" w:color="auto" w:fill="auto"/>
            <w:noWrap/>
            <w:vAlign w:val="bottom"/>
            <w:hideMark/>
          </w:tcPr>
          <w:p w14:paraId="52E4DBF3" w14:textId="77777777" w:rsidR="006E2731" w:rsidRPr="00D86EDA" w:rsidRDefault="006E2731" w:rsidP="00593A60">
            <w:pPr>
              <w:spacing w:after="0" w:line="240" w:lineRule="auto"/>
              <w:rPr>
                <w:rFonts w:ascii="Arial" w:eastAsia="Times New Roman" w:hAnsi="Arial" w:cs="Arial"/>
                <w:kern w:val="0"/>
                <w:sz w:val="20"/>
                <w:szCs w:val="20"/>
                <w:lang w:eastAsia="es-CL"/>
                <w14:ligatures w14:val="none"/>
              </w:rPr>
            </w:pPr>
          </w:p>
        </w:tc>
      </w:tr>
      <w:tr w:rsidR="006E2731" w:rsidRPr="00D86EDA" w14:paraId="5B4E3212" w14:textId="77777777" w:rsidTr="00973628">
        <w:trPr>
          <w:gridAfter w:val="1"/>
          <w:wAfter w:w="193" w:type="dxa"/>
          <w:trHeight w:val="230"/>
          <w:jc w:val="center"/>
        </w:trPr>
        <w:tc>
          <w:tcPr>
            <w:tcW w:w="2191"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3C5CC5FC" w14:textId="77777777" w:rsidR="006E2731" w:rsidRPr="00D86EDA" w:rsidRDefault="006E2731" w:rsidP="00593A60">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 xml:space="preserve">Caso </w:t>
            </w:r>
            <w:proofErr w:type="spellStart"/>
            <w:r w:rsidRPr="00D86EDA">
              <w:rPr>
                <w:rFonts w:ascii="Arial" w:eastAsia="Times New Roman" w:hAnsi="Arial" w:cs="Arial"/>
                <w:b/>
                <w:bCs/>
                <w:color w:val="000000"/>
                <w:kern w:val="0"/>
                <w:lang w:eastAsia="es-CL"/>
                <w14:ligatures w14:val="none"/>
              </w:rPr>
              <w:t>N°</w:t>
            </w:r>
            <w:proofErr w:type="spellEnd"/>
          </w:p>
        </w:tc>
        <w:tc>
          <w:tcPr>
            <w:tcW w:w="7465" w:type="dxa"/>
            <w:tcBorders>
              <w:top w:val="single" w:sz="4" w:space="0" w:color="auto"/>
              <w:left w:val="nil"/>
              <w:bottom w:val="single" w:sz="4" w:space="0" w:color="auto"/>
              <w:right w:val="single" w:sz="4" w:space="0" w:color="auto"/>
            </w:tcBorders>
            <w:shd w:val="clear" w:color="auto" w:fill="auto"/>
            <w:noWrap/>
            <w:vAlign w:val="bottom"/>
            <w:hideMark/>
          </w:tcPr>
          <w:p w14:paraId="4E24228C" w14:textId="77777777" w:rsidR="006E2731" w:rsidRPr="00D86EDA" w:rsidRDefault="006E2731" w:rsidP="00593A60">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CU-06</w:t>
            </w:r>
          </w:p>
        </w:tc>
      </w:tr>
      <w:tr w:rsidR="006E2731" w:rsidRPr="00D86EDA" w14:paraId="29231639" w14:textId="77777777" w:rsidTr="00973628">
        <w:trPr>
          <w:gridAfter w:val="1"/>
          <w:wAfter w:w="193" w:type="dxa"/>
          <w:trHeight w:val="230"/>
          <w:jc w:val="center"/>
        </w:trPr>
        <w:tc>
          <w:tcPr>
            <w:tcW w:w="2191" w:type="dxa"/>
            <w:tcBorders>
              <w:top w:val="nil"/>
              <w:left w:val="single" w:sz="4" w:space="0" w:color="auto"/>
              <w:bottom w:val="single" w:sz="4" w:space="0" w:color="auto"/>
              <w:right w:val="single" w:sz="4" w:space="0" w:color="auto"/>
            </w:tcBorders>
            <w:shd w:val="clear" w:color="000000" w:fill="A6C9EC"/>
            <w:noWrap/>
            <w:vAlign w:val="bottom"/>
            <w:hideMark/>
          </w:tcPr>
          <w:p w14:paraId="61E3B4E1" w14:textId="77777777" w:rsidR="006E2731" w:rsidRPr="00D86EDA" w:rsidRDefault="006E2731" w:rsidP="00593A60">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Nombre</w:t>
            </w:r>
          </w:p>
        </w:tc>
        <w:tc>
          <w:tcPr>
            <w:tcW w:w="7465" w:type="dxa"/>
            <w:tcBorders>
              <w:top w:val="nil"/>
              <w:left w:val="nil"/>
              <w:bottom w:val="single" w:sz="4" w:space="0" w:color="auto"/>
              <w:right w:val="single" w:sz="4" w:space="0" w:color="auto"/>
            </w:tcBorders>
            <w:shd w:val="clear" w:color="auto" w:fill="auto"/>
            <w:noWrap/>
            <w:vAlign w:val="bottom"/>
            <w:hideMark/>
          </w:tcPr>
          <w:p w14:paraId="779EFB7E" w14:textId="77777777" w:rsidR="006E2731" w:rsidRPr="00D86EDA" w:rsidRDefault="006E2731" w:rsidP="00593A60">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Generación de Orden de Transporte</w:t>
            </w:r>
          </w:p>
        </w:tc>
      </w:tr>
      <w:tr w:rsidR="006E2731" w:rsidRPr="00D86EDA" w14:paraId="14523892" w14:textId="77777777" w:rsidTr="00973628">
        <w:trPr>
          <w:gridAfter w:val="1"/>
          <w:wAfter w:w="193" w:type="dxa"/>
          <w:trHeight w:val="230"/>
          <w:jc w:val="center"/>
        </w:trPr>
        <w:tc>
          <w:tcPr>
            <w:tcW w:w="2191" w:type="dxa"/>
            <w:tcBorders>
              <w:top w:val="nil"/>
              <w:left w:val="single" w:sz="4" w:space="0" w:color="auto"/>
              <w:bottom w:val="single" w:sz="4" w:space="0" w:color="auto"/>
              <w:right w:val="single" w:sz="4" w:space="0" w:color="auto"/>
            </w:tcBorders>
            <w:shd w:val="clear" w:color="000000" w:fill="A6C9EC"/>
            <w:noWrap/>
            <w:vAlign w:val="bottom"/>
            <w:hideMark/>
          </w:tcPr>
          <w:p w14:paraId="42184F84" w14:textId="77777777" w:rsidR="006E2731" w:rsidRPr="00D86EDA" w:rsidRDefault="006E2731" w:rsidP="00593A60">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Actor</w:t>
            </w:r>
          </w:p>
        </w:tc>
        <w:tc>
          <w:tcPr>
            <w:tcW w:w="7465" w:type="dxa"/>
            <w:tcBorders>
              <w:top w:val="nil"/>
              <w:left w:val="nil"/>
              <w:bottom w:val="single" w:sz="4" w:space="0" w:color="auto"/>
              <w:right w:val="single" w:sz="4" w:space="0" w:color="auto"/>
            </w:tcBorders>
            <w:shd w:val="clear" w:color="auto" w:fill="auto"/>
            <w:noWrap/>
            <w:vAlign w:val="bottom"/>
            <w:hideMark/>
          </w:tcPr>
          <w:p w14:paraId="39AF4761" w14:textId="77777777" w:rsidR="006E2731" w:rsidRPr="00D86EDA" w:rsidRDefault="006E2731" w:rsidP="00593A60">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Usuario</w:t>
            </w:r>
          </w:p>
        </w:tc>
      </w:tr>
      <w:tr w:rsidR="006E2731" w:rsidRPr="00D86EDA" w14:paraId="27FF9E61" w14:textId="77777777" w:rsidTr="00973628">
        <w:trPr>
          <w:gridAfter w:val="1"/>
          <w:wAfter w:w="193" w:type="dxa"/>
          <w:trHeight w:val="461"/>
          <w:jc w:val="center"/>
        </w:trPr>
        <w:tc>
          <w:tcPr>
            <w:tcW w:w="2191" w:type="dxa"/>
            <w:tcBorders>
              <w:top w:val="nil"/>
              <w:left w:val="single" w:sz="4" w:space="0" w:color="auto"/>
              <w:bottom w:val="single" w:sz="4" w:space="0" w:color="auto"/>
              <w:right w:val="single" w:sz="4" w:space="0" w:color="auto"/>
            </w:tcBorders>
            <w:shd w:val="clear" w:color="000000" w:fill="A6C9EC"/>
            <w:noWrap/>
            <w:vAlign w:val="center"/>
            <w:hideMark/>
          </w:tcPr>
          <w:p w14:paraId="3150F4D5" w14:textId="77777777" w:rsidR="006E2731" w:rsidRPr="00D86EDA" w:rsidRDefault="006E2731" w:rsidP="00593A60">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Precondición</w:t>
            </w:r>
          </w:p>
        </w:tc>
        <w:tc>
          <w:tcPr>
            <w:tcW w:w="7465" w:type="dxa"/>
            <w:tcBorders>
              <w:top w:val="single" w:sz="4" w:space="0" w:color="auto"/>
              <w:left w:val="nil"/>
              <w:bottom w:val="single" w:sz="4" w:space="0" w:color="auto"/>
              <w:right w:val="single" w:sz="4" w:space="0" w:color="auto"/>
            </w:tcBorders>
            <w:shd w:val="clear" w:color="auto" w:fill="auto"/>
            <w:vAlign w:val="bottom"/>
            <w:hideMark/>
          </w:tcPr>
          <w:p w14:paraId="09CD6746" w14:textId="77777777" w:rsidR="006E2731" w:rsidRPr="00D86EDA" w:rsidRDefault="006E2731" w:rsidP="00593A60">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El usuario debe estar autenticado.</w:t>
            </w:r>
            <w:r w:rsidRPr="00D86EDA">
              <w:rPr>
                <w:rFonts w:ascii="Arial" w:eastAsia="Times New Roman" w:hAnsi="Arial" w:cs="Arial"/>
                <w:color w:val="000000"/>
                <w:kern w:val="0"/>
                <w:lang w:eastAsia="es-CL"/>
                <w14:ligatures w14:val="none"/>
              </w:rPr>
              <w:br/>
              <w:t>La empresa cliente debe estar registrada.</w:t>
            </w:r>
          </w:p>
        </w:tc>
      </w:tr>
      <w:tr w:rsidR="006E2731" w:rsidRPr="00D86EDA" w14:paraId="1D06DDD3" w14:textId="77777777" w:rsidTr="00973628">
        <w:trPr>
          <w:gridAfter w:val="1"/>
          <w:wAfter w:w="193" w:type="dxa"/>
          <w:trHeight w:val="230"/>
          <w:jc w:val="center"/>
        </w:trPr>
        <w:tc>
          <w:tcPr>
            <w:tcW w:w="2191" w:type="dxa"/>
            <w:tcBorders>
              <w:top w:val="nil"/>
              <w:left w:val="single" w:sz="4" w:space="0" w:color="auto"/>
              <w:bottom w:val="single" w:sz="4" w:space="0" w:color="auto"/>
              <w:right w:val="single" w:sz="4" w:space="0" w:color="auto"/>
            </w:tcBorders>
            <w:shd w:val="clear" w:color="000000" w:fill="A6C9EC"/>
            <w:noWrap/>
            <w:vAlign w:val="bottom"/>
            <w:hideMark/>
          </w:tcPr>
          <w:p w14:paraId="146BC0B0" w14:textId="77777777" w:rsidR="006E2731" w:rsidRPr="00D86EDA" w:rsidRDefault="006E2731" w:rsidP="00593A60">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Postcondición</w:t>
            </w:r>
          </w:p>
        </w:tc>
        <w:tc>
          <w:tcPr>
            <w:tcW w:w="7465" w:type="dxa"/>
            <w:tcBorders>
              <w:top w:val="single" w:sz="4" w:space="0" w:color="auto"/>
              <w:left w:val="nil"/>
              <w:bottom w:val="single" w:sz="4" w:space="0" w:color="auto"/>
              <w:right w:val="single" w:sz="4" w:space="0" w:color="auto"/>
            </w:tcBorders>
            <w:shd w:val="clear" w:color="auto" w:fill="auto"/>
            <w:noWrap/>
            <w:vAlign w:val="bottom"/>
            <w:hideMark/>
          </w:tcPr>
          <w:p w14:paraId="04CBE46D" w14:textId="77777777" w:rsidR="006E2731" w:rsidRPr="00D86EDA" w:rsidRDefault="006E2731" w:rsidP="00593A60">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La orden queda registrada y disponible para seguimiento.</w:t>
            </w:r>
          </w:p>
        </w:tc>
      </w:tr>
      <w:tr w:rsidR="006E2731" w:rsidRPr="00D86EDA" w14:paraId="505C4AB3" w14:textId="77777777" w:rsidTr="00973628">
        <w:trPr>
          <w:gridAfter w:val="1"/>
          <w:wAfter w:w="192" w:type="dxa"/>
          <w:trHeight w:val="230"/>
          <w:jc w:val="center"/>
        </w:trPr>
        <w:tc>
          <w:tcPr>
            <w:tcW w:w="9657"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2B78B248" w14:textId="77777777" w:rsidR="006E2731" w:rsidRPr="00D86EDA" w:rsidRDefault="006E2731" w:rsidP="00593A60">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Flujo principal</w:t>
            </w:r>
          </w:p>
        </w:tc>
      </w:tr>
      <w:tr w:rsidR="006E2731" w:rsidRPr="00D86EDA" w14:paraId="4C09D9E6" w14:textId="77777777" w:rsidTr="00973628">
        <w:trPr>
          <w:gridAfter w:val="1"/>
          <w:wAfter w:w="192" w:type="dxa"/>
          <w:trHeight w:val="450"/>
          <w:jc w:val="center"/>
        </w:trPr>
        <w:tc>
          <w:tcPr>
            <w:tcW w:w="9657"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7FAA86FF" w14:textId="77777777" w:rsidR="006E2731" w:rsidRPr="00D86EDA" w:rsidRDefault="006E2731" w:rsidP="00593A60">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1- El usuario accede a la sección "Nueva Orden".</w:t>
            </w:r>
            <w:r w:rsidRPr="00D86EDA">
              <w:rPr>
                <w:rFonts w:ascii="Arial" w:eastAsia="Times New Roman" w:hAnsi="Arial" w:cs="Arial"/>
                <w:color w:val="000000"/>
                <w:kern w:val="0"/>
                <w:lang w:eastAsia="es-CL"/>
                <w14:ligatures w14:val="none"/>
              </w:rPr>
              <w:br/>
              <w:t>2- Selecciona una empresa cliente.</w:t>
            </w:r>
            <w:r w:rsidRPr="00D86EDA">
              <w:rPr>
                <w:rFonts w:ascii="Arial" w:eastAsia="Times New Roman" w:hAnsi="Arial" w:cs="Arial"/>
                <w:color w:val="000000"/>
                <w:kern w:val="0"/>
                <w:lang w:eastAsia="es-CL"/>
                <w14:ligatures w14:val="none"/>
              </w:rPr>
              <w:br/>
              <w:t>3- Completa detalles de la orden (origen, destino, tipo de carga, fecha).</w:t>
            </w:r>
            <w:r w:rsidRPr="00D86EDA">
              <w:rPr>
                <w:rFonts w:ascii="Arial" w:eastAsia="Times New Roman" w:hAnsi="Arial" w:cs="Arial"/>
                <w:color w:val="000000"/>
                <w:kern w:val="0"/>
                <w:lang w:eastAsia="es-CL"/>
                <w14:ligatures w14:val="none"/>
              </w:rPr>
              <w:br/>
              <w:t>4- El sistema valida los datos ingresados.</w:t>
            </w:r>
            <w:r w:rsidRPr="00D86EDA">
              <w:rPr>
                <w:rFonts w:ascii="Arial" w:eastAsia="Times New Roman" w:hAnsi="Arial" w:cs="Arial"/>
                <w:color w:val="000000"/>
                <w:kern w:val="0"/>
                <w:lang w:eastAsia="es-CL"/>
                <w14:ligatures w14:val="none"/>
              </w:rPr>
              <w:br/>
              <w:t>5- Genera un número único de orden.</w:t>
            </w:r>
            <w:r w:rsidRPr="00D86EDA">
              <w:rPr>
                <w:rFonts w:ascii="Arial" w:eastAsia="Times New Roman" w:hAnsi="Arial" w:cs="Arial"/>
                <w:color w:val="000000"/>
                <w:kern w:val="0"/>
                <w:lang w:eastAsia="es-CL"/>
                <w14:ligatures w14:val="none"/>
              </w:rPr>
              <w:br/>
              <w:t>6- Guarda la orden en la base de datos.</w:t>
            </w:r>
            <w:r w:rsidRPr="00D86EDA">
              <w:rPr>
                <w:rFonts w:ascii="Arial" w:eastAsia="Times New Roman" w:hAnsi="Arial" w:cs="Arial"/>
                <w:color w:val="000000"/>
                <w:kern w:val="0"/>
                <w:lang w:eastAsia="es-CL"/>
                <w14:ligatures w14:val="none"/>
              </w:rPr>
              <w:br/>
              <w:t>7- El sistema confirma la creación y envía una notificación.</w:t>
            </w:r>
          </w:p>
        </w:tc>
      </w:tr>
      <w:tr w:rsidR="006E2731" w:rsidRPr="00D86EDA" w14:paraId="4B1C5816" w14:textId="77777777" w:rsidTr="00973628">
        <w:trPr>
          <w:trHeight w:val="230"/>
          <w:jc w:val="center"/>
        </w:trPr>
        <w:tc>
          <w:tcPr>
            <w:tcW w:w="9657" w:type="dxa"/>
            <w:gridSpan w:val="2"/>
            <w:vMerge/>
            <w:tcBorders>
              <w:top w:val="single" w:sz="4" w:space="0" w:color="auto"/>
              <w:left w:val="single" w:sz="4" w:space="0" w:color="auto"/>
              <w:bottom w:val="single" w:sz="4" w:space="0" w:color="auto"/>
              <w:right w:val="single" w:sz="4" w:space="0" w:color="auto"/>
            </w:tcBorders>
            <w:vAlign w:val="center"/>
            <w:hideMark/>
          </w:tcPr>
          <w:p w14:paraId="30F930BC" w14:textId="77777777" w:rsidR="006E2731" w:rsidRPr="00D86EDA" w:rsidRDefault="006E2731" w:rsidP="00593A60">
            <w:pPr>
              <w:spacing w:after="0" w:line="240" w:lineRule="auto"/>
              <w:rPr>
                <w:rFonts w:ascii="Arial" w:eastAsia="Times New Roman" w:hAnsi="Arial" w:cs="Arial"/>
                <w:color w:val="000000"/>
                <w:kern w:val="0"/>
                <w:lang w:eastAsia="es-CL"/>
                <w14:ligatures w14:val="none"/>
              </w:rPr>
            </w:pPr>
          </w:p>
        </w:tc>
        <w:tc>
          <w:tcPr>
            <w:tcW w:w="192" w:type="dxa"/>
            <w:tcBorders>
              <w:top w:val="nil"/>
              <w:left w:val="nil"/>
              <w:bottom w:val="nil"/>
              <w:right w:val="nil"/>
            </w:tcBorders>
            <w:shd w:val="clear" w:color="auto" w:fill="auto"/>
            <w:noWrap/>
            <w:vAlign w:val="bottom"/>
            <w:hideMark/>
          </w:tcPr>
          <w:p w14:paraId="62CF7084" w14:textId="77777777" w:rsidR="006E2731" w:rsidRPr="00D86EDA" w:rsidRDefault="006E2731" w:rsidP="00593A60">
            <w:pPr>
              <w:spacing w:after="0" w:line="240" w:lineRule="auto"/>
              <w:rPr>
                <w:rFonts w:ascii="Arial" w:eastAsia="Times New Roman" w:hAnsi="Arial" w:cs="Arial"/>
                <w:color w:val="000000"/>
                <w:kern w:val="0"/>
                <w:lang w:eastAsia="es-CL"/>
                <w14:ligatures w14:val="none"/>
              </w:rPr>
            </w:pPr>
          </w:p>
        </w:tc>
      </w:tr>
      <w:tr w:rsidR="006E2731" w:rsidRPr="00D86EDA" w14:paraId="70FCBD98" w14:textId="77777777" w:rsidTr="00973628">
        <w:trPr>
          <w:trHeight w:val="230"/>
          <w:jc w:val="center"/>
        </w:trPr>
        <w:tc>
          <w:tcPr>
            <w:tcW w:w="9657" w:type="dxa"/>
            <w:gridSpan w:val="2"/>
            <w:vMerge/>
            <w:tcBorders>
              <w:top w:val="single" w:sz="4" w:space="0" w:color="auto"/>
              <w:left w:val="single" w:sz="4" w:space="0" w:color="auto"/>
              <w:bottom w:val="single" w:sz="4" w:space="0" w:color="auto"/>
              <w:right w:val="single" w:sz="4" w:space="0" w:color="auto"/>
            </w:tcBorders>
            <w:vAlign w:val="center"/>
            <w:hideMark/>
          </w:tcPr>
          <w:p w14:paraId="196C1F8F" w14:textId="77777777" w:rsidR="006E2731" w:rsidRPr="00D86EDA" w:rsidRDefault="006E2731" w:rsidP="00593A60">
            <w:pPr>
              <w:spacing w:after="0" w:line="240" w:lineRule="auto"/>
              <w:rPr>
                <w:rFonts w:ascii="Arial" w:eastAsia="Times New Roman" w:hAnsi="Arial" w:cs="Arial"/>
                <w:color w:val="000000"/>
                <w:kern w:val="0"/>
                <w:lang w:eastAsia="es-CL"/>
                <w14:ligatures w14:val="none"/>
              </w:rPr>
            </w:pPr>
          </w:p>
        </w:tc>
        <w:tc>
          <w:tcPr>
            <w:tcW w:w="192" w:type="dxa"/>
            <w:tcBorders>
              <w:top w:val="nil"/>
              <w:left w:val="nil"/>
              <w:bottom w:val="nil"/>
              <w:right w:val="nil"/>
            </w:tcBorders>
            <w:shd w:val="clear" w:color="auto" w:fill="auto"/>
            <w:noWrap/>
            <w:vAlign w:val="bottom"/>
            <w:hideMark/>
          </w:tcPr>
          <w:p w14:paraId="64036313" w14:textId="77777777" w:rsidR="006E2731" w:rsidRPr="00D86EDA" w:rsidRDefault="006E2731" w:rsidP="00593A60">
            <w:pPr>
              <w:spacing w:after="0" w:line="240" w:lineRule="auto"/>
              <w:rPr>
                <w:rFonts w:ascii="Arial" w:eastAsia="Times New Roman" w:hAnsi="Arial" w:cs="Arial"/>
                <w:kern w:val="0"/>
                <w:sz w:val="20"/>
                <w:szCs w:val="20"/>
                <w:lang w:eastAsia="es-CL"/>
                <w14:ligatures w14:val="none"/>
              </w:rPr>
            </w:pPr>
          </w:p>
        </w:tc>
      </w:tr>
      <w:tr w:rsidR="006E2731" w:rsidRPr="00D86EDA" w14:paraId="2954E1EB" w14:textId="77777777" w:rsidTr="00973628">
        <w:trPr>
          <w:trHeight w:val="230"/>
          <w:jc w:val="center"/>
        </w:trPr>
        <w:tc>
          <w:tcPr>
            <w:tcW w:w="9657" w:type="dxa"/>
            <w:gridSpan w:val="2"/>
            <w:vMerge/>
            <w:tcBorders>
              <w:top w:val="single" w:sz="4" w:space="0" w:color="auto"/>
              <w:left w:val="single" w:sz="4" w:space="0" w:color="auto"/>
              <w:bottom w:val="single" w:sz="4" w:space="0" w:color="auto"/>
              <w:right w:val="single" w:sz="4" w:space="0" w:color="auto"/>
            </w:tcBorders>
            <w:vAlign w:val="center"/>
            <w:hideMark/>
          </w:tcPr>
          <w:p w14:paraId="2B026D6D" w14:textId="77777777" w:rsidR="006E2731" w:rsidRPr="00D86EDA" w:rsidRDefault="006E2731" w:rsidP="00593A60">
            <w:pPr>
              <w:spacing w:after="0" w:line="240" w:lineRule="auto"/>
              <w:rPr>
                <w:rFonts w:ascii="Arial" w:eastAsia="Times New Roman" w:hAnsi="Arial" w:cs="Arial"/>
                <w:color w:val="000000"/>
                <w:kern w:val="0"/>
                <w:lang w:eastAsia="es-CL"/>
                <w14:ligatures w14:val="none"/>
              </w:rPr>
            </w:pPr>
          </w:p>
        </w:tc>
        <w:tc>
          <w:tcPr>
            <w:tcW w:w="192" w:type="dxa"/>
            <w:tcBorders>
              <w:top w:val="nil"/>
              <w:left w:val="nil"/>
              <w:bottom w:val="nil"/>
              <w:right w:val="nil"/>
            </w:tcBorders>
            <w:shd w:val="clear" w:color="auto" w:fill="auto"/>
            <w:noWrap/>
            <w:vAlign w:val="bottom"/>
            <w:hideMark/>
          </w:tcPr>
          <w:p w14:paraId="172CB628" w14:textId="77777777" w:rsidR="006E2731" w:rsidRPr="00D86EDA" w:rsidRDefault="006E2731" w:rsidP="00593A60">
            <w:pPr>
              <w:spacing w:after="0" w:line="240" w:lineRule="auto"/>
              <w:rPr>
                <w:rFonts w:ascii="Arial" w:eastAsia="Times New Roman" w:hAnsi="Arial" w:cs="Arial"/>
                <w:kern w:val="0"/>
                <w:sz w:val="20"/>
                <w:szCs w:val="20"/>
                <w:lang w:eastAsia="es-CL"/>
                <w14:ligatures w14:val="none"/>
              </w:rPr>
            </w:pPr>
          </w:p>
        </w:tc>
      </w:tr>
      <w:tr w:rsidR="006E2731" w:rsidRPr="00D86EDA" w14:paraId="053BBC1B" w14:textId="77777777" w:rsidTr="00973628">
        <w:trPr>
          <w:trHeight w:val="230"/>
          <w:jc w:val="center"/>
        </w:trPr>
        <w:tc>
          <w:tcPr>
            <w:tcW w:w="9657" w:type="dxa"/>
            <w:gridSpan w:val="2"/>
            <w:vMerge/>
            <w:tcBorders>
              <w:top w:val="single" w:sz="4" w:space="0" w:color="auto"/>
              <w:left w:val="single" w:sz="4" w:space="0" w:color="auto"/>
              <w:bottom w:val="single" w:sz="4" w:space="0" w:color="auto"/>
              <w:right w:val="single" w:sz="4" w:space="0" w:color="auto"/>
            </w:tcBorders>
            <w:vAlign w:val="center"/>
            <w:hideMark/>
          </w:tcPr>
          <w:p w14:paraId="386BAF7E" w14:textId="77777777" w:rsidR="006E2731" w:rsidRPr="00D86EDA" w:rsidRDefault="006E2731" w:rsidP="00593A60">
            <w:pPr>
              <w:spacing w:after="0" w:line="240" w:lineRule="auto"/>
              <w:rPr>
                <w:rFonts w:ascii="Arial" w:eastAsia="Times New Roman" w:hAnsi="Arial" w:cs="Arial"/>
                <w:color w:val="000000"/>
                <w:kern w:val="0"/>
                <w:lang w:eastAsia="es-CL"/>
                <w14:ligatures w14:val="none"/>
              </w:rPr>
            </w:pPr>
          </w:p>
        </w:tc>
        <w:tc>
          <w:tcPr>
            <w:tcW w:w="192" w:type="dxa"/>
            <w:tcBorders>
              <w:top w:val="nil"/>
              <w:left w:val="nil"/>
              <w:bottom w:val="nil"/>
              <w:right w:val="nil"/>
            </w:tcBorders>
            <w:shd w:val="clear" w:color="auto" w:fill="auto"/>
            <w:noWrap/>
            <w:vAlign w:val="bottom"/>
            <w:hideMark/>
          </w:tcPr>
          <w:p w14:paraId="16383451" w14:textId="77777777" w:rsidR="006E2731" w:rsidRPr="00D86EDA" w:rsidRDefault="006E2731" w:rsidP="00593A60">
            <w:pPr>
              <w:spacing w:after="0" w:line="240" w:lineRule="auto"/>
              <w:rPr>
                <w:rFonts w:ascii="Arial" w:eastAsia="Times New Roman" w:hAnsi="Arial" w:cs="Arial"/>
                <w:kern w:val="0"/>
                <w:sz w:val="20"/>
                <w:szCs w:val="20"/>
                <w:lang w:eastAsia="es-CL"/>
                <w14:ligatures w14:val="none"/>
              </w:rPr>
            </w:pPr>
          </w:p>
        </w:tc>
      </w:tr>
      <w:tr w:rsidR="006E2731" w:rsidRPr="00D86EDA" w14:paraId="2F865D5C" w14:textId="77777777" w:rsidTr="00973628">
        <w:trPr>
          <w:trHeight w:val="230"/>
          <w:jc w:val="center"/>
        </w:trPr>
        <w:tc>
          <w:tcPr>
            <w:tcW w:w="9657" w:type="dxa"/>
            <w:gridSpan w:val="2"/>
            <w:vMerge/>
            <w:tcBorders>
              <w:top w:val="single" w:sz="4" w:space="0" w:color="auto"/>
              <w:left w:val="single" w:sz="4" w:space="0" w:color="auto"/>
              <w:bottom w:val="single" w:sz="4" w:space="0" w:color="auto"/>
              <w:right w:val="single" w:sz="4" w:space="0" w:color="auto"/>
            </w:tcBorders>
            <w:vAlign w:val="center"/>
            <w:hideMark/>
          </w:tcPr>
          <w:p w14:paraId="5FABFF85" w14:textId="77777777" w:rsidR="006E2731" w:rsidRPr="00D86EDA" w:rsidRDefault="006E2731" w:rsidP="00593A60">
            <w:pPr>
              <w:spacing w:after="0" w:line="240" w:lineRule="auto"/>
              <w:rPr>
                <w:rFonts w:ascii="Arial" w:eastAsia="Times New Roman" w:hAnsi="Arial" w:cs="Arial"/>
                <w:color w:val="000000"/>
                <w:kern w:val="0"/>
                <w:lang w:eastAsia="es-CL"/>
                <w14:ligatures w14:val="none"/>
              </w:rPr>
            </w:pPr>
          </w:p>
        </w:tc>
        <w:tc>
          <w:tcPr>
            <w:tcW w:w="192" w:type="dxa"/>
            <w:tcBorders>
              <w:top w:val="nil"/>
              <w:left w:val="nil"/>
              <w:bottom w:val="nil"/>
              <w:right w:val="nil"/>
            </w:tcBorders>
            <w:shd w:val="clear" w:color="auto" w:fill="auto"/>
            <w:noWrap/>
            <w:vAlign w:val="bottom"/>
            <w:hideMark/>
          </w:tcPr>
          <w:p w14:paraId="6476757E" w14:textId="77777777" w:rsidR="006E2731" w:rsidRPr="00D86EDA" w:rsidRDefault="006E2731" w:rsidP="00593A60">
            <w:pPr>
              <w:spacing w:after="0" w:line="240" w:lineRule="auto"/>
              <w:rPr>
                <w:rFonts w:ascii="Arial" w:eastAsia="Times New Roman" w:hAnsi="Arial" w:cs="Arial"/>
                <w:kern w:val="0"/>
                <w:sz w:val="20"/>
                <w:szCs w:val="20"/>
                <w:lang w:eastAsia="es-CL"/>
                <w14:ligatures w14:val="none"/>
              </w:rPr>
            </w:pPr>
          </w:p>
        </w:tc>
      </w:tr>
      <w:tr w:rsidR="006E2731" w:rsidRPr="00D86EDA" w14:paraId="15D2FB47" w14:textId="77777777" w:rsidTr="00973628">
        <w:trPr>
          <w:trHeight w:val="230"/>
          <w:jc w:val="center"/>
        </w:trPr>
        <w:tc>
          <w:tcPr>
            <w:tcW w:w="9657" w:type="dxa"/>
            <w:gridSpan w:val="2"/>
            <w:vMerge/>
            <w:tcBorders>
              <w:top w:val="single" w:sz="4" w:space="0" w:color="auto"/>
              <w:left w:val="single" w:sz="4" w:space="0" w:color="auto"/>
              <w:bottom w:val="single" w:sz="4" w:space="0" w:color="auto"/>
              <w:right w:val="single" w:sz="4" w:space="0" w:color="auto"/>
            </w:tcBorders>
            <w:vAlign w:val="center"/>
            <w:hideMark/>
          </w:tcPr>
          <w:p w14:paraId="50B84C31" w14:textId="77777777" w:rsidR="006E2731" w:rsidRPr="00D86EDA" w:rsidRDefault="006E2731" w:rsidP="00593A60">
            <w:pPr>
              <w:spacing w:after="0" w:line="240" w:lineRule="auto"/>
              <w:rPr>
                <w:rFonts w:ascii="Arial" w:eastAsia="Times New Roman" w:hAnsi="Arial" w:cs="Arial"/>
                <w:color w:val="000000"/>
                <w:kern w:val="0"/>
                <w:lang w:eastAsia="es-CL"/>
                <w14:ligatures w14:val="none"/>
              </w:rPr>
            </w:pPr>
          </w:p>
        </w:tc>
        <w:tc>
          <w:tcPr>
            <w:tcW w:w="192" w:type="dxa"/>
            <w:tcBorders>
              <w:top w:val="nil"/>
              <w:left w:val="nil"/>
              <w:bottom w:val="nil"/>
              <w:right w:val="nil"/>
            </w:tcBorders>
            <w:shd w:val="clear" w:color="auto" w:fill="auto"/>
            <w:noWrap/>
            <w:vAlign w:val="bottom"/>
            <w:hideMark/>
          </w:tcPr>
          <w:p w14:paraId="494FCF5D" w14:textId="77777777" w:rsidR="006E2731" w:rsidRPr="00D86EDA" w:rsidRDefault="006E2731" w:rsidP="00593A60">
            <w:pPr>
              <w:spacing w:after="0" w:line="240" w:lineRule="auto"/>
              <w:rPr>
                <w:rFonts w:ascii="Arial" w:eastAsia="Times New Roman" w:hAnsi="Arial" w:cs="Arial"/>
                <w:kern w:val="0"/>
                <w:sz w:val="20"/>
                <w:szCs w:val="20"/>
                <w:lang w:eastAsia="es-CL"/>
                <w14:ligatures w14:val="none"/>
              </w:rPr>
            </w:pPr>
          </w:p>
        </w:tc>
      </w:tr>
      <w:tr w:rsidR="006E2731" w:rsidRPr="00D86EDA" w14:paraId="152B8714" w14:textId="77777777" w:rsidTr="00973628">
        <w:trPr>
          <w:trHeight w:val="230"/>
          <w:jc w:val="center"/>
        </w:trPr>
        <w:tc>
          <w:tcPr>
            <w:tcW w:w="9657" w:type="dxa"/>
            <w:gridSpan w:val="2"/>
            <w:vMerge/>
            <w:tcBorders>
              <w:top w:val="single" w:sz="4" w:space="0" w:color="auto"/>
              <w:left w:val="single" w:sz="4" w:space="0" w:color="auto"/>
              <w:bottom w:val="single" w:sz="4" w:space="0" w:color="auto"/>
              <w:right w:val="single" w:sz="4" w:space="0" w:color="auto"/>
            </w:tcBorders>
            <w:vAlign w:val="center"/>
            <w:hideMark/>
          </w:tcPr>
          <w:p w14:paraId="59FE9A20" w14:textId="77777777" w:rsidR="006E2731" w:rsidRPr="00D86EDA" w:rsidRDefault="006E2731" w:rsidP="00593A60">
            <w:pPr>
              <w:spacing w:after="0" w:line="240" w:lineRule="auto"/>
              <w:rPr>
                <w:rFonts w:ascii="Arial" w:eastAsia="Times New Roman" w:hAnsi="Arial" w:cs="Arial"/>
                <w:color w:val="000000"/>
                <w:kern w:val="0"/>
                <w:lang w:eastAsia="es-CL"/>
                <w14:ligatures w14:val="none"/>
              </w:rPr>
            </w:pPr>
          </w:p>
        </w:tc>
        <w:tc>
          <w:tcPr>
            <w:tcW w:w="192" w:type="dxa"/>
            <w:tcBorders>
              <w:top w:val="nil"/>
              <w:left w:val="nil"/>
              <w:bottom w:val="nil"/>
              <w:right w:val="nil"/>
            </w:tcBorders>
            <w:shd w:val="clear" w:color="auto" w:fill="auto"/>
            <w:noWrap/>
            <w:vAlign w:val="bottom"/>
            <w:hideMark/>
          </w:tcPr>
          <w:p w14:paraId="176B9478" w14:textId="77777777" w:rsidR="006E2731" w:rsidRPr="00D86EDA" w:rsidRDefault="006E2731" w:rsidP="00593A60">
            <w:pPr>
              <w:spacing w:after="0" w:line="240" w:lineRule="auto"/>
              <w:rPr>
                <w:rFonts w:ascii="Arial" w:eastAsia="Times New Roman" w:hAnsi="Arial" w:cs="Arial"/>
                <w:kern w:val="0"/>
                <w:sz w:val="20"/>
                <w:szCs w:val="20"/>
                <w:lang w:eastAsia="es-CL"/>
                <w14:ligatures w14:val="none"/>
              </w:rPr>
            </w:pPr>
          </w:p>
        </w:tc>
      </w:tr>
    </w:tbl>
    <w:p w14:paraId="42D3CCB8" w14:textId="77777777" w:rsidR="00E82755" w:rsidRPr="00D86EDA" w:rsidRDefault="00E82755" w:rsidP="00593A60">
      <w:pPr>
        <w:spacing w:line="360" w:lineRule="auto"/>
        <w:rPr>
          <w:rFonts w:ascii="Arial" w:hAnsi="Arial" w:cs="Arial"/>
        </w:rPr>
      </w:pPr>
    </w:p>
    <w:p w14:paraId="0E0D743D" w14:textId="58ABE59C" w:rsidR="006517CD" w:rsidRPr="00D86EDA" w:rsidRDefault="006517CD" w:rsidP="00593A60">
      <w:pPr>
        <w:pStyle w:val="Descripcin"/>
        <w:keepNext/>
        <w:jc w:val="center"/>
        <w:rPr>
          <w:rFonts w:ascii="Arial" w:hAnsi="Arial" w:cs="Arial"/>
        </w:rPr>
      </w:pPr>
      <w:bookmarkStart w:id="110" w:name="_Toc184321156"/>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14</w:t>
      </w:r>
      <w:r w:rsidR="002C5966" w:rsidRPr="00D86EDA">
        <w:rPr>
          <w:rFonts w:ascii="Arial" w:hAnsi="Arial" w:cs="Arial"/>
          <w:noProof/>
        </w:rPr>
        <w:fldChar w:fldCharType="end"/>
      </w:r>
      <w:r w:rsidRPr="00D86EDA">
        <w:rPr>
          <w:rFonts w:ascii="Arial" w:hAnsi="Arial" w:cs="Arial"/>
        </w:rPr>
        <w:t xml:space="preserve"> - Caso de uso - Generación de Orden de Transporte</w:t>
      </w:r>
      <w:bookmarkEnd w:id="110"/>
    </w:p>
    <w:p w14:paraId="2FAAFF46" w14:textId="1444EB19" w:rsidR="51EF6E67" w:rsidRPr="00D86EDA" w:rsidRDefault="51EF6E67" w:rsidP="00593A60">
      <w:pPr>
        <w:spacing w:line="360" w:lineRule="auto"/>
        <w:jc w:val="center"/>
        <w:rPr>
          <w:rFonts w:ascii="Arial" w:hAnsi="Arial" w:cs="Arial"/>
        </w:rPr>
      </w:pPr>
      <w:r w:rsidRPr="00D86EDA">
        <w:rPr>
          <w:rFonts w:ascii="Arial" w:hAnsi="Arial" w:cs="Arial"/>
          <w:noProof/>
        </w:rPr>
        <w:drawing>
          <wp:inline distT="0" distB="0" distL="0" distR="0" wp14:anchorId="7D03E1F3" wp14:editId="59E8CE52">
            <wp:extent cx="6894211" cy="1809750"/>
            <wp:effectExtent l="19050" t="19050" r="20955" b="19050"/>
            <wp:docPr id="267671662"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894211" cy="1809750"/>
                    </a:xfrm>
                    <a:prstGeom prst="rect">
                      <a:avLst/>
                    </a:prstGeom>
                    <a:noFill/>
                    <a:ln>
                      <a:solidFill>
                        <a:schemeClr val="tx1"/>
                      </a:solidFill>
                    </a:ln>
                  </pic:spPr>
                </pic:pic>
              </a:graphicData>
            </a:graphic>
          </wp:inline>
        </w:drawing>
      </w:r>
    </w:p>
    <w:p w14:paraId="69DAF888" w14:textId="0D624D00" w:rsidR="009F0099" w:rsidRPr="00D86EDA" w:rsidRDefault="009F0099" w:rsidP="00593A60">
      <w:pPr>
        <w:pStyle w:val="Descripcin"/>
        <w:keepNext/>
        <w:jc w:val="center"/>
        <w:rPr>
          <w:rFonts w:ascii="Arial" w:hAnsi="Arial" w:cs="Arial"/>
        </w:rPr>
      </w:pPr>
      <w:bookmarkStart w:id="111" w:name="_Toc184321186"/>
      <w:r w:rsidRPr="00D86EDA">
        <w:rPr>
          <w:rFonts w:ascii="Arial" w:hAnsi="Arial" w:cs="Arial"/>
        </w:rPr>
        <w:lastRenderedPageBreak/>
        <w:t xml:space="preserve">Tabla </w:t>
      </w:r>
      <w:r w:rsidR="002C5966" w:rsidRPr="00D86EDA">
        <w:rPr>
          <w:rFonts w:ascii="Arial" w:hAnsi="Arial" w:cs="Arial"/>
        </w:rPr>
        <w:fldChar w:fldCharType="begin"/>
      </w:r>
      <w:r w:rsidR="002C5966" w:rsidRPr="00D86EDA">
        <w:rPr>
          <w:rFonts w:ascii="Arial" w:hAnsi="Arial" w:cs="Arial"/>
        </w:rPr>
        <w:instrText xml:space="preserve"> SEQ Tabla \* ARABIC </w:instrText>
      </w:r>
      <w:r w:rsidR="002C5966" w:rsidRPr="00D86EDA">
        <w:rPr>
          <w:rFonts w:ascii="Arial" w:hAnsi="Arial" w:cs="Arial"/>
        </w:rPr>
        <w:fldChar w:fldCharType="separate"/>
      </w:r>
      <w:r w:rsidR="002C5966" w:rsidRPr="00D86EDA">
        <w:rPr>
          <w:rFonts w:ascii="Arial" w:hAnsi="Arial" w:cs="Arial"/>
          <w:noProof/>
        </w:rPr>
        <w:t>9</w:t>
      </w:r>
      <w:r w:rsidR="002C5966" w:rsidRPr="00D86EDA">
        <w:rPr>
          <w:rFonts w:ascii="Arial" w:hAnsi="Arial" w:cs="Arial"/>
          <w:noProof/>
        </w:rPr>
        <w:fldChar w:fldCharType="end"/>
      </w:r>
      <w:r w:rsidRPr="00D86EDA">
        <w:rPr>
          <w:rFonts w:ascii="Arial" w:hAnsi="Arial" w:cs="Arial"/>
        </w:rPr>
        <w:t xml:space="preserve"> - Caso de uso - CU-07</w:t>
      </w:r>
      <w:bookmarkEnd w:id="111"/>
    </w:p>
    <w:tbl>
      <w:tblPr>
        <w:tblW w:w="8144" w:type="dxa"/>
        <w:jc w:val="center"/>
        <w:tblCellMar>
          <w:top w:w="15" w:type="dxa"/>
          <w:left w:w="70" w:type="dxa"/>
          <w:right w:w="70" w:type="dxa"/>
        </w:tblCellMar>
        <w:tblLook w:val="04A0" w:firstRow="1" w:lastRow="0" w:firstColumn="1" w:lastColumn="0" w:noHBand="0" w:noVBand="1"/>
      </w:tblPr>
      <w:tblGrid>
        <w:gridCol w:w="1837"/>
        <w:gridCol w:w="6146"/>
        <w:gridCol w:w="161"/>
      </w:tblGrid>
      <w:tr w:rsidR="002D7302" w:rsidRPr="00D86EDA" w14:paraId="7DC3024D" w14:textId="77777777" w:rsidTr="00973628">
        <w:trPr>
          <w:gridAfter w:val="1"/>
          <w:wAfter w:w="162" w:type="dxa"/>
          <w:trHeight w:val="240"/>
          <w:jc w:val="center"/>
        </w:trPr>
        <w:tc>
          <w:tcPr>
            <w:tcW w:w="1837"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72DCDE7B" w14:textId="77777777" w:rsidR="002D7302" w:rsidRPr="00D86EDA" w:rsidRDefault="002D7302" w:rsidP="002D7302">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 xml:space="preserve">Caso </w:t>
            </w:r>
            <w:proofErr w:type="spellStart"/>
            <w:r w:rsidRPr="00D86EDA">
              <w:rPr>
                <w:rFonts w:ascii="Arial" w:eastAsia="Times New Roman" w:hAnsi="Arial" w:cs="Arial"/>
                <w:b/>
                <w:bCs/>
                <w:color w:val="000000"/>
                <w:kern w:val="0"/>
                <w:lang w:eastAsia="es-CL"/>
                <w14:ligatures w14:val="none"/>
              </w:rPr>
              <w:t>N°</w:t>
            </w:r>
            <w:proofErr w:type="spellEnd"/>
          </w:p>
        </w:tc>
        <w:tc>
          <w:tcPr>
            <w:tcW w:w="6145" w:type="dxa"/>
            <w:tcBorders>
              <w:top w:val="single" w:sz="4" w:space="0" w:color="auto"/>
              <w:left w:val="nil"/>
              <w:bottom w:val="single" w:sz="4" w:space="0" w:color="auto"/>
              <w:right w:val="single" w:sz="4" w:space="0" w:color="auto"/>
            </w:tcBorders>
            <w:shd w:val="clear" w:color="auto" w:fill="auto"/>
            <w:noWrap/>
            <w:vAlign w:val="bottom"/>
            <w:hideMark/>
          </w:tcPr>
          <w:p w14:paraId="1E4FFDA9" w14:textId="77777777" w:rsidR="002D7302" w:rsidRPr="00D86EDA" w:rsidRDefault="002D7302" w:rsidP="002D7302">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CU-07</w:t>
            </w:r>
          </w:p>
        </w:tc>
      </w:tr>
      <w:tr w:rsidR="002D7302" w:rsidRPr="00D86EDA" w14:paraId="6A8434D5" w14:textId="77777777" w:rsidTr="00973628">
        <w:trPr>
          <w:gridAfter w:val="1"/>
          <w:wAfter w:w="162" w:type="dxa"/>
          <w:trHeight w:val="240"/>
          <w:jc w:val="center"/>
        </w:trPr>
        <w:tc>
          <w:tcPr>
            <w:tcW w:w="1837" w:type="dxa"/>
            <w:tcBorders>
              <w:top w:val="nil"/>
              <w:left w:val="single" w:sz="4" w:space="0" w:color="auto"/>
              <w:bottom w:val="single" w:sz="4" w:space="0" w:color="auto"/>
              <w:right w:val="single" w:sz="4" w:space="0" w:color="auto"/>
            </w:tcBorders>
            <w:shd w:val="clear" w:color="000000" w:fill="A6C9EC"/>
            <w:noWrap/>
            <w:vAlign w:val="bottom"/>
            <w:hideMark/>
          </w:tcPr>
          <w:p w14:paraId="3D3C2FDF" w14:textId="77777777" w:rsidR="002D7302" w:rsidRPr="00D86EDA" w:rsidRDefault="002D7302" w:rsidP="002D7302">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Nombre</w:t>
            </w:r>
          </w:p>
        </w:tc>
        <w:tc>
          <w:tcPr>
            <w:tcW w:w="6145" w:type="dxa"/>
            <w:tcBorders>
              <w:top w:val="nil"/>
              <w:left w:val="nil"/>
              <w:bottom w:val="single" w:sz="4" w:space="0" w:color="auto"/>
              <w:right w:val="single" w:sz="4" w:space="0" w:color="auto"/>
            </w:tcBorders>
            <w:shd w:val="clear" w:color="auto" w:fill="auto"/>
            <w:noWrap/>
            <w:vAlign w:val="bottom"/>
            <w:hideMark/>
          </w:tcPr>
          <w:p w14:paraId="49054711" w14:textId="77777777" w:rsidR="002D7302" w:rsidRPr="00D86EDA" w:rsidRDefault="002D7302" w:rsidP="002D7302">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Seguimiento de Orden</w:t>
            </w:r>
          </w:p>
        </w:tc>
      </w:tr>
      <w:tr w:rsidR="002D7302" w:rsidRPr="00D86EDA" w14:paraId="6F8D4B04" w14:textId="77777777" w:rsidTr="00973628">
        <w:trPr>
          <w:gridAfter w:val="1"/>
          <w:wAfter w:w="162" w:type="dxa"/>
          <w:trHeight w:val="240"/>
          <w:jc w:val="center"/>
        </w:trPr>
        <w:tc>
          <w:tcPr>
            <w:tcW w:w="1837" w:type="dxa"/>
            <w:tcBorders>
              <w:top w:val="nil"/>
              <w:left w:val="single" w:sz="4" w:space="0" w:color="auto"/>
              <w:bottom w:val="single" w:sz="4" w:space="0" w:color="auto"/>
              <w:right w:val="single" w:sz="4" w:space="0" w:color="auto"/>
            </w:tcBorders>
            <w:shd w:val="clear" w:color="000000" w:fill="A6C9EC"/>
            <w:noWrap/>
            <w:vAlign w:val="bottom"/>
            <w:hideMark/>
          </w:tcPr>
          <w:p w14:paraId="6CEBD187" w14:textId="77777777" w:rsidR="002D7302" w:rsidRPr="00D86EDA" w:rsidRDefault="002D7302" w:rsidP="002D7302">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Actor</w:t>
            </w:r>
          </w:p>
        </w:tc>
        <w:tc>
          <w:tcPr>
            <w:tcW w:w="6145" w:type="dxa"/>
            <w:tcBorders>
              <w:top w:val="nil"/>
              <w:left w:val="nil"/>
              <w:bottom w:val="single" w:sz="4" w:space="0" w:color="auto"/>
              <w:right w:val="single" w:sz="4" w:space="0" w:color="auto"/>
            </w:tcBorders>
            <w:shd w:val="clear" w:color="auto" w:fill="auto"/>
            <w:noWrap/>
            <w:vAlign w:val="bottom"/>
            <w:hideMark/>
          </w:tcPr>
          <w:p w14:paraId="2DD21571" w14:textId="77777777" w:rsidR="002D7302" w:rsidRPr="00D86EDA" w:rsidRDefault="002D7302" w:rsidP="002D7302">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Usuario</w:t>
            </w:r>
          </w:p>
        </w:tc>
      </w:tr>
      <w:tr w:rsidR="002D7302" w:rsidRPr="00D86EDA" w14:paraId="26CB1942" w14:textId="77777777" w:rsidTr="00973628">
        <w:trPr>
          <w:gridAfter w:val="1"/>
          <w:wAfter w:w="162" w:type="dxa"/>
          <w:trHeight w:val="240"/>
          <w:jc w:val="center"/>
        </w:trPr>
        <w:tc>
          <w:tcPr>
            <w:tcW w:w="1837" w:type="dxa"/>
            <w:tcBorders>
              <w:top w:val="single" w:sz="4" w:space="0" w:color="auto"/>
              <w:left w:val="single" w:sz="4" w:space="0" w:color="auto"/>
              <w:bottom w:val="single" w:sz="4" w:space="0" w:color="auto"/>
              <w:right w:val="single" w:sz="4" w:space="0" w:color="auto"/>
            </w:tcBorders>
            <w:shd w:val="clear" w:color="000000" w:fill="A6C9EC"/>
            <w:noWrap/>
            <w:vAlign w:val="center"/>
            <w:hideMark/>
          </w:tcPr>
          <w:p w14:paraId="1A83D6C9" w14:textId="77777777" w:rsidR="002D7302" w:rsidRPr="00D86EDA" w:rsidRDefault="002D7302" w:rsidP="002D7302">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Precondición</w:t>
            </w:r>
          </w:p>
        </w:tc>
        <w:tc>
          <w:tcPr>
            <w:tcW w:w="6145" w:type="dxa"/>
            <w:tcBorders>
              <w:top w:val="single" w:sz="4" w:space="0" w:color="auto"/>
              <w:left w:val="nil"/>
              <w:bottom w:val="single" w:sz="4" w:space="0" w:color="auto"/>
              <w:right w:val="single" w:sz="4" w:space="0" w:color="auto"/>
            </w:tcBorders>
            <w:shd w:val="clear" w:color="auto" w:fill="auto"/>
            <w:vAlign w:val="bottom"/>
            <w:hideMark/>
          </w:tcPr>
          <w:p w14:paraId="4ED39A16" w14:textId="77777777" w:rsidR="002D7302" w:rsidRPr="00D86EDA" w:rsidRDefault="002D7302" w:rsidP="002D7302">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La orden debe estar registrada en el sistema.</w:t>
            </w:r>
          </w:p>
        </w:tc>
      </w:tr>
      <w:tr w:rsidR="002D7302" w:rsidRPr="00D86EDA" w14:paraId="21FC0E9D" w14:textId="77777777" w:rsidTr="00973628">
        <w:trPr>
          <w:gridAfter w:val="1"/>
          <w:wAfter w:w="162" w:type="dxa"/>
          <w:trHeight w:val="240"/>
          <w:jc w:val="center"/>
        </w:trPr>
        <w:tc>
          <w:tcPr>
            <w:tcW w:w="1837"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894B598" w14:textId="77777777" w:rsidR="002D7302" w:rsidRPr="00D86EDA" w:rsidRDefault="002D7302" w:rsidP="002D7302">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Postcondición</w:t>
            </w:r>
          </w:p>
        </w:tc>
        <w:tc>
          <w:tcPr>
            <w:tcW w:w="6145" w:type="dxa"/>
            <w:tcBorders>
              <w:top w:val="single" w:sz="4" w:space="0" w:color="auto"/>
              <w:left w:val="nil"/>
              <w:bottom w:val="single" w:sz="4" w:space="0" w:color="auto"/>
              <w:right w:val="single" w:sz="4" w:space="0" w:color="auto"/>
            </w:tcBorders>
            <w:shd w:val="clear" w:color="auto" w:fill="auto"/>
            <w:noWrap/>
            <w:vAlign w:val="bottom"/>
            <w:hideMark/>
          </w:tcPr>
          <w:p w14:paraId="5C076009" w14:textId="77777777" w:rsidR="002D7302" w:rsidRPr="00D86EDA" w:rsidRDefault="002D7302" w:rsidP="002D7302">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El usuario obtiene la información actualizada de la orden.</w:t>
            </w:r>
          </w:p>
        </w:tc>
      </w:tr>
      <w:tr w:rsidR="002D7302" w:rsidRPr="00D86EDA" w14:paraId="143E686C" w14:textId="77777777" w:rsidTr="00973628">
        <w:trPr>
          <w:gridAfter w:val="1"/>
          <w:wAfter w:w="161" w:type="dxa"/>
          <w:trHeight w:val="240"/>
          <w:jc w:val="center"/>
        </w:trPr>
        <w:tc>
          <w:tcPr>
            <w:tcW w:w="7983"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DC9729A" w14:textId="77777777" w:rsidR="002D7302" w:rsidRPr="00D86EDA" w:rsidRDefault="002D7302" w:rsidP="002D7302">
            <w:pPr>
              <w:spacing w:after="0" w:line="240" w:lineRule="auto"/>
              <w:jc w:val="center"/>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Flujo principal</w:t>
            </w:r>
          </w:p>
        </w:tc>
      </w:tr>
      <w:tr w:rsidR="002D7302" w:rsidRPr="00D86EDA" w14:paraId="4E9DB26B" w14:textId="77777777" w:rsidTr="00973628">
        <w:trPr>
          <w:gridAfter w:val="1"/>
          <w:wAfter w:w="161" w:type="dxa"/>
          <w:trHeight w:val="450"/>
          <w:jc w:val="center"/>
        </w:trPr>
        <w:tc>
          <w:tcPr>
            <w:tcW w:w="7983"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3938AEFB" w14:textId="77777777" w:rsidR="002D7302" w:rsidRPr="00D86EDA" w:rsidRDefault="002D7302" w:rsidP="002D7302">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1- El usuario accede a la sección "Seguimiento".</w:t>
            </w:r>
            <w:r w:rsidRPr="00D86EDA">
              <w:rPr>
                <w:rFonts w:ascii="Arial" w:eastAsia="Times New Roman" w:hAnsi="Arial" w:cs="Arial"/>
                <w:color w:val="000000"/>
                <w:kern w:val="0"/>
                <w:lang w:eastAsia="es-CL"/>
                <w14:ligatures w14:val="none"/>
              </w:rPr>
              <w:br/>
              <w:t>2- Ingresa el número de la orden o selecciona una de la lista.</w:t>
            </w:r>
            <w:r w:rsidRPr="00D86EDA">
              <w:rPr>
                <w:rFonts w:ascii="Arial" w:eastAsia="Times New Roman" w:hAnsi="Arial" w:cs="Arial"/>
                <w:color w:val="000000"/>
                <w:kern w:val="0"/>
                <w:lang w:eastAsia="es-CL"/>
                <w14:ligatures w14:val="none"/>
              </w:rPr>
              <w:br/>
              <w:t>3- El sistema muestra el estado actual</w:t>
            </w:r>
            <w:r w:rsidRPr="00D86EDA">
              <w:rPr>
                <w:rFonts w:ascii="Arial" w:eastAsia="Times New Roman" w:hAnsi="Arial" w:cs="Arial"/>
                <w:color w:val="000000"/>
                <w:kern w:val="0"/>
                <w:lang w:eastAsia="es-CL"/>
                <w14:ligatures w14:val="none"/>
              </w:rPr>
              <w:br/>
              <w:t>4- El usuario consulta los detalles.</w:t>
            </w:r>
          </w:p>
        </w:tc>
      </w:tr>
      <w:tr w:rsidR="002D7302" w:rsidRPr="00D86EDA" w14:paraId="5FD6DB51" w14:textId="77777777" w:rsidTr="00973628">
        <w:trPr>
          <w:trHeight w:val="240"/>
          <w:jc w:val="center"/>
        </w:trPr>
        <w:tc>
          <w:tcPr>
            <w:tcW w:w="7983" w:type="dxa"/>
            <w:gridSpan w:val="2"/>
            <w:vMerge/>
            <w:tcBorders>
              <w:top w:val="single" w:sz="4" w:space="0" w:color="auto"/>
              <w:left w:val="single" w:sz="4" w:space="0" w:color="auto"/>
              <w:bottom w:val="single" w:sz="4" w:space="0" w:color="auto"/>
              <w:right w:val="single" w:sz="4" w:space="0" w:color="auto"/>
            </w:tcBorders>
            <w:vAlign w:val="center"/>
            <w:hideMark/>
          </w:tcPr>
          <w:p w14:paraId="12D2878B" w14:textId="77777777" w:rsidR="002D7302" w:rsidRPr="00D86EDA" w:rsidRDefault="002D7302" w:rsidP="002D7302">
            <w:pPr>
              <w:spacing w:after="0" w:line="240" w:lineRule="auto"/>
              <w:rPr>
                <w:rFonts w:ascii="Arial" w:eastAsia="Times New Roman" w:hAnsi="Arial" w:cs="Arial"/>
                <w:color w:val="000000"/>
                <w:kern w:val="0"/>
                <w:lang w:eastAsia="es-CL"/>
                <w14:ligatures w14:val="none"/>
              </w:rPr>
            </w:pPr>
          </w:p>
        </w:tc>
        <w:tc>
          <w:tcPr>
            <w:tcW w:w="161" w:type="dxa"/>
            <w:tcBorders>
              <w:top w:val="nil"/>
              <w:left w:val="nil"/>
              <w:bottom w:val="nil"/>
              <w:right w:val="nil"/>
            </w:tcBorders>
            <w:shd w:val="clear" w:color="auto" w:fill="auto"/>
            <w:noWrap/>
            <w:vAlign w:val="bottom"/>
            <w:hideMark/>
          </w:tcPr>
          <w:p w14:paraId="31A69CB7" w14:textId="77777777" w:rsidR="002D7302" w:rsidRPr="00D86EDA" w:rsidRDefault="002D7302" w:rsidP="002D7302">
            <w:pPr>
              <w:spacing w:after="0" w:line="240" w:lineRule="auto"/>
              <w:rPr>
                <w:rFonts w:ascii="Arial" w:eastAsia="Times New Roman" w:hAnsi="Arial" w:cs="Arial"/>
                <w:color w:val="000000"/>
                <w:kern w:val="0"/>
                <w:lang w:eastAsia="es-CL"/>
                <w14:ligatures w14:val="none"/>
              </w:rPr>
            </w:pPr>
          </w:p>
        </w:tc>
      </w:tr>
      <w:tr w:rsidR="002D7302" w:rsidRPr="00D86EDA" w14:paraId="3FC1D8F4" w14:textId="77777777" w:rsidTr="00973628">
        <w:trPr>
          <w:trHeight w:val="240"/>
          <w:jc w:val="center"/>
        </w:trPr>
        <w:tc>
          <w:tcPr>
            <w:tcW w:w="7983" w:type="dxa"/>
            <w:gridSpan w:val="2"/>
            <w:vMerge/>
            <w:tcBorders>
              <w:top w:val="single" w:sz="4" w:space="0" w:color="auto"/>
              <w:left w:val="single" w:sz="4" w:space="0" w:color="auto"/>
              <w:bottom w:val="single" w:sz="4" w:space="0" w:color="auto"/>
              <w:right w:val="single" w:sz="4" w:space="0" w:color="auto"/>
            </w:tcBorders>
            <w:vAlign w:val="center"/>
            <w:hideMark/>
          </w:tcPr>
          <w:p w14:paraId="50A88D2A" w14:textId="77777777" w:rsidR="002D7302" w:rsidRPr="00D86EDA" w:rsidRDefault="002D7302" w:rsidP="002D7302">
            <w:pPr>
              <w:spacing w:after="0" w:line="240" w:lineRule="auto"/>
              <w:rPr>
                <w:rFonts w:ascii="Arial" w:eastAsia="Times New Roman" w:hAnsi="Arial" w:cs="Arial"/>
                <w:color w:val="000000"/>
                <w:kern w:val="0"/>
                <w:lang w:eastAsia="es-CL"/>
                <w14:ligatures w14:val="none"/>
              </w:rPr>
            </w:pPr>
          </w:p>
        </w:tc>
        <w:tc>
          <w:tcPr>
            <w:tcW w:w="161" w:type="dxa"/>
            <w:tcBorders>
              <w:top w:val="nil"/>
              <w:left w:val="nil"/>
              <w:bottom w:val="nil"/>
              <w:right w:val="nil"/>
            </w:tcBorders>
            <w:shd w:val="clear" w:color="auto" w:fill="auto"/>
            <w:noWrap/>
            <w:vAlign w:val="bottom"/>
            <w:hideMark/>
          </w:tcPr>
          <w:p w14:paraId="6D3C5CD2" w14:textId="77777777" w:rsidR="002D7302" w:rsidRPr="00D86EDA" w:rsidRDefault="002D7302" w:rsidP="002D7302">
            <w:pPr>
              <w:spacing w:after="0" w:line="240" w:lineRule="auto"/>
              <w:rPr>
                <w:rFonts w:ascii="Arial" w:eastAsia="Times New Roman" w:hAnsi="Arial" w:cs="Arial"/>
                <w:kern w:val="0"/>
                <w:sz w:val="20"/>
                <w:szCs w:val="20"/>
                <w:lang w:eastAsia="es-CL"/>
                <w14:ligatures w14:val="none"/>
              </w:rPr>
            </w:pPr>
          </w:p>
        </w:tc>
      </w:tr>
      <w:tr w:rsidR="002D7302" w:rsidRPr="00D86EDA" w14:paraId="3DB14CBA" w14:textId="77777777" w:rsidTr="00973628">
        <w:trPr>
          <w:trHeight w:val="240"/>
          <w:jc w:val="center"/>
        </w:trPr>
        <w:tc>
          <w:tcPr>
            <w:tcW w:w="7983" w:type="dxa"/>
            <w:gridSpan w:val="2"/>
            <w:vMerge/>
            <w:tcBorders>
              <w:top w:val="single" w:sz="4" w:space="0" w:color="auto"/>
              <w:left w:val="single" w:sz="4" w:space="0" w:color="auto"/>
              <w:bottom w:val="single" w:sz="4" w:space="0" w:color="auto"/>
              <w:right w:val="single" w:sz="4" w:space="0" w:color="auto"/>
            </w:tcBorders>
            <w:vAlign w:val="center"/>
            <w:hideMark/>
          </w:tcPr>
          <w:p w14:paraId="0AACDB71" w14:textId="77777777" w:rsidR="002D7302" w:rsidRPr="00D86EDA" w:rsidRDefault="002D7302" w:rsidP="002D7302">
            <w:pPr>
              <w:spacing w:after="0" w:line="240" w:lineRule="auto"/>
              <w:rPr>
                <w:rFonts w:ascii="Arial" w:eastAsia="Times New Roman" w:hAnsi="Arial" w:cs="Arial"/>
                <w:color w:val="000000"/>
                <w:kern w:val="0"/>
                <w:lang w:eastAsia="es-CL"/>
                <w14:ligatures w14:val="none"/>
              </w:rPr>
            </w:pPr>
          </w:p>
        </w:tc>
        <w:tc>
          <w:tcPr>
            <w:tcW w:w="161" w:type="dxa"/>
            <w:tcBorders>
              <w:top w:val="nil"/>
              <w:left w:val="nil"/>
              <w:bottom w:val="nil"/>
              <w:right w:val="nil"/>
            </w:tcBorders>
            <w:shd w:val="clear" w:color="auto" w:fill="auto"/>
            <w:noWrap/>
            <w:vAlign w:val="bottom"/>
            <w:hideMark/>
          </w:tcPr>
          <w:p w14:paraId="246B2684" w14:textId="77777777" w:rsidR="002D7302" w:rsidRPr="00D86EDA" w:rsidRDefault="002D7302" w:rsidP="002D7302">
            <w:pPr>
              <w:spacing w:after="0" w:line="240" w:lineRule="auto"/>
              <w:rPr>
                <w:rFonts w:ascii="Arial" w:eastAsia="Times New Roman" w:hAnsi="Arial" w:cs="Arial"/>
                <w:kern w:val="0"/>
                <w:sz w:val="20"/>
                <w:szCs w:val="20"/>
                <w:lang w:eastAsia="es-CL"/>
                <w14:ligatures w14:val="none"/>
              </w:rPr>
            </w:pPr>
          </w:p>
        </w:tc>
      </w:tr>
      <w:tr w:rsidR="002D7302" w:rsidRPr="00D86EDA" w14:paraId="4AC963AC" w14:textId="77777777" w:rsidTr="00973628">
        <w:trPr>
          <w:trHeight w:val="240"/>
          <w:jc w:val="center"/>
        </w:trPr>
        <w:tc>
          <w:tcPr>
            <w:tcW w:w="7983" w:type="dxa"/>
            <w:gridSpan w:val="2"/>
            <w:vMerge/>
            <w:tcBorders>
              <w:top w:val="single" w:sz="4" w:space="0" w:color="auto"/>
              <w:left w:val="single" w:sz="4" w:space="0" w:color="auto"/>
              <w:bottom w:val="single" w:sz="4" w:space="0" w:color="auto"/>
              <w:right w:val="single" w:sz="4" w:space="0" w:color="auto"/>
            </w:tcBorders>
            <w:vAlign w:val="center"/>
            <w:hideMark/>
          </w:tcPr>
          <w:p w14:paraId="55D94CF1" w14:textId="77777777" w:rsidR="002D7302" w:rsidRPr="00D86EDA" w:rsidRDefault="002D7302" w:rsidP="002D7302">
            <w:pPr>
              <w:spacing w:after="0" w:line="240" w:lineRule="auto"/>
              <w:rPr>
                <w:rFonts w:ascii="Arial" w:eastAsia="Times New Roman" w:hAnsi="Arial" w:cs="Arial"/>
                <w:color w:val="000000"/>
                <w:kern w:val="0"/>
                <w:lang w:eastAsia="es-CL"/>
                <w14:ligatures w14:val="none"/>
              </w:rPr>
            </w:pPr>
          </w:p>
        </w:tc>
        <w:tc>
          <w:tcPr>
            <w:tcW w:w="161" w:type="dxa"/>
            <w:tcBorders>
              <w:top w:val="nil"/>
              <w:left w:val="nil"/>
              <w:bottom w:val="nil"/>
              <w:right w:val="nil"/>
            </w:tcBorders>
            <w:shd w:val="clear" w:color="auto" w:fill="auto"/>
            <w:noWrap/>
            <w:vAlign w:val="bottom"/>
            <w:hideMark/>
          </w:tcPr>
          <w:p w14:paraId="0C699D6F" w14:textId="77777777" w:rsidR="002D7302" w:rsidRPr="00D86EDA" w:rsidRDefault="002D7302" w:rsidP="002D7302">
            <w:pPr>
              <w:spacing w:after="0" w:line="240" w:lineRule="auto"/>
              <w:rPr>
                <w:rFonts w:ascii="Arial" w:eastAsia="Times New Roman" w:hAnsi="Arial" w:cs="Arial"/>
                <w:kern w:val="0"/>
                <w:sz w:val="20"/>
                <w:szCs w:val="20"/>
                <w:lang w:eastAsia="es-CL"/>
                <w14:ligatures w14:val="none"/>
              </w:rPr>
            </w:pPr>
          </w:p>
        </w:tc>
      </w:tr>
    </w:tbl>
    <w:p w14:paraId="66AC046C" w14:textId="77777777" w:rsidR="006E2731" w:rsidRPr="00D86EDA" w:rsidRDefault="006E2731" w:rsidP="0040449B">
      <w:pPr>
        <w:spacing w:line="360" w:lineRule="auto"/>
        <w:jc w:val="both"/>
        <w:rPr>
          <w:rFonts w:ascii="Arial" w:hAnsi="Arial" w:cs="Arial"/>
        </w:rPr>
      </w:pPr>
    </w:p>
    <w:p w14:paraId="56EFBC7D" w14:textId="5C67568A" w:rsidR="006517CD" w:rsidRPr="00D86EDA" w:rsidRDefault="006517CD" w:rsidP="00593A60">
      <w:pPr>
        <w:pStyle w:val="Descripcin"/>
        <w:keepNext/>
        <w:jc w:val="center"/>
        <w:rPr>
          <w:rFonts w:ascii="Arial" w:hAnsi="Arial" w:cs="Arial"/>
        </w:rPr>
      </w:pPr>
      <w:bookmarkStart w:id="112" w:name="_Toc184321157"/>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15</w:t>
      </w:r>
      <w:r w:rsidR="002C5966" w:rsidRPr="00D86EDA">
        <w:rPr>
          <w:rFonts w:ascii="Arial" w:hAnsi="Arial" w:cs="Arial"/>
          <w:noProof/>
        </w:rPr>
        <w:fldChar w:fldCharType="end"/>
      </w:r>
      <w:r w:rsidRPr="00D86EDA">
        <w:rPr>
          <w:rFonts w:ascii="Arial" w:hAnsi="Arial" w:cs="Arial"/>
        </w:rPr>
        <w:t xml:space="preserve"> - Caso de uso - Seguimiento de Orden</w:t>
      </w:r>
      <w:bookmarkEnd w:id="112"/>
    </w:p>
    <w:p w14:paraId="55A16280" w14:textId="4C32A85E" w:rsidR="006C170E" w:rsidRPr="00D86EDA" w:rsidRDefault="003410F0" w:rsidP="00593A60">
      <w:pPr>
        <w:spacing w:line="360" w:lineRule="auto"/>
        <w:jc w:val="center"/>
        <w:rPr>
          <w:rFonts w:ascii="Arial" w:hAnsi="Arial" w:cs="Arial"/>
        </w:rPr>
      </w:pPr>
      <w:r w:rsidRPr="00D86EDA">
        <w:rPr>
          <w:rFonts w:ascii="Arial" w:hAnsi="Arial" w:cs="Arial"/>
          <w:noProof/>
        </w:rPr>
        <w:drawing>
          <wp:inline distT="0" distB="0" distL="0" distR="0" wp14:anchorId="68265C54" wp14:editId="34BB5525">
            <wp:extent cx="7794306" cy="2304426"/>
            <wp:effectExtent l="19050" t="19050" r="16510" b="19685"/>
            <wp:docPr id="1678808687"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08687" name="Imagen 8" descr="Dia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818771" cy="2311659"/>
                    </a:xfrm>
                    <a:prstGeom prst="rect">
                      <a:avLst/>
                    </a:prstGeom>
                    <a:noFill/>
                    <a:ln>
                      <a:solidFill>
                        <a:schemeClr val="tx1"/>
                      </a:solidFill>
                    </a:ln>
                  </pic:spPr>
                </pic:pic>
              </a:graphicData>
            </a:graphic>
          </wp:inline>
        </w:drawing>
      </w:r>
    </w:p>
    <w:p w14:paraId="36FC89C5" w14:textId="77777777" w:rsidR="006C170E" w:rsidRPr="00D86EDA" w:rsidRDefault="006C170E" w:rsidP="0040449B">
      <w:pPr>
        <w:spacing w:line="360" w:lineRule="auto"/>
        <w:jc w:val="both"/>
        <w:rPr>
          <w:rFonts w:ascii="Arial" w:hAnsi="Arial" w:cs="Arial"/>
        </w:rPr>
      </w:pPr>
    </w:p>
    <w:p w14:paraId="6EF28F8B" w14:textId="01815142" w:rsidR="009F0099" w:rsidRPr="00D86EDA" w:rsidRDefault="009F0099" w:rsidP="00593A60">
      <w:pPr>
        <w:pStyle w:val="Descripcin"/>
        <w:keepNext/>
        <w:jc w:val="center"/>
        <w:rPr>
          <w:rFonts w:ascii="Arial" w:hAnsi="Arial" w:cs="Arial"/>
        </w:rPr>
      </w:pPr>
      <w:bookmarkStart w:id="113" w:name="_Toc184321187"/>
      <w:r w:rsidRPr="00D86EDA">
        <w:rPr>
          <w:rFonts w:ascii="Arial" w:hAnsi="Arial" w:cs="Arial"/>
        </w:rPr>
        <w:lastRenderedPageBreak/>
        <w:t xml:space="preserve">Tabla </w:t>
      </w:r>
      <w:r w:rsidR="002C5966" w:rsidRPr="00D86EDA">
        <w:rPr>
          <w:rFonts w:ascii="Arial" w:hAnsi="Arial" w:cs="Arial"/>
        </w:rPr>
        <w:fldChar w:fldCharType="begin"/>
      </w:r>
      <w:r w:rsidR="002C5966" w:rsidRPr="00D86EDA">
        <w:rPr>
          <w:rFonts w:ascii="Arial" w:hAnsi="Arial" w:cs="Arial"/>
        </w:rPr>
        <w:instrText xml:space="preserve"> SEQ Tabla \* ARABIC </w:instrText>
      </w:r>
      <w:r w:rsidR="002C5966" w:rsidRPr="00D86EDA">
        <w:rPr>
          <w:rFonts w:ascii="Arial" w:hAnsi="Arial" w:cs="Arial"/>
        </w:rPr>
        <w:fldChar w:fldCharType="separate"/>
      </w:r>
      <w:r w:rsidR="002C5966" w:rsidRPr="00D86EDA">
        <w:rPr>
          <w:rFonts w:ascii="Arial" w:hAnsi="Arial" w:cs="Arial"/>
          <w:noProof/>
        </w:rPr>
        <w:t>10</w:t>
      </w:r>
      <w:r w:rsidR="002C5966" w:rsidRPr="00D86EDA">
        <w:rPr>
          <w:rFonts w:ascii="Arial" w:hAnsi="Arial" w:cs="Arial"/>
          <w:noProof/>
        </w:rPr>
        <w:fldChar w:fldCharType="end"/>
      </w:r>
      <w:r w:rsidRPr="00D86EDA">
        <w:rPr>
          <w:rFonts w:ascii="Arial" w:hAnsi="Arial" w:cs="Arial"/>
        </w:rPr>
        <w:t xml:space="preserve"> - Caso de uso - CU-08</w:t>
      </w:r>
      <w:bookmarkEnd w:id="113"/>
    </w:p>
    <w:tbl>
      <w:tblPr>
        <w:tblW w:w="8748" w:type="dxa"/>
        <w:jc w:val="center"/>
        <w:tblCellMar>
          <w:top w:w="15" w:type="dxa"/>
          <w:left w:w="70" w:type="dxa"/>
          <w:right w:w="70" w:type="dxa"/>
        </w:tblCellMar>
        <w:tblLook w:val="04A0" w:firstRow="1" w:lastRow="0" w:firstColumn="1" w:lastColumn="0" w:noHBand="0" w:noVBand="1"/>
      </w:tblPr>
      <w:tblGrid>
        <w:gridCol w:w="1861"/>
        <w:gridCol w:w="6723"/>
        <w:gridCol w:w="164"/>
      </w:tblGrid>
      <w:tr w:rsidR="006849DA" w:rsidRPr="00D86EDA" w14:paraId="4E749250" w14:textId="77777777" w:rsidTr="00973628">
        <w:trPr>
          <w:gridAfter w:val="1"/>
          <w:wAfter w:w="165" w:type="dxa"/>
          <w:trHeight w:val="239"/>
          <w:jc w:val="center"/>
        </w:trPr>
        <w:tc>
          <w:tcPr>
            <w:tcW w:w="1861"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64BE0BEE" w14:textId="77777777" w:rsidR="006849DA" w:rsidRPr="00D86EDA" w:rsidRDefault="006849DA" w:rsidP="006849DA">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 xml:space="preserve">Caso </w:t>
            </w:r>
            <w:proofErr w:type="spellStart"/>
            <w:r w:rsidRPr="00D86EDA">
              <w:rPr>
                <w:rFonts w:ascii="Arial" w:eastAsia="Times New Roman" w:hAnsi="Arial" w:cs="Arial"/>
                <w:b/>
                <w:bCs/>
                <w:color w:val="000000"/>
                <w:kern w:val="0"/>
                <w:lang w:eastAsia="es-CL"/>
                <w14:ligatures w14:val="none"/>
              </w:rPr>
              <w:t>N°</w:t>
            </w:r>
            <w:proofErr w:type="spellEnd"/>
          </w:p>
        </w:tc>
        <w:tc>
          <w:tcPr>
            <w:tcW w:w="6722" w:type="dxa"/>
            <w:tcBorders>
              <w:top w:val="single" w:sz="4" w:space="0" w:color="auto"/>
              <w:left w:val="nil"/>
              <w:bottom w:val="single" w:sz="4" w:space="0" w:color="auto"/>
              <w:right w:val="single" w:sz="4" w:space="0" w:color="auto"/>
            </w:tcBorders>
            <w:shd w:val="clear" w:color="auto" w:fill="auto"/>
            <w:noWrap/>
            <w:vAlign w:val="bottom"/>
            <w:hideMark/>
          </w:tcPr>
          <w:p w14:paraId="69DC9608" w14:textId="77777777" w:rsidR="006849DA" w:rsidRPr="00D86EDA" w:rsidRDefault="006849DA" w:rsidP="006849DA">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CU-08</w:t>
            </w:r>
          </w:p>
        </w:tc>
      </w:tr>
      <w:tr w:rsidR="006849DA" w:rsidRPr="00D86EDA" w14:paraId="0761CDD0" w14:textId="77777777" w:rsidTr="00973628">
        <w:trPr>
          <w:gridAfter w:val="1"/>
          <w:wAfter w:w="165" w:type="dxa"/>
          <w:trHeight w:val="239"/>
          <w:jc w:val="center"/>
        </w:trPr>
        <w:tc>
          <w:tcPr>
            <w:tcW w:w="1861" w:type="dxa"/>
            <w:tcBorders>
              <w:top w:val="nil"/>
              <w:left w:val="single" w:sz="4" w:space="0" w:color="auto"/>
              <w:bottom w:val="single" w:sz="4" w:space="0" w:color="auto"/>
              <w:right w:val="single" w:sz="4" w:space="0" w:color="auto"/>
            </w:tcBorders>
            <w:shd w:val="clear" w:color="000000" w:fill="A6C9EC"/>
            <w:noWrap/>
            <w:vAlign w:val="bottom"/>
            <w:hideMark/>
          </w:tcPr>
          <w:p w14:paraId="691DE5FF" w14:textId="77777777" w:rsidR="006849DA" w:rsidRPr="00D86EDA" w:rsidRDefault="006849DA" w:rsidP="006849DA">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Nombre</w:t>
            </w:r>
          </w:p>
        </w:tc>
        <w:tc>
          <w:tcPr>
            <w:tcW w:w="6722" w:type="dxa"/>
            <w:tcBorders>
              <w:top w:val="nil"/>
              <w:left w:val="nil"/>
              <w:bottom w:val="single" w:sz="4" w:space="0" w:color="auto"/>
              <w:right w:val="single" w:sz="4" w:space="0" w:color="auto"/>
            </w:tcBorders>
            <w:shd w:val="clear" w:color="auto" w:fill="auto"/>
            <w:noWrap/>
            <w:vAlign w:val="bottom"/>
            <w:hideMark/>
          </w:tcPr>
          <w:p w14:paraId="3B0D46CC" w14:textId="77777777" w:rsidR="006849DA" w:rsidRPr="00D86EDA" w:rsidRDefault="006849DA" w:rsidP="006849DA">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Notificaciones</w:t>
            </w:r>
          </w:p>
        </w:tc>
      </w:tr>
      <w:tr w:rsidR="006849DA" w:rsidRPr="00D86EDA" w14:paraId="5E5A947F" w14:textId="77777777" w:rsidTr="00973628">
        <w:trPr>
          <w:gridAfter w:val="1"/>
          <w:wAfter w:w="165" w:type="dxa"/>
          <w:trHeight w:val="239"/>
          <w:jc w:val="center"/>
        </w:trPr>
        <w:tc>
          <w:tcPr>
            <w:tcW w:w="1861" w:type="dxa"/>
            <w:tcBorders>
              <w:top w:val="nil"/>
              <w:left w:val="single" w:sz="4" w:space="0" w:color="auto"/>
              <w:bottom w:val="single" w:sz="4" w:space="0" w:color="auto"/>
              <w:right w:val="single" w:sz="4" w:space="0" w:color="auto"/>
            </w:tcBorders>
            <w:shd w:val="clear" w:color="000000" w:fill="A6C9EC"/>
            <w:noWrap/>
            <w:vAlign w:val="bottom"/>
            <w:hideMark/>
          </w:tcPr>
          <w:p w14:paraId="4E2165E6" w14:textId="77777777" w:rsidR="006849DA" w:rsidRPr="00D86EDA" w:rsidRDefault="006849DA" w:rsidP="006849DA">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Actor</w:t>
            </w:r>
          </w:p>
        </w:tc>
        <w:tc>
          <w:tcPr>
            <w:tcW w:w="6722" w:type="dxa"/>
            <w:tcBorders>
              <w:top w:val="nil"/>
              <w:left w:val="nil"/>
              <w:bottom w:val="single" w:sz="4" w:space="0" w:color="auto"/>
              <w:right w:val="single" w:sz="4" w:space="0" w:color="auto"/>
            </w:tcBorders>
            <w:shd w:val="clear" w:color="auto" w:fill="auto"/>
            <w:noWrap/>
            <w:vAlign w:val="bottom"/>
            <w:hideMark/>
          </w:tcPr>
          <w:p w14:paraId="724F1160" w14:textId="77777777" w:rsidR="006849DA" w:rsidRPr="00D86EDA" w:rsidRDefault="006849DA" w:rsidP="006849DA">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Sistema</w:t>
            </w:r>
          </w:p>
        </w:tc>
      </w:tr>
      <w:tr w:rsidR="006849DA" w:rsidRPr="00D86EDA" w14:paraId="3E20FBBC" w14:textId="77777777" w:rsidTr="00973628">
        <w:trPr>
          <w:gridAfter w:val="1"/>
          <w:wAfter w:w="165" w:type="dxa"/>
          <w:trHeight w:val="239"/>
          <w:jc w:val="center"/>
        </w:trPr>
        <w:tc>
          <w:tcPr>
            <w:tcW w:w="1861" w:type="dxa"/>
            <w:tcBorders>
              <w:top w:val="nil"/>
              <w:left w:val="single" w:sz="4" w:space="0" w:color="auto"/>
              <w:bottom w:val="single" w:sz="4" w:space="0" w:color="auto"/>
              <w:right w:val="single" w:sz="4" w:space="0" w:color="auto"/>
            </w:tcBorders>
            <w:shd w:val="clear" w:color="000000" w:fill="A6C9EC"/>
            <w:noWrap/>
            <w:vAlign w:val="center"/>
            <w:hideMark/>
          </w:tcPr>
          <w:p w14:paraId="53FFB975" w14:textId="77777777" w:rsidR="006849DA" w:rsidRPr="00D86EDA" w:rsidRDefault="006849DA" w:rsidP="006849DA">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Precondición</w:t>
            </w:r>
          </w:p>
        </w:tc>
        <w:tc>
          <w:tcPr>
            <w:tcW w:w="6722" w:type="dxa"/>
            <w:tcBorders>
              <w:top w:val="nil"/>
              <w:left w:val="nil"/>
              <w:bottom w:val="single" w:sz="4" w:space="0" w:color="auto"/>
              <w:right w:val="single" w:sz="4" w:space="0" w:color="auto"/>
            </w:tcBorders>
            <w:shd w:val="clear" w:color="auto" w:fill="auto"/>
            <w:vAlign w:val="bottom"/>
            <w:hideMark/>
          </w:tcPr>
          <w:p w14:paraId="147A97DF" w14:textId="77777777" w:rsidR="006849DA" w:rsidRPr="00D86EDA" w:rsidRDefault="006849DA" w:rsidP="006849DA">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Debe ocurrir un evento relevante</w:t>
            </w:r>
          </w:p>
        </w:tc>
      </w:tr>
      <w:tr w:rsidR="006849DA" w:rsidRPr="00D86EDA" w14:paraId="30B42920" w14:textId="77777777" w:rsidTr="00973628">
        <w:trPr>
          <w:gridAfter w:val="1"/>
          <w:wAfter w:w="165" w:type="dxa"/>
          <w:trHeight w:val="239"/>
          <w:jc w:val="center"/>
        </w:trPr>
        <w:tc>
          <w:tcPr>
            <w:tcW w:w="1861"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12663E35" w14:textId="77777777" w:rsidR="006849DA" w:rsidRPr="00D86EDA" w:rsidRDefault="006849DA" w:rsidP="006849DA">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Postcondición</w:t>
            </w:r>
          </w:p>
        </w:tc>
        <w:tc>
          <w:tcPr>
            <w:tcW w:w="6722" w:type="dxa"/>
            <w:tcBorders>
              <w:top w:val="single" w:sz="4" w:space="0" w:color="auto"/>
              <w:left w:val="nil"/>
              <w:bottom w:val="single" w:sz="4" w:space="0" w:color="auto"/>
              <w:right w:val="single" w:sz="4" w:space="0" w:color="auto"/>
            </w:tcBorders>
            <w:shd w:val="clear" w:color="auto" w:fill="auto"/>
            <w:noWrap/>
            <w:vAlign w:val="bottom"/>
            <w:hideMark/>
          </w:tcPr>
          <w:p w14:paraId="776D21BC" w14:textId="77777777" w:rsidR="006849DA" w:rsidRPr="00D86EDA" w:rsidRDefault="006849DA" w:rsidP="006849DA">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Los usuarios reciben información oportuna sobre las órdenes.</w:t>
            </w:r>
          </w:p>
        </w:tc>
      </w:tr>
      <w:tr w:rsidR="006849DA" w:rsidRPr="00D86EDA" w14:paraId="651250A9" w14:textId="77777777" w:rsidTr="00973628">
        <w:trPr>
          <w:gridAfter w:val="1"/>
          <w:wAfter w:w="164" w:type="dxa"/>
          <w:trHeight w:val="239"/>
          <w:jc w:val="center"/>
        </w:trPr>
        <w:tc>
          <w:tcPr>
            <w:tcW w:w="8584"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A9A85F9" w14:textId="77777777" w:rsidR="006849DA" w:rsidRPr="00D86EDA" w:rsidRDefault="006849DA" w:rsidP="006849DA">
            <w:pPr>
              <w:spacing w:after="0" w:line="240" w:lineRule="auto"/>
              <w:jc w:val="center"/>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Flujo principal</w:t>
            </w:r>
          </w:p>
        </w:tc>
      </w:tr>
      <w:tr w:rsidR="006849DA" w:rsidRPr="00D86EDA" w14:paraId="35911BC2" w14:textId="77777777" w:rsidTr="00973628">
        <w:trPr>
          <w:gridAfter w:val="1"/>
          <w:wAfter w:w="164" w:type="dxa"/>
          <w:trHeight w:val="450"/>
          <w:jc w:val="center"/>
        </w:trPr>
        <w:tc>
          <w:tcPr>
            <w:tcW w:w="8584"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0AAD4DDF" w14:textId="061D95D6" w:rsidR="006849DA" w:rsidRPr="00D86EDA" w:rsidRDefault="006849DA" w:rsidP="006849DA">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1- El sistema detecta el evento (</w:t>
            </w:r>
            <w:r w:rsidR="00B704D7" w:rsidRPr="00D86EDA">
              <w:rPr>
                <w:rFonts w:ascii="Arial" w:eastAsia="Times New Roman" w:hAnsi="Arial" w:cs="Arial"/>
                <w:color w:val="000000"/>
                <w:kern w:val="0"/>
                <w:lang w:eastAsia="es-CL"/>
                <w14:ligatures w14:val="none"/>
              </w:rPr>
              <w:t>ejemplo</w:t>
            </w:r>
            <w:r w:rsidRPr="00D86EDA">
              <w:rPr>
                <w:rFonts w:ascii="Arial" w:eastAsia="Times New Roman" w:hAnsi="Arial" w:cs="Arial"/>
                <w:color w:val="000000"/>
                <w:kern w:val="0"/>
                <w:lang w:eastAsia="es-CL"/>
                <w14:ligatures w14:val="none"/>
              </w:rPr>
              <w:t xml:space="preserve">: </w:t>
            </w:r>
            <w:r w:rsidR="00B704D7" w:rsidRPr="00D86EDA">
              <w:rPr>
                <w:rFonts w:ascii="Arial" w:eastAsia="Times New Roman" w:hAnsi="Arial" w:cs="Arial"/>
                <w:color w:val="000000"/>
                <w:kern w:val="0"/>
                <w:lang w:eastAsia="es-CL"/>
                <w14:ligatures w14:val="none"/>
              </w:rPr>
              <w:t>creación</w:t>
            </w:r>
            <w:r w:rsidRPr="00D86EDA">
              <w:rPr>
                <w:rFonts w:ascii="Arial" w:eastAsia="Times New Roman" w:hAnsi="Arial" w:cs="Arial"/>
                <w:color w:val="000000"/>
                <w:kern w:val="0"/>
                <w:lang w:eastAsia="es-CL"/>
                <w14:ligatures w14:val="none"/>
              </w:rPr>
              <w:t xml:space="preserve"> de una orden).</w:t>
            </w:r>
            <w:r w:rsidRPr="00D86EDA">
              <w:rPr>
                <w:rFonts w:ascii="Arial" w:eastAsia="Times New Roman" w:hAnsi="Arial" w:cs="Arial"/>
                <w:color w:val="000000"/>
                <w:kern w:val="0"/>
                <w:lang w:eastAsia="es-CL"/>
                <w14:ligatures w14:val="none"/>
              </w:rPr>
              <w:br/>
              <w:t>2- Genera un mensaje con los detalles del evento.</w:t>
            </w:r>
            <w:r w:rsidRPr="00D86EDA">
              <w:rPr>
                <w:rFonts w:ascii="Arial" w:eastAsia="Times New Roman" w:hAnsi="Arial" w:cs="Arial"/>
                <w:color w:val="000000"/>
                <w:kern w:val="0"/>
                <w:lang w:eastAsia="es-CL"/>
                <w14:ligatures w14:val="none"/>
              </w:rPr>
              <w:br/>
              <w:t>3- Envía la notificación al correo electrónico del usuario o cliente</w:t>
            </w:r>
          </w:p>
        </w:tc>
      </w:tr>
      <w:tr w:rsidR="006849DA" w:rsidRPr="00D86EDA" w14:paraId="3061349A" w14:textId="77777777" w:rsidTr="00973628">
        <w:trPr>
          <w:trHeight w:val="239"/>
          <w:jc w:val="center"/>
        </w:trPr>
        <w:tc>
          <w:tcPr>
            <w:tcW w:w="8584" w:type="dxa"/>
            <w:gridSpan w:val="2"/>
            <w:vMerge/>
            <w:tcBorders>
              <w:top w:val="single" w:sz="4" w:space="0" w:color="auto"/>
              <w:left w:val="single" w:sz="4" w:space="0" w:color="auto"/>
              <w:bottom w:val="single" w:sz="4" w:space="0" w:color="auto"/>
              <w:right w:val="single" w:sz="4" w:space="0" w:color="auto"/>
            </w:tcBorders>
            <w:vAlign w:val="center"/>
            <w:hideMark/>
          </w:tcPr>
          <w:p w14:paraId="1AE2C0B7" w14:textId="77777777" w:rsidR="006849DA" w:rsidRPr="00D86EDA" w:rsidRDefault="006849DA" w:rsidP="006849DA">
            <w:pPr>
              <w:spacing w:after="0" w:line="240" w:lineRule="auto"/>
              <w:rPr>
                <w:rFonts w:ascii="Arial" w:eastAsia="Times New Roman" w:hAnsi="Arial" w:cs="Arial"/>
                <w:color w:val="000000"/>
                <w:kern w:val="0"/>
                <w:lang w:eastAsia="es-CL"/>
                <w14:ligatures w14:val="none"/>
              </w:rPr>
            </w:pPr>
          </w:p>
        </w:tc>
        <w:tc>
          <w:tcPr>
            <w:tcW w:w="164" w:type="dxa"/>
            <w:tcBorders>
              <w:top w:val="nil"/>
              <w:left w:val="nil"/>
              <w:bottom w:val="nil"/>
              <w:right w:val="nil"/>
            </w:tcBorders>
            <w:shd w:val="clear" w:color="auto" w:fill="auto"/>
            <w:noWrap/>
            <w:vAlign w:val="bottom"/>
            <w:hideMark/>
          </w:tcPr>
          <w:p w14:paraId="0807DACA" w14:textId="77777777" w:rsidR="006849DA" w:rsidRPr="00D86EDA" w:rsidRDefault="006849DA" w:rsidP="006849DA">
            <w:pPr>
              <w:spacing w:after="0" w:line="240" w:lineRule="auto"/>
              <w:rPr>
                <w:rFonts w:ascii="Arial" w:eastAsia="Times New Roman" w:hAnsi="Arial" w:cs="Arial"/>
                <w:color w:val="000000"/>
                <w:kern w:val="0"/>
                <w:lang w:eastAsia="es-CL"/>
                <w14:ligatures w14:val="none"/>
              </w:rPr>
            </w:pPr>
          </w:p>
        </w:tc>
      </w:tr>
      <w:tr w:rsidR="006849DA" w:rsidRPr="00D86EDA" w14:paraId="01A3AC43" w14:textId="77777777" w:rsidTr="00973628">
        <w:trPr>
          <w:trHeight w:val="239"/>
          <w:jc w:val="center"/>
        </w:trPr>
        <w:tc>
          <w:tcPr>
            <w:tcW w:w="8584" w:type="dxa"/>
            <w:gridSpan w:val="2"/>
            <w:vMerge/>
            <w:tcBorders>
              <w:top w:val="single" w:sz="4" w:space="0" w:color="auto"/>
              <w:left w:val="single" w:sz="4" w:space="0" w:color="auto"/>
              <w:bottom w:val="single" w:sz="4" w:space="0" w:color="auto"/>
              <w:right w:val="single" w:sz="4" w:space="0" w:color="auto"/>
            </w:tcBorders>
            <w:vAlign w:val="center"/>
            <w:hideMark/>
          </w:tcPr>
          <w:p w14:paraId="1C2BBAC9" w14:textId="77777777" w:rsidR="006849DA" w:rsidRPr="00D86EDA" w:rsidRDefault="006849DA" w:rsidP="006849DA">
            <w:pPr>
              <w:spacing w:after="0" w:line="240" w:lineRule="auto"/>
              <w:rPr>
                <w:rFonts w:ascii="Arial" w:eastAsia="Times New Roman" w:hAnsi="Arial" w:cs="Arial"/>
                <w:color w:val="000000"/>
                <w:kern w:val="0"/>
                <w:lang w:eastAsia="es-CL"/>
                <w14:ligatures w14:val="none"/>
              </w:rPr>
            </w:pPr>
          </w:p>
        </w:tc>
        <w:tc>
          <w:tcPr>
            <w:tcW w:w="164" w:type="dxa"/>
            <w:tcBorders>
              <w:top w:val="nil"/>
              <w:left w:val="nil"/>
              <w:bottom w:val="nil"/>
              <w:right w:val="nil"/>
            </w:tcBorders>
            <w:shd w:val="clear" w:color="auto" w:fill="auto"/>
            <w:noWrap/>
            <w:vAlign w:val="bottom"/>
            <w:hideMark/>
          </w:tcPr>
          <w:p w14:paraId="54A96565" w14:textId="77777777" w:rsidR="006849DA" w:rsidRPr="00D86EDA" w:rsidRDefault="006849DA" w:rsidP="006849DA">
            <w:pPr>
              <w:spacing w:after="0" w:line="240" w:lineRule="auto"/>
              <w:rPr>
                <w:rFonts w:ascii="Arial" w:eastAsia="Times New Roman" w:hAnsi="Arial" w:cs="Arial"/>
                <w:kern w:val="0"/>
                <w:sz w:val="20"/>
                <w:szCs w:val="20"/>
                <w:lang w:eastAsia="es-CL"/>
                <w14:ligatures w14:val="none"/>
              </w:rPr>
            </w:pPr>
          </w:p>
        </w:tc>
      </w:tr>
      <w:tr w:rsidR="006849DA" w:rsidRPr="00D86EDA" w14:paraId="6CF89759" w14:textId="77777777" w:rsidTr="00973628">
        <w:trPr>
          <w:trHeight w:val="239"/>
          <w:jc w:val="center"/>
        </w:trPr>
        <w:tc>
          <w:tcPr>
            <w:tcW w:w="8584" w:type="dxa"/>
            <w:gridSpan w:val="2"/>
            <w:vMerge/>
            <w:tcBorders>
              <w:top w:val="single" w:sz="4" w:space="0" w:color="auto"/>
              <w:left w:val="single" w:sz="4" w:space="0" w:color="auto"/>
              <w:bottom w:val="single" w:sz="4" w:space="0" w:color="auto"/>
              <w:right w:val="single" w:sz="4" w:space="0" w:color="auto"/>
            </w:tcBorders>
            <w:vAlign w:val="center"/>
            <w:hideMark/>
          </w:tcPr>
          <w:p w14:paraId="7F142E46" w14:textId="77777777" w:rsidR="006849DA" w:rsidRPr="00D86EDA" w:rsidRDefault="006849DA" w:rsidP="006849DA">
            <w:pPr>
              <w:spacing w:after="0" w:line="240" w:lineRule="auto"/>
              <w:rPr>
                <w:rFonts w:ascii="Arial" w:eastAsia="Times New Roman" w:hAnsi="Arial" w:cs="Arial"/>
                <w:color w:val="000000"/>
                <w:kern w:val="0"/>
                <w:lang w:eastAsia="es-CL"/>
                <w14:ligatures w14:val="none"/>
              </w:rPr>
            </w:pPr>
          </w:p>
        </w:tc>
        <w:tc>
          <w:tcPr>
            <w:tcW w:w="164" w:type="dxa"/>
            <w:tcBorders>
              <w:top w:val="nil"/>
              <w:left w:val="nil"/>
              <w:bottom w:val="nil"/>
              <w:right w:val="nil"/>
            </w:tcBorders>
            <w:shd w:val="clear" w:color="auto" w:fill="auto"/>
            <w:noWrap/>
            <w:vAlign w:val="bottom"/>
            <w:hideMark/>
          </w:tcPr>
          <w:p w14:paraId="44402C84" w14:textId="77777777" w:rsidR="006849DA" w:rsidRPr="00D86EDA" w:rsidRDefault="006849DA" w:rsidP="006849DA">
            <w:pPr>
              <w:spacing w:after="0" w:line="240" w:lineRule="auto"/>
              <w:rPr>
                <w:rFonts w:ascii="Arial" w:eastAsia="Times New Roman" w:hAnsi="Arial" w:cs="Arial"/>
                <w:kern w:val="0"/>
                <w:sz w:val="20"/>
                <w:szCs w:val="20"/>
                <w:lang w:eastAsia="es-CL"/>
                <w14:ligatures w14:val="none"/>
              </w:rPr>
            </w:pPr>
          </w:p>
        </w:tc>
      </w:tr>
    </w:tbl>
    <w:p w14:paraId="6A516F0F" w14:textId="77777777" w:rsidR="00190A7F" w:rsidRPr="00D86EDA" w:rsidRDefault="00190A7F" w:rsidP="0040449B">
      <w:pPr>
        <w:spacing w:line="360" w:lineRule="auto"/>
        <w:jc w:val="both"/>
        <w:rPr>
          <w:rFonts w:ascii="Arial" w:hAnsi="Arial" w:cs="Arial"/>
        </w:rPr>
      </w:pPr>
    </w:p>
    <w:p w14:paraId="12DE3D9D" w14:textId="631E9563" w:rsidR="006517CD" w:rsidRPr="00D86EDA" w:rsidRDefault="006517CD" w:rsidP="008C16C5">
      <w:pPr>
        <w:pStyle w:val="Descripcin"/>
        <w:keepNext/>
        <w:jc w:val="center"/>
        <w:rPr>
          <w:rFonts w:ascii="Arial" w:hAnsi="Arial" w:cs="Arial"/>
        </w:rPr>
      </w:pPr>
      <w:bookmarkStart w:id="114" w:name="_Toc184321158"/>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16</w:t>
      </w:r>
      <w:r w:rsidR="002C5966" w:rsidRPr="00D86EDA">
        <w:rPr>
          <w:rFonts w:ascii="Arial" w:hAnsi="Arial" w:cs="Arial"/>
          <w:noProof/>
        </w:rPr>
        <w:fldChar w:fldCharType="end"/>
      </w:r>
      <w:r w:rsidRPr="00D86EDA">
        <w:rPr>
          <w:rFonts w:ascii="Arial" w:hAnsi="Arial" w:cs="Arial"/>
        </w:rPr>
        <w:t xml:space="preserve"> - Caso de uso - Notificaciones</w:t>
      </w:r>
      <w:bookmarkEnd w:id="114"/>
    </w:p>
    <w:p w14:paraId="716B3825" w14:textId="58685749" w:rsidR="668FBD52" w:rsidRPr="00D86EDA" w:rsidRDefault="668FBD52" w:rsidP="008C16C5">
      <w:pPr>
        <w:spacing w:line="360" w:lineRule="auto"/>
        <w:jc w:val="center"/>
        <w:rPr>
          <w:rFonts w:ascii="Arial" w:hAnsi="Arial" w:cs="Arial"/>
        </w:rPr>
      </w:pPr>
      <w:r w:rsidRPr="00D86EDA">
        <w:rPr>
          <w:rFonts w:ascii="Arial" w:hAnsi="Arial" w:cs="Arial"/>
          <w:noProof/>
        </w:rPr>
        <w:drawing>
          <wp:inline distT="0" distB="0" distL="0" distR="0" wp14:anchorId="7178EA34" wp14:editId="2B739F56">
            <wp:extent cx="8451498" cy="2619219"/>
            <wp:effectExtent l="19050" t="19050" r="26035" b="10160"/>
            <wp:docPr id="1889163288" name="Imagen 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6">
                      <a:extLst>
                        <a:ext uri="{28A0092B-C50C-407E-A947-70E740481C1C}">
                          <a14:useLocalDpi xmlns:a14="http://schemas.microsoft.com/office/drawing/2010/main" val="0"/>
                        </a:ext>
                      </a:extLst>
                    </a:blip>
                    <a:stretch>
                      <a:fillRect/>
                    </a:stretch>
                  </pic:blipFill>
                  <pic:spPr bwMode="auto">
                    <a:xfrm>
                      <a:off x="0" y="0"/>
                      <a:ext cx="8475135" cy="2626544"/>
                    </a:xfrm>
                    <a:prstGeom prst="rect">
                      <a:avLst/>
                    </a:prstGeom>
                    <a:noFill/>
                    <a:ln>
                      <a:solidFill>
                        <a:schemeClr val="tx1"/>
                      </a:solidFill>
                    </a:ln>
                  </pic:spPr>
                </pic:pic>
              </a:graphicData>
            </a:graphic>
          </wp:inline>
        </w:drawing>
      </w:r>
    </w:p>
    <w:p w14:paraId="316ECECB" w14:textId="687AC177" w:rsidR="009F0099" w:rsidRPr="00D86EDA" w:rsidRDefault="009F0099" w:rsidP="00034C2D">
      <w:pPr>
        <w:pStyle w:val="Descripcin"/>
        <w:keepNext/>
        <w:jc w:val="center"/>
        <w:rPr>
          <w:rFonts w:ascii="Arial" w:hAnsi="Arial" w:cs="Arial"/>
        </w:rPr>
      </w:pPr>
      <w:bookmarkStart w:id="115" w:name="_Toc184321188"/>
      <w:r w:rsidRPr="00D86EDA">
        <w:rPr>
          <w:rFonts w:ascii="Arial" w:hAnsi="Arial" w:cs="Arial"/>
        </w:rPr>
        <w:lastRenderedPageBreak/>
        <w:t xml:space="preserve">Tabla </w:t>
      </w:r>
      <w:r w:rsidR="002C5966" w:rsidRPr="00D86EDA">
        <w:rPr>
          <w:rFonts w:ascii="Arial" w:hAnsi="Arial" w:cs="Arial"/>
        </w:rPr>
        <w:fldChar w:fldCharType="begin"/>
      </w:r>
      <w:r w:rsidR="002C5966" w:rsidRPr="00D86EDA">
        <w:rPr>
          <w:rFonts w:ascii="Arial" w:hAnsi="Arial" w:cs="Arial"/>
        </w:rPr>
        <w:instrText xml:space="preserve"> SEQ Tabla \* ARABIC </w:instrText>
      </w:r>
      <w:r w:rsidR="002C5966" w:rsidRPr="00D86EDA">
        <w:rPr>
          <w:rFonts w:ascii="Arial" w:hAnsi="Arial" w:cs="Arial"/>
        </w:rPr>
        <w:fldChar w:fldCharType="separate"/>
      </w:r>
      <w:r w:rsidR="002C5966" w:rsidRPr="00D86EDA">
        <w:rPr>
          <w:rFonts w:ascii="Arial" w:hAnsi="Arial" w:cs="Arial"/>
          <w:noProof/>
        </w:rPr>
        <w:t>11</w:t>
      </w:r>
      <w:r w:rsidR="002C5966" w:rsidRPr="00D86EDA">
        <w:rPr>
          <w:rFonts w:ascii="Arial" w:hAnsi="Arial" w:cs="Arial"/>
          <w:noProof/>
        </w:rPr>
        <w:fldChar w:fldCharType="end"/>
      </w:r>
      <w:r w:rsidRPr="00D86EDA">
        <w:rPr>
          <w:rFonts w:ascii="Arial" w:hAnsi="Arial" w:cs="Arial"/>
        </w:rPr>
        <w:t xml:space="preserve"> - Caso de uso - CU-09</w:t>
      </w:r>
      <w:bookmarkEnd w:id="115"/>
    </w:p>
    <w:tbl>
      <w:tblPr>
        <w:tblW w:w="9431" w:type="dxa"/>
        <w:jc w:val="center"/>
        <w:tblCellMar>
          <w:top w:w="15" w:type="dxa"/>
          <w:left w:w="70" w:type="dxa"/>
          <w:right w:w="70" w:type="dxa"/>
        </w:tblCellMar>
        <w:tblLook w:val="04A0" w:firstRow="1" w:lastRow="0" w:firstColumn="1" w:lastColumn="0" w:noHBand="0" w:noVBand="1"/>
      </w:tblPr>
      <w:tblGrid>
        <w:gridCol w:w="2007"/>
        <w:gridCol w:w="7248"/>
        <w:gridCol w:w="176"/>
      </w:tblGrid>
      <w:tr w:rsidR="00EB63A0" w:rsidRPr="00D86EDA" w14:paraId="7621A2EC" w14:textId="77777777" w:rsidTr="00973628">
        <w:trPr>
          <w:gridAfter w:val="1"/>
          <w:wAfter w:w="177" w:type="dxa"/>
          <w:trHeight w:val="310"/>
          <w:jc w:val="center"/>
        </w:trPr>
        <w:tc>
          <w:tcPr>
            <w:tcW w:w="2007"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3ADBEC84" w14:textId="77777777" w:rsidR="00EB63A0" w:rsidRPr="00D86EDA" w:rsidRDefault="00EB63A0" w:rsidP="00EB63A0">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 xml:space="preserve">Caso </w:t>
            </w:r>
            <w:proofErr w:type="spellStart"/>
            <w:r w:rsidRPr="00D86EDA">
              <w:rPr>
                <w:rFonts w:ascii="Arial" w:eastAsia="Times New Roman" w:hAnsi="Arial" w:cs="Arial"/>
                <w:b/>
                <w:bCs/>
                <w:color w:val="000000"/>
                <w:kern w:val="0"/>
                <w:lang w:eastAsia="es-CL"/>
                <w14:ligatures w14:val="none"/>
              </w:rPr>
              <w:t>N°</w:t>
            </w:r>
            <w:proofErr w:type="spellEnd"/>
          </w:p>
        </w:tc>
        <w:tc>
          <w:tcPr>
            <w:tcW w:w="7247" w:type="dxa"/>
            <w:tcBorders>
              <w:top w:val="single" w:sz="4" w:space="0" w:color="auto"/>
              <w:left w:val="nil"/>
              <w:bottom w:val="single" w:sz="4" w:space="0" w:color="auto"/>
              <w:right w:val="single" w:sz="4" w:space="0" w:color="auto"/>
            </w:tcBorders>
            <w:shd w:val="clear" w:color="auto" w:fill="auto"/>
            <w:noWrap/>
            <w:vAlign w:val="bottom"/>
            <w:hideMark/>
          </w:tcPr>
          <w:p w14:paraId="220D5FD1" w14:textId="77777777" w:rsidR="00EB63A0" w:rsidRPr="00D86EDA" w:rsidRDefault="00EB63A0" w:rsidP="00EB63A0">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CU-09</w:t>
            </w:r>
          </w:p>
        </w:tc>
      </w:tr>
      <w:tr w:rsidR="00EB63A0" w:rsidRPr="00D86EDA" w14:paraId="27D14565" w14:textId="77777777" w:rsidTr="00973628">
        <w:trPr>
          <w:gridAfter w:val="1"/>
          <w:wAfter w:w="177" w:type="dxa"/>
          <w:trHeight w:val="310"/>
          <w:jc w:val="center"/>
        </w:trPr>
        <w:tc>
          <w:tcPr>
            <w:tcW w:w="2007" w:type="dxa"/>
            <w:tcBorders>
              <w:top w:val="nil"/>
              <w:left w:val="single" w:sz="4" w:space="0" w:color="auto"/>
              <w:bottom w:val="single" w:sz="4" w:space="0" w:color="auto"/>
              <w:right w:val="single" w:sz="4" w:space="0" w:color="auto"/>
            </w:tcBorders>
            <w:shd w:val="clear" w:color="000000" w:fill="A6C9EC"/>
            <w:noWrap/>
            <w:vAlign w:val="bottom"/>
            <w:hideMark/>
          </w:tcPr>
          <w:p w14:paraId="03743B50" w14:textId="77777777" w:rsidR="00EB63A0" w:rsidRPr="00D86EDA" w:rsidRDefault="00EB63A0" w:rsidP="00EB63A0">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Nombre</w:t>
            </w:r>
          </w:p>
        </w:tc>
        <w:tc>
          <w:tcPr>
            <w:tcW w:w="7247" w:type="dxa"/>
            <w:tcBorders>
              <w:top w:val="nil"/>
              <w:left w:val="nil"/>
              <w:bottom w:val="single" w:sz="4" w:space="0" w:color="auto"/>
              <w:right w:val="single" w:sz="4" w:space="0" w:color="auto"/>
            </w:tcBorders>
            <w:shd w:val="clear" w:color="auto" w:fill="auto"/>
            <w:noWrap/>
            <w:vAlign w:val="bottom"/>
            <w:hideMark/>
          </w:tcPr>
          <w:p w14:paraId="1D141E0B" w14:textId="77777777" w:rsidR="00EB63A0" w:rsidRPr="00D86EDA" w:rsidRDefault="00EB63A0" w:rsidP="00EB63A0">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Gestión de Órdenes</w:t>
            </w:r>
          </w:p>
        </w:tc>
      </w:tr>
      <w:tr w:rsidR="00EB63A0" w:rsidRPr="00D86EDA" w14:paraId="1821C0FC" w14:textId="77777777" w:rsidTr="00973628">
        <w:trPr>
          <w:gridAfter w:val="1"/>
          <w:wAfter w:w="177" w:type="dxa"/>
          <w:trHeight w:val="310"/>
          <w:jc w:val="center"/>
        </w:trPr>
        <w:tc>
          <w:tcPr>
            <w:tcW w:w="2007"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225FEC6A" w14:textId="77777777" w:rsidR="00EB63A0" w:rsidRPr="00D86EDA" w:rsidRDefault="00EB63A0" w:rsidP="00EB63A0">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Actor</w:t>
            </w:r>
          </w:p>
        </w:tc>
        <w:tc>
          <w:tcPr>
            <w:tcW w:w="7247" w:type="dxa"/>
            <w:tcBorders>
              <w:top w:val="single" w:sz="4" w:space="0" w:color="auto"/>
              <w:left w:val="nil"/>
              <w:bottom w:val="single" w:sz="4" w:space="0" w:color="auto"/>
              <w:right w:val="single" w:sz="4" w:space="0" w:color="auto"/>
            </w:tcBorders>
            <w:shd w:val="clear" w:color="auto" w:fill="auto"/>
            <w:noWrap/>
            <w:vAlign w:val="bottom"/>
            <w:hideMark/>
          </w:tcPr>
          <w:p w14:paraId="54FD653D" w14:textId="77777777" w:rsidR="00EB63A0" w:rsidRPr="00D86EDA" w:rsidRDefault="00EB63A0" w:rsidP="00EB63A0">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Usuario, Administrador</w:t>
            </w:r>
          </w:p>
        </w:tc>
      </w:tr>
      <w:tr w:rsidR="00EB63A0" w:rsidRPr="00D86EDA" w14:paraId="7418D743" w14:textId="77777777" w:rsidTr="00973628">
        <w:trPr>
          <w:gridAfter w:val="1"/>
          <w:wAfter w:w="177" w:type="dxa"/>
          <w:trHeight w:val="310"/>
          <w:jc w:val="center"/>
        </w:trPr>
        <w:tc>
          <w:tcPr>
            <w:tcW w:w="2007" w:type="dxa"/>
            <w:tcBorders>
              <w:top w:val="single" w:sz="4" w:space="0" w:color="auto"/>
              <w:left w:val="single" w:sz="4" w:space="0" w:color="auto"/>
              <w:bottom w:val="single" w:sz="4" w:space="0" w:color="auto"/>
              <w:right w:val="single" w:sz="4" w:space="0" w:color="auto"/>
            </w:tcBorders>
            <w:shd w:val="clear" w:color="000000" w:fill="A6C9EC"/>
            <w:noWrap/>
            <w:vAlign w:val="center"/>
            <w:hideMark/>
          </w:tcPr>
          <w:p w14:paraId="61F545A2" w14:textId="77777777" w:rsidR="00EB63A0" w:rsidRPr="00D86EDA" w:rsidRDefault="00EB63A0" w:rsidP="00EB63A0">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Precondición</w:t>
            </w:r>
          </w:p>
        </w:tc>
        <w:tc>
          <w:tcPr>
            <w:tcW w:w="7247" w:type="dxa"/>
            <w:tcBorders>
              <w:top w:val="single" w:sz="4" w:space="0" w:color="auto"/>
              <w:left w:val="nil"/>
              <w:bottom w:val="single" w:sz="4" w:space="0" w:color="auto"/>
              <w:right w:val="single" w:sz="4" w:space="0" w:color="auto"/>
            </w:tcBorders>
            <w:shd w:val="clear" w:color="auto" w:fill="auto"/>
            <w:vAlign w:val="bottom"/>
            <w:hideMark/>
          </w:tcPr>
          <w:p w14:paraId="197D39A3" w14:textId="77777777" w:rsidR="00EB63A0" w:rsidRPr="00D86EDA" w:rsidRDefault="00EB63A0" w:rsidP="00EB63A0">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Las órdenes deben estar registradas.</w:t>
            </w:r>
          </w:p>
        </w:tc>
      </w:tr>
      <w:tr w:rsidR="00EB63A0" w:rsidRPr="00D86EDA" w14:paraId="33C42443" w14:textId="77777777" w:rsidTr="00973628">
        <w:trPr>
          <w:gridAfter w:val="1"/>
          <w:wAfter w:w="177" w:type="dxa"/>
          <w:trHeight w:val="310"/>
          <w:jc w:val="center"/>
        </w:trPr>
        <w:tc>
          <w:tcPr>
            <w:tcW w:w="2007"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78071641" w14:textId="77777777" w:rsidR="00EB63A0" w:rsidRPr="00D86EDA" w:rsidRDefault="00EB63A0" w:rsidP="00EB63A0">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Postcondición</w:t>
            </w:r>
          </w:p>
        </w:tc>
        <w:tc>
          <w:tcPr>
            <w:tcW w:w="7247" w:type="dxa"/>
            <w:tcBorders>
              <w:top w:val="single" w:sz="4" w:space="0" w:color="auto"/>
              <w:left w:val="nil"/>
              <w:bottom w:val="single" w:sz="4" w:space="0" w:color="auto"/>
              <w:right w:val="single" w:sz="4" w:space="0" w:color="auto"/>
            </w:tcBorders>
            <w:shd w:val="clear" w:color="auto" w:fill="auto"/>
            <w:noWrap/>
            <w:vAlign w:val="bottom"/>
            <w:hideMark/>
          </w:tcPr>
          <w:p w14:paraId="42EDB1A0" w14:textId="77777777" w:rsidR="00EB63A0" w:rsidRPr="00D86EDA" w:rsidRDefault="00EB63A0" w:rsidP="00EB63A0">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La orden se actualiza según las acciones realizadas.</w:t>
            </w:r>
          </w:p>
        </w:tc>
      </w:tr>
      <w:tr w:rsidR="00EB63A0" w:rsidRPr="00D86EDA" w14:paraId="268BFD00" w14:textId="77777777" w:rsidTr="00973628">
        <w:trPr>
          <w:gridAfter w:val="1"/>
          <w:wAfter w:w="176" w:type="dxa"/>
          <w:trHeight w:val="310"/>
          <w:jc w:val="center"/>
        </w:trPr>
        <w:tc>
          <w:tcPr>
            <w:tcW w:w="9255" w:type="dxa"/>
            <w:gridSpan w:val="2"/>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6AFEFB7" w14:textId="77777777" w:rsidR="00EB63A0" w:rsidRPr="00D86EDA" w:rsidRDefault="00EB63A0" w:rsidP="00EB63A0">
            <w:pPr>
              <w:spacing w:after="0" w:line="240" w:lineRule="auto"/>
              <w:jc w:val="center"/>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Flujo principal</w:t>
            </w:r>
          </w:p>
        </w:tc>
      </w:tr>
      <w:tr w:rsidR="00EB63A0" w:rsidRPr="00D86EDA" w14:paraId="32BB9D96" w14:textId="77777777" w:rsidTr="00973628">
        <w:trPr>
          <w:gridAfter w:val="1"/>
          <w:wAfter w:w="176" w:type="dxa"/>
          <w:trHeight w:val="485"/>
          <w:jc w:val="center"/>
        </w:trPr>
        <w:tc>
          <w:tcPr>
            <w:tcW w:w="9255"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6375A158" w14:textId="77777777" w:rsidR="00EB63A0" w:rsidRPr="00D86EDA" w:rsidRDefault="00EB63A0" w:rsidP="00EB63A0">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1- El usuario o administrador accede a la sección "Órdenes".</w:t>
            </w:r>
            <w:r w:rsidRPr="00D86EDA">
              <w:rPr>
                <w:rFonts w:ascii="Arial" w:eastAsia="Times New Roman" w:hAnsi="Arial" w:cs="Arial"/>
                <w:color w:val="000000"/>
                <w:kern w:val="0"/>
                <w:lang w:eastAsia="es-CL"/>
                <w14:ligatures w14:val="none"/>
              </w:rPr>
              <w:br/>
              <w:t>2- Visualiza una lista de órdenes activas, finalizadas o en proceso.</w:t>
            </w:r>
            <w:r w:rsidRPr="00D86EDA">
              <w:rPr>
                <w:rFonts w:ascii="Arial" w:eastAsia="Times New Roman" w:hAnsi="Arial" w:cs="Arial"/>
                <w:color w:val="000000"/>
                <w:kern w:val="0"/>
                <w:lang w:eastAsia="es-CL"/>
                <w14:ligatures w14:val="none"/>
              </w:rPr>
              <w:br/>
              <w:t>3- Puede buscar órdenes específicas por número, cliente o estado.</w:t>
            </w:r>
            <w:r w:rsidRPr="00D86EDA">
              <w:rPr>
                <w:rFonts w:ascii="Arial" w:eastAsia="Times New Roman" w:hAnsi="Arial" w:cs="Arial"/>
                <w:color w:val="000000"/>
                <w:kern w:val="0"/>
                <w:lang w:eastAsia="es-CL"/>
                <w14:ligatures w14:val="none"/>
              </w:rPr>
              <w:br/>
              <w:t>4- Realiza acciones como actualizar o cancelar una orden.</w:t>
            </w:r>
          </w:p>
        </w:tc>
      </w:tr>
      <w:tr w:rsidR="00EB63A0" w:rsidRPr="00D86EDA" w14:paraId="1064D34A" w14:textId="77777777" w:rsidTr="00973628">
        <w:trPr>
          <w:trHeight w:val="310"/>
          <w:jc w:val="center"/>
        </w:trPr>
        <w:tc>
          <w:tcPr>
            <w:tcW w:w="9255" w:type="dxa"/>
            <w:gridSpan w:val="2"/>
            <w:vMerge/>
            <w:tcBorders>
              <w:top w:val="single" w:sz="4" w:space="0" w:color="auto"/>
              <w:left w:val="single" w:sz="4" w:space="0" w:color="auto"/>
              <w:bottom w:val="single" w:sz="4" w:space="0" w:color="auto"/>
              <w:right w:val="single" w:sz="4" w:space="0" w:color="auto"/>
            </w:tcBorders>
            <w:vAlign w:val="center"/>
            <w:hideMark/>
          </w:tcPr>
          <w:p w14:paraId="62995D8E" w14:textId="77777777" w:rsidR="00EB63A0" w:rsidRPr="00D86EDA" w:rsidRDefault="00EB63A0" w:rsidP="00EB63A0">
            <w:pPr>
              <w:spacing w:after="0" w:line="240" w:lineRule="auto"/>
              <w:rPr>
                <w:rFonts w:ascii="Arial" w:eastAsia="Times New Roman" w:hAnsi="Arial" w:cs="Arial"/>
                <w:color w:val="000000"/>
                <w:kern w:val="0"/>
                <w:lang w:eastAsia="es-CL"/>
                <w14:ligatures w14:val="none"/>
              </w:rPr>
            </w:pPr>
          </w:p>
        </w:tc>
        <w:tc>
          <w:tcPr>
            <w:tcW w:w="176" w:type="dxa"/>
            <w:tcBorders>
              <w:top w:val="nil"/>
              <w:left w:val="nil"/>
              <w:bottom w:val="nil"/>
              <w:right w:val="nil"/>
            </w:tcBorders>
            <w:shd w:val="clear" w:color="auto" w:fill="auto"/>
            <w:noWrap/>
            <w:vAlign w:val="bottom"/>
            <w:hideMark/>
          </w:tcPr>
          <w:p w14:paraId="30A6F72A" w14:textId="77777777" w:rsidR="00EB63A0" w:rsidRPr="00D86EDA" w:rsidRDefault="00EB63A0" w:rsidP="00EB63A0">
            <w:pPr>
              <w:spacing w:after="0" w:line="240" w:lineRule="auto"/>
              <w:rPr>
                <w:rFonts w:ascii="Arial" w:eastAsia="Times New Roman" w:hAnsi="Arial" w:cs="Arial"/>
                <w:color w:val="000000"/>
                <w:kern w:val="0"/>
                <w:lang w:eastAsia="es-CL"/>
                <w14:ligatures w14:val="none"/>
              </w:rPr>
            </w:pPr>
          </w:p>
        </w:tc>
      </w:tr>
      <w:tr w:rsidR="00EB63A0" w:rsidRPr="00D86EDA" w14:paraId="23DA916B" w14:textId="77777777" w:rsidTr="00973628">
        <w:trPr>
          <w:trHeight w:val="310"/>
          <w:jc w:val="center"/>
        </w:trPr>
        <w:tc>
          <w:tcPr>
            <w:tcW w:w="9255" w:type="dxa"/>
            <w:gridSpan w:val="2"/>
            <w:vMerge/>
            <w:tcBorders>
              <w:top w:val="single" w:sz="4" w:space="0" w:color="auto"/>
              <w:left w:val="single" w:sz="4" w:space="0" w:color="auto"/>
              <w:bottom w:val="single" w:sz="4" w:space="0" w:color="auto"/>
              <w:right w:val="single" w:sz="4" w:space="0" w:color="auto"/>
            </w:tcBorders>
            <w:vAlign w:val="center"/>
            <w:hideMark/>
          </w:tcPr>
          <w:p w14:paraId="070A66DF" w14:textId="77777777" w:rsidR="00EB63A0" w:rsidRPr="00D86EDA" w:rsidRDefault="00EB63A0" w:rsidP="00EB63A0">
            <w:pPr>
              <w:spacing w:after="0" w:line="240" w:lineRule="auto"/>
              <w:rPr>
                <w:rFonts w:ascii="Arial" w:eastAsia="Times New Roman" w:hAnsi="Arial" w:cs="Arial"/>
                <w:color w:val="000000"/>
                <w:kern w:val="0"/>
                <w:lang w:eastAsia="es-CL"/>
                <w14:ligatures w14:val="none"/>
              </w:rPr>
            </w:pPr>
          </w:p>
        </w:tc>
        <w:tc>
          <w:tcPr>
            <w:tcW w:w="176" w:type="dxa"/>
            <w:tcBorders>
              <w:top w:val="nil"/>
              <w:left w:val="nil"/>
              <w:bottom w:val="nil"/>
              <w:right w:val="nil"/>
            </w:tcBorders>
            <w:shd w:val="clear" w:color="auto" w:fill="auto"/>
            <w:noWrap/>
            <w:vAlign w:val="bottom"/>
            <w:hideMark/>
          </w:tcPr>
          <w:p w14:paraId="35193A33" w14:textId="77777777" w:rsidR="00EB63A0" w:rsidRPr="00D86EDA" w:rsidRDefault="00EB63A0" w:rsidP="00EB63A0">
            <w:pPr>
              <w:spacing w:after="0" w:line="240" w:lineRule="auto"/>
              <w:rPr>
                <w:rFonts w:ascii="Arial" w:eastAsia="Times New Roman" w:hAnsi="Arial" w:cs="Arial"/>
                <w:kern w:val="0"/>
                <w:sz w:val="20"/>
                <w:szCs w:val="20"/>
                <w:lang w:eastAsia="es-CL"/>
                <w14:ligatures w14:val="none"/>
              </w:rPr>
            </w:pPr>
          </w:p>
        </w:tc>
      </w:tr>
      <w:tr w:rsidR="00EB63A0" w:rsidRPr="00D86EDA" w14:paraId="5DE1E046" w14:textId="77777777" w:rsidTr="00973628">
        <w:trPr>
          <w:trHeight w:val="310"/>
          <w:jc w:val="center"/>
        </w:trPr>
        <w:tc>
          <w:tcPr>
            <w:tcW w:w="9255" w:type="dxa"/>
            <w:gridSpan w:val="2"/>
            <w:vMerge/>
            <w:tcBorders>
              <w:top w:val="single" w:sz="4" w:space="0" w:color="auto"/>
              <w:left w:val="single" w:sz="4" w:space="0" w:color="auto"/>
              <w:bottom w:val="single" w:sz="4" w:space="0" w:color="auto"/>
              <w:right w:val="single" w:sz="4" w:space="0" w:color="auto"/>
            </w:tcBorders>
            <w:vAlign w:val="center"/>
            <w:hideMark/>
          </w:tcPr>
          <w:p w14:paraId="13097603" w14:textId="77777777" w:rsidR="00EB63A0" w:rsidRPr="00D86EDA" w:rsidRDefault="00EB63A0" w:rsidP="00EB63A0">
            <w:pPr>
              <w:spacing w:after="0" w:line="240" w:lineRule="auto"/>
              <w:rPr>
                <w:rFonts w:ascii="Arial" w:eastAsia="Times New Roman" w:hAnsi="Arial" w:cs="Arial"/>
                <w:color w:val="000000"/>
                <w:kern w:val="0"/>
                <w:lang w:eastAsia="es-CL"/>
                <w14:ligatures w14:val="none"/>
              </w:rPr>
            </w:pPr>
          </w:p>
        </w:tc>
        <w:tc>
          <w:tcPr>
            <w:tcW w:w="176" w:type="dxa"/>
            <w:tcBorders>
              <w:top w:val="nil"/>
              <w:left w:val="nil"/>
              <w:bottom w:val="nil"/>
              <w:right w:val="nil"/>
            </w:tcBorders>
            <w:shd w:val="clear" w:color="auto" w:fill="auto"/>
            <w:noWrap/>
            <w:vAlign w:val="bottom"/>
            <w:hideMark/>
          </w:tcPr>
          <w:p w14:paraId="6D011725" w14:textId="77777777" w:rsidR="00EB63A0" w:rsidRPr="00D86EDA" w:rsidRDefault="00EB63A0" w:rsidP="00EB63A0">
            <w:pPr>
              <w:spacing w:after="0" w:line="240" w:lineRule="auto"/>
              <w:rPr>
                <w:rFonts w:ascii="Arial" w:eastAsia="Times New Roman" w:hAnsi="Arial" w:cs="Arial"/>
                <w:kern w:val="0"/>
                <w:sz w:val="20"/>
                <w:szCs w:val="20"/>
                <w:lang w:eastAsia="es-CL"/>
                <w14:ligatures w14:val="none"/>
              </w:rPr>
            </w:pPr>
          </w:p>
        </w:tc>
      </w:tr>
    </w:tbl>
    <w:p w14:paraId="03B34FDA" w14:textId="77777777" w:rsidR="006849DA" w:rsidRPr="00D86EDA" w:rsidRDefault="006849DA" w:rsidP="0040449B">
      <w:pPr>
        <w:spacing w:line="360" w:lineRule="auto"/>
        <w:jc w:val="both"/>
        <w:rPr>
          <w:rFonts w:ascii="Arial" w:hAnsi="Arial" w:cs="Arial"/>
        </w:rPr>
      </w:pPr>
    </w:p>
    <w:p w14:paraId="21B1572F" w14:textId="3A82DB46" w:rsidR="006517CD" w:rsidRPr="00D86EDA" w:rsidRDefault="006517CD" w:rsidP="004579AD">
      <w:pPr>
        <w:pStyle w:val="Descripcin"/>
        <w:keepNext/>
        <w:jc w:val="center"/>
        <w:rPr>
          <w:rFonts w:ascii="Arial" w:hAnsi="Arial" w:cs="Arial"/>
        </w:rPr>
      </w:pPr>
      <w:bookmarkStart w:id="116" w:name="_Toc184321159"/>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17</w:t>
      </w:r>
      <w:r w:rsidR="002C5966" w:rsidRPr="00D86EDA">
        <w:rPr>
          <w:rFonts w:ascii="Arial" w:hAnsi="Arial" w:cs="Arial"/>
          <w:noProof/>
        </w:rPr>
        <w:fldChar w:fldCharType="end"/>
      </w:r>
      <w:r w:rsidRPr="00D86EDA">
        <w:rPr>
          <w:rFonts w:ascii="Arial" w:hAnsi="Arial" w:cs="Arial"/>
        </w:rPr>
        <w:t xml:space="preserve"> - Caso de uso - Gestión de Órdenes</w:t>
      </w:r>
      <w:bookmarkEnd w:id="116"/>
    </w:p>
    <w:p w14:paraId="52B14E25" w14:textId="082A9AA0" w:rsidR="00C452E7" w:rsidRPr="00D86EDA" w:rsidRDefault="00C452E7" w:rsidP="004579AD">
      <w:pPr>
        <w:spacing w:line="360" w:lineRule="auto"/>
        <w:jc w:val="center"/>
        <w:rPr>
          <w:rFonts w:ascii="Arial" w:hAnsi="Arial" w:cs="Arial"/>
        </w:rPr>
      </w:pPr>
      <w:r>
        <w:rPr>
          <w:noProof/>
        </w:rPr>
        <w:drawing>
          <wp:inline distT="0" distB="0" distL="0" distR="0" wp14:anchorId="6F3A4601" wp14:editId="33DED67F">
            <wp:extent cx="6440414" cy="2454275"/>
            <wp:effectExtent l="19050" t="19050" r="17780" b="22225"/>
            <wp:docPr id="1570333385" name="Imagen 1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7">
                      <a:extLst>
                        <a:ext uri="{28A0092B-C50C-407E-A947-70E740481C1C}">
                          <a14:useLocalDpi xmlns:a14="http://schemas.microsoft.com/office/drawing/2010/main" val="0"/>
                        </a:ext>
                      </a:extLst>
                    </a:blip>
                    <a:stretch>
                      <a:fillRect/>
                    </a:stretch>
                  </pic:blipFill>
                  <pic:spPr>
                    <a:xfrm>
                      <a:off x="0" y="0"/>
                      <a:ext cx="6446168" cy="2456468"/>
                    </a:xfrm>
                    <a:prstGeom prst="rect">
                      <a:avLst/>
                    </a:prstGeom>
                    <a:ln>
                      <a:solidFill>
                        <a:schemeClr val="tx1"/>
                      </a:solidFill>
                    </a:ln>
                  </pic:spPr>
                </pic:pic>
              </a:graphicData>
            </a:graphic>
          </wp:inline>
        </w:drawing>
      </w:r>
    </w:p>
    <w:p w14:paraId="60C0C4A9" w14:textId="77777777" w:rsidR="0081390B" w:rsidRPr="00D86EDA" w:rsidRDefault="0081390B" w:rsidP="0040449B">
      <w:pPr>
        <w:spacing w:line="360" w:lineRule="auto"/>
        <w:jc w:val="both"/>
        <w:rPr>
          <w:rFonts w:ascii="Arial" w:hAnsi="Arial" w:cs="Arial"/>
        </w:rPr>
      </w:pPr>
    </w:p>
    <w:p w14:paraId="66DBCEB5" w14:textId="334467EE" w:rsidR="009F0099" w:rsidRPr="00D86EDA" w:rsidRDefault="009F0099" w:rsidP="004579AD">
      <w:pPr>
        <w:pStyle w:val="Descripcin"/>
        <w:keepNext/>
        <w:jc w:val="center"/>
        <w:rPr>
          <w:rFonts w:ascii="Arial" w:hAnsi="Arial" w:cs="Arial"/>
        </w:rPr>
      </w:pPr>
      <w:bookmarkStart w:id="117" w:name="_Toc184321189"/>
      <w:r w:rsidRPr="00D86EDA">
        <w:rPr>
          <w:rFonts w:ascii="Arial" w:hAnsi="Arial" w:cs="Arial"/>
        </w:rPr>
        <w:t xml:space="preserve">Tabla </w:t>
      </w:r>
      <w:r w:rsidR="002C5966" w:rsidRPr="00D86EDA">
        <w:rPr>
          <w:rFonts w:ascii="Arial" w:hAnsi="Arial" w:cs="Arial"/>
        </w:rPr>
        <w:fldChar w:fldCharType="begin"/>
      </w:r>
      <w:r w:rsidR="002C5966" w:rsidRPr="00D86EDA">
        <w:rPr>
          <w:rFonts w:ascii="Arial" w:hAnsi="Arial" w:cs="Arial"/>
        </w:rPr>
        <w:instrText xml:space="preserve"> SEQ Tabla \* ARABIC </w:instrText>
      </w:r>
      <w:r w:rsidR="002C5966" w:rsidRPr="00D86EDA">
        <w:rPr>
          <w:rFonts w:ascii="Arial" w:hAnsi="Arial" w:cs="Arial"/>
        </w:rPr>
        <w:fldChar w:fldCharType="separate"/>
      </w:r>
      <w:r w:rsidR="002C5966" w:rsidRPr="00D86EDA">
        <w:rPr>
          <w:rFonts w:ascii="Arial" w:hAnsi="Arial" w:cs="Arial"/>
          <w:noProof/>
        </w:rPr>
        <w:t>12</w:t>
      </w:r>
      <w:r w:rsidR="002C5966" w:rsidRPr="00D86EDA">
        <w:rPr>
          <w:rFonts w:ascii="Arial" w:hAnsi="Arial" w:cs="Arial"/>
          <w:noProof/>
        </w:rPr>
        <w:fldChar w:fldCharType="end"/>
      </w:r>
      <w:r w:rsidRPr="00D86EDA">
        <w:rPr>
          <w:rFonts w:ascii="Arial" w:hAnsi="Arial" w:cs="Arial"/>
        </w:rPr>
        <w:t xml:space="preserve"> - Caso de uso - CU-10</w:t>
      </w:r>
      <w:bookmarkEnd w:id="117"/>
    </w:p>
    <w:tbl>
      <w:tblPr>
        <w:tblW w:w="9499" w:type="dxa"/>
        <w:jc w:val="center"/>
        <w:tblCellMar>
          <w:top w:w="15" w:type="dxa"/>
          <w:left w:w="70" w:type="dxa"/>
          <w:right w:w="70" w:type="dxa"/>
        </w:tblCellMar>
        <w:tblLook w:val="04A0" w:firstRow="1" w:lastRow="0" w:firstColumn="1" w:lastColumn="0" w:noHBand="0" w:noVBand="1"/>
      </w:tblPr>
      <w:tblGrid>
        <w:gridCol w:w="1986"/>
        <w:gridCol w:w="7338"/>
        <w:gridCol w:w="175"/>
      </w:tblGrid>
      <w:tr w:rsidR="00A75CF4" w:rsidRPr="00D86EDA" w14:paraId="2BC68CE8" w14:textId="77777777" w:rsidTr="00973628">
        <w:trPr>
          <w:gridAfter w:val="1"/>
          <w:wAfter w:w="175" w:type="dxa"/>
          <w:trHeight w:val="280"/>
          <w:jc w:val="center"/>
        </w:trPr>
        <w:tc>
          <w:tcPr>
            <w:tcW w:w="1986" w:type="dxa"/>
            <w:tcBorders>
              <w:top w:val="single" w:sz="4" w:space="0" w:color="auto"/>
              <w:left w:val="single" w:sz="4" w:space="0" w:color="auto"/>
              <w:bottom w:val="single" w:sz="4" w:space="0" w:color="auto"/>
              <w:right w:val="single" w:sz="4" w:space="0" w:color="auto"/>
            </w:tcBorders>
            <w:shd w:val="clear" w:color="000000" w:fill="A6C9EC"/>
            <w:hideMark/>
          </w:tcPr>
          <w:p w14:paraId="31568F16" w14:textId="77777777" w:rsidR="00A75CF4" w:rsidRPr="00D86EDA" w:rsidRDefault="00A75CF4" w:rsidP="00A75CF4">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 xml:space="preserve">Caso </w:t>
            </w:r>
            <w:proofErr w:type="spellStart"/>
            <w:r w:rsidRPr="00D86EDA">
              <w:rPr>
                <w:rFonts w:ascii="Arial" w:eastAsia="Times New Roman" w:hAnsi="Arial" w:cs="Arial"/>
                <w:b/>
                <w:bCs/>
                <w:color w:val="000000"/>
                <w:kern w:val="0"/>
                <w:lang w:eastAsia="es-CL"/>
                <w14:ligatures w14:val="none"/>
              </w:rPr>
              <w:t>N°</w:t>
            </w:r>
            <w:proofErr w:type="spellEnd"/>
          </w:p>
        </w:tc>
        <w:tc>
          <w:tcPr>
            <w:tcW w:w="7338" w:type="dxa"/>
            <w:tcBorders>
              <w:top w:val="single" w:sz="4" w:space="0" w:color="auto"/>
              <w:left w:val="nil"/>
              <w:bottom w:val="single" w:sz="4" w:space="0" w:color="auto"/>
              <w:right w:val="single" w:sz="4" w:space="0" w:color="auto"/>
            </w:tcBorders>
            <w:shd w:val="clear" w:color="auto" w:fill="auto"/>
            <w:vAlign w:val="bottom"/>
            <w:hideMark/>
          </w:tcPr>
          <w:p w14:paraId="60BC1D8D" w14:textId="77777777" w:rsidR="00A75CF4" w:rsidRPr="00D86EDA" w:rsidRDefault="00A75CF4" w:rsidP="00A75CF4">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CU-10</w:t>
            </w:r>
          </w:p>
        </w:tc>
      </w:tr>
      <w:tr w:rsidR="00A75CF4" w:rsidRPr="00D86EDA" w14:paraId="669747E9" w14:textId="77777777" w:rsidTr="00973628">
        <w:trPr>
          <w:gridAfter w:val="1"/>
          <w:wAfter w:w="175" w:type="dxa"/>
          <w:trHeight w:val="280"/>
          <w:jc w:val="center"/>
        </w:trPr>
        <w:tc>
          <w:tcPr>
            <w:tcW w:w="1986" w:type="dxa"/>
            <w:tcBorders>
              <w:top w:val="nil"/>
              <w:left w:val="single" w:sz="4" w:space="0" w:color="auto"/>
              <w:bottom w:val="single" w:sz="4" w:space="0" w:color="auto"/>
              <w:right w:val="single" w:sz="4" w:space="0" w:color="auto"/>
            </w:tcBorders>
            <w:shd w:val="clear" w:color="000000" w:fill="A6C9EC"/>
            <w:hideMark/>
          </w:tcPr>
          <w:p w14:paraId="7B185C38" w14:textId="77777777" w:rsidR="00A75CF4" w:rsidRPr="00D86EDA" w:rsidRDefault="00A75CF4" w:rsidP="00A75CF4">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Nombre</w:t>
            </w:r>
          </w:p>
        </w:tc>
        <w:tc>
          <w:tcPr>
            <w:tcW w:w="7338" w:type="dxa"/>
            <w:tcBorders>
              <w:top w:val="nil"/>
              <w:left w:val="nil"/>
              <w:bottom w:val="single" w:sz="4" w:space="0" w:color="auto"/>
              <w:right w:val="single" w:sz="4" w:space="0" w:color="auto"/>
            </w:tcBorders>
            <w:shd w:val="clear" w:color="auto" w:fill="auto"/>
            <w:vAlign w:val="bottom"/>
            <w:hideMark/>
          </w:tcPr>
          <w:p w14:paraId="7096DC88" w14:textId="77777777" w:rsidR="00A75CF4" w:rsidRPr="00D86EDA" w:rsidRDefault="00A75CF4" w:rsidP="00A75CF4">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Generación de Reportes</w:t>
            </w:r>
          </w:p>
        </w:tc>
      </w:tr>
      <w:tr w:rsidR="00A75CF4" w:rsidRPr="00D86EDA" w14:paraId="46F63A21" w14:textId="77777777" w:rsidTr="00973628">
        <w:trPr>
          <w:gridAfter w:val="1"/>
          <w:wAfter w:w="175" w:type="dxa"/>
          <w:trHeight w:val="280"/>
          <w:jc w:val="center"/>
        </w:trPr>
        <w:tc>
          <w:tcPr>
            <w:tcW w:w="1986" w:type="dxa"/>
            <w:tcBorders>
              <w:top w:val="nil"/>
              <w:left w:val="single" w:sz="4" w:space="0" w:color="auto"/>
              <w:bottom w:val="single" w:sz="4" w:space="0" w:color="auto"/>
              <w:right w:val="single" w:sz="4" w:space="0" w:color="auto"/>
            </w:tcBorders>
            <w:shd w:val="clear" w:color="000000" w:fill="A6C9EC"/>
            <w:hideMark/>
          </w:tcPr>
          <w:p w14:paraId="54AEB53F" w14:textId="77777777" w:rsidR="00A75CF4" w:rsidRPr="00D86EDA" w:rsidRDefault="00A75CF4" w:rsidP="00A75CF4">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Actor</w:t>
            </w:r>
          </w:p>
        </w:tc>
        <w:tc>
          <w:tcPr>
            <w:tcW w:w="7338" w:type="dxa"/>
            <w:tcBorders>
              <w:top w:val="nil"/>
              <w:left w:val="nil"/>
              <w:bottom w:val="single" w:sz="4" w:space="0" w:color="auto"/>
              <w:right w:val="single" w:sz="4" w:space="0" w:color="auto"/>
            </w:tcBorders>
            <w:shd w:val="clear" w:color="auto" w:fill="auto"/>
            <w:vAlign w:val="bottom"/>
            <w:hideMark/>
          </w:tcPr>
          <w:p w14:paraId="4D6C188A" w14:textId="77777777" w:rsidR="00A75CF4" w:rsidRPr="00D86EDA" w:rsidRDefault="00A75CF4" w:rsidP="00A75CF4">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Administrador</w:t>
            </w:r>
          </w:p>
        </w:tc>
      </w:tr>
      <w:tr w:rsidR="00A75CF4" w:rsidRPr="00D86EDA" w14:paraId="7FF193B8" w14:textId="77777777" w:rsidTr="00973628">
        <w:trPr>
          <w:gridAfter w:val="1"/>
          <w:wAfter w:w="175" w:type="dxa"/>
          <w:trHeight w:val="280"/>
          <w:jc w:val="center"/>
        </w:trPr>
        <w:tc>
          <w:tcPr>
            <w:tcW w:w="1986" w:type="dxa"/>
            <w:tcBorders>
              <w:top w:val="single" w:sz="4" w:space="0" w:color="auto"/>
              <w:left w:val="single" w:sz="4" w:space="0" w:color="auto"/>
              <w:bottom w:val="single" w:sz="4" w:space="0" w:color="auto"/>
              <w:right w:val="single" w:sz="4" w:space="0" w:color="auto"/>
            </w:tcBorders>
            <w:shd w:val="clear" w:color="000000" w:fill="A6C9EC"/>
            <w:hideMark/>
          </w:tcPr>
          <w:p w14:paraId="6F20CF37" w14:textId="77777777" w:rsidR="00A75CF4" w:rsidRPr="00D86EDA" w:rsidRDefault="00A75CF4" w:rsidP="00A75CF4">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Precondición</w:t>
            </w:r>
          </w:p>
        </w:tc>
        <w:tc>
          <w:tcPr>
            <w:tcW w:w="73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8BA58E8" w14:textId="77777777" w:rsidR="00A75CF4" w:rsidRPr="00D86EDA" w:rsidRDefault="00A75CF4" w:rsidP="00A75CF4">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El administrador debe tener permisos de acceso.</w:t>
            </w:r>
          </w:p>
        </w:tc>
      </w:tr>
      <w:tr w:rsidR="00A75CF4" w:rsidRPr="00D86EDA" w14:paraId="59361B88" w14:textId="77777777" w:rsidTr="00973628">
        <w:trPr>
          <w:gridAfter w:val="1"/>
          <w:wAfter w:w="175" w:type="dxa"/>
          <w:trHeight w:val="560"/>
          <w:jc w:val="center"/>
        </w:trPr>
        <w:tc>
          <w:tcPr>
            <w:tcW w:w="1986" w:type="dxa"/>
            <w:tcBorders>
              <w:top w:val="single" w:sz="4" w:space="0" w:color="auto"/>
              <w:left w:val="single" w:sz="4" w:space="0" w:color="auto"/>
              <w:bottom w:val="single" w:sz="4" w:space="0" w:color="auto"/>
              <w:right w:val="single" w:sz="4" w:space="0" w:color="auto"/>
            </w:tcBorders>
            <w:shd w:val="clear" w:color="000000" w:fill="A6C9EC"/>
            <w:hideMark/>
          </w:tcPr>
          <w:p w14:paraId="71BCF912" w14:textId="77777777" w:rsidR="00A75CF4" w:rsidRPr="00D86EDA" w:rsidRDefault="00A75CF4" w:rsidP="00A75CF4">
            <w:pPr>
              <w:spacing w:after="0" w:line="240" w:lineRule="auto"/>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Postcondición</w:t>
            </w:r>
          </w:p>
        </w:tc>
        <w:tc>
          <w:tcPr>
            <w:tcW w:w="73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AC11DC" w14:textId="77777777" w:rsidR="00A75CF4" w:rsidRPr="00D86EDA" w:rsidRDefault="00A75CF4" w:rsidP="00A75CF4">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El administrador obtiene información consolidada para la toma de decisiones.</w:t>
            </w:r>
          </w:p>
        </w:tc>
      </w:tr>
      <w:tr w:rsidR="00A75CF4" w:rsidRPr="00D86EDA" w14:paraId="0A6E40DE" w14:textId="77777777" w:rsidTr="00973628">
        <w:trPr>
          <w:gridAfter w:val="1"/>
          <w:wAfter w:w="175" w:type="dxa"/>
          <w:trHeight w:val="86"/>
          <w:jc w:val="center"/>
        </w:trPr>
        <w:tc>
          <w:tcPr>
            <w:tcW w:w="9324" w:type="dxa"/>
            <w:gridSpan w:val="2"/>
            <w:tcBorders>
              <w:top w:val="single" w:sz="4" w:space="0" w:color="auto"/>
              <w:left w:val="single" w:sz="4" w:space="0" w:color="auto"/>
              <w:bottom w:val="single" w:sz="4" w:space="0" w:color="auto"/>
              <w:right w:val="single" w:sz="4" w:space="0" w:color="auto"/>
            </w:tcBorders>
            <w:shd w:val="clear" w:color="000000" w:fill="A6C9EC"/>
            <w:vAlign w:val="bottom"/>
            <w:hideMark/>
          </w:tcPr>
          <w:p w14:paraId="0BCB1EEE" w14:textId="77777777" w:rsidR="00A75CF4" w:rsidRPr="00D86EDA" w:rsidRDefault="00A75CF4" w:rsidP="00A75CF4">
            <w:pPr>
              <w:spacing w:after="0" w:line="240" w:lineRule="auto"/>
              <w:jc w:val="center"/>
              <w:rPr>
                <w:rFonts w:ascii="Arial" w:eastAsia="Times New Roman" w:hAnsi="Arial" w:cs="Arial"/>
                <w:b/>
                <w:bCs/>
                <w:color w:val="000000"/>
                <w:kern w:val="0"/>
                <w:lang w:eastAsia="es-CL"/>
                <w14:ligatures w14:val="none"/>
              </w:rPr>
            </w:pPr>
            <w:r w:rsidRPr="00D86EDA">
              <w:rPr>
                <w:rFonts w:ascii="Arial" w:eastAsia="Times New Roman" w:hAnsi="Arial" w:cs="Arial"/>
                <w:b/>
                <w:bCs/>
                <w:color w:val="000000"/>
                <w:kern w:val="0"/>
                <w:lang w:eastAsia="es-CL"/>
                <w14:ligatures w14:val="none"/>
              </w:rPr>
              <w:t>Flujo principal</w:t>
            </w:r>
          </w:p>
        </w:tc>
      </w:tr>
      <w:tr w:rsidR="00A75CF4" w:rsidRPr="00D86EDA" w14:paraId="25591ECC" w14:textId="77777777" w:rsidTr="00973628">
        <w:trPr>
          <w:gridAfter w:val="1"/>
          <w:wAfter w:w="175" w:type="dxa"/>
          <w:trHeight w:val="450"/>
          <w:jc w:val="center"/>
        </w:trPr>
        <w:tc>
          <w:tcPr>
            <w:tcW w:w="9324"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42BB4529" w14:textId="77777777" w:rsidR="00A75CF4" w:rsidRPr="00D86EDA" w:rsidRDefault="00A75CF4" w:rsidP="00A75CF4">
            <w:pPr>
              <w:spacing w:after="0" w:line="240" w:lineRule="auto"/>
              <w:rPr>
                <w:rFonts w:ascii="Arial" w:eastAsia="Times New Roman" w:hAnsi="Arial" w:cs="Arial"/>
                <w:color w:val="000000"/>
                <w:kern w:val="0"/>
                <w:lang w:eastAsia="es-CL"/>
                <w14:ligatures w14:val="none"/>
              </w:rPr>
            </w:pPr>
            <w:r w:rsidRPr="00D86EDA">
              <w:rPr>
                <w:rFonts w:ascii="Arial" w:eastAsia="Times New Roman" w:hAnsi="Arial" w:cs="Arial"/>
                <w:color w:val="000000"/>
                <w:kern w:val="0"/>
                <w:lang w:eastAsia="es-CL"/>
                <w14:ligatures w14:val="none"/>
              </w:rPr>
              <w:t>1- El administrador accede a la sección "Reportes".</w:t>
            </w:r>
            <w:r w:rsidRPr="00D86EDA">
              <w:rPr>
                <w:rFonts w:ascii="Arial" w:eastAsia="Times New Roman" w:hAnsi="Arial" w:cs="Arial"/>
                <w:color w:val="000000"/>
                <w:kern w:val="0"/>
                <w:lang w:eastAsia="es-CL"/>
                <w14:ligatures w14:val="none"/>
              </w:rPr>
              <w:br/>
              <w:t>2- Selecciona los parámetros del reporte (fechas, cliente, estado).</w:t>
            </w:r>
            <w:r w:rsidRPr="00D86EDA">
              <w:rPr>
                <w:rFonts w:ascii="Arial" w:eastAsia="Times New Roman" w:hAnsi="Arial" w:cs="Arial"/>
                <w:color w:val="000000"/>
                <w:kern w:val="0"/>
                <w:lang w:eastAsia="es-CL"/>
                <w14:ligatures w14:val="none"/>
              </w:rPr>
              <w:br/>
              <w:t>3- El sistema genera un reporte con los datos seleccionados.</w:t>
            </w:r>
            <w:r w:rsidRPr="00D86EDA">
              <w:rPr>
                <w:rFonts w:ascii="Arial" w:eastAsia="Times New Roman" w:hAnsi="Arial" w:cs="Arial"/>
                <w:color w:val="000000"/>
                <w:kern w:val="0"/>
                <w:lang w:eastAsia="es-CL"/>
                <w14:ligatures w14:val="none"/>
              </w:rPr>
              <w:br/>
              <w:t xml:space="preserve">4- El reporte se presenta en pantalla </w:t>
            </w:r>
          </w:p>
        </w:tc>
      </w:tr>
      <w:tr w:rsidR="00A75CF4" w:rsidRPr="00D86EDA" w14:paraId="04146308" w14:textId="77777777" w:rsidTr="00973628">
        <w:trPr>
          <w:trHeight w:val="280"/>
          <w:jc w:val="center"/>
        </w:trPr>
        <w:tc>
          <w:tcPr>
            <w:tcW w:w="9324" w:type="dxa"/>
            <w:gridSpan w:val="2"/>
            <w:vMerge/>
            <w:tcBorders>
              <w:top w:val="single" w:sz="4" w:space="0" w:color="auto"/>
              <w:left w:val="single" w:sz="4" w:space="0" w:color="auto"/>
              <w:bottom w:val="single" w:sz="4" w:space="0" w:color="auto"/>
              <w:right w:val="single" w:sz="4" w:space="0" w:color="auto"/>
            </w:tcBorders>
            <w:vAlign w:val="center"/>
            <w:hideMark/>
          </w:tcPr>
          <w:p w14:paraId="66FF36F9" w14:textId="77777777" w:rsidR="00A75CF4" w:rsidRPr="00D86EDA" w:rsidRDefault="00A75CF4" w:rsidP="00A75CF4">
            <w:pPr>
              <w:spacing w:after="0" w:line="240" w:lineRule="auto"/>
              <w:rPr>
                <w:rFonts w:ascii="Arial" w:eastAsia="Times New Roman" w:hAnsi="Arial" w:cs="Arial"/>
                <w:color w:val="000000"/>
                <w:kern w:val="0"/>
                <w:lang w:eastAsia="es-CL"/>
                <w14:ligatures w14:val="none"/>
              </w:rPr>
            </w:pPr>
          </w:p>
        </w:tc>
        <w:tc>
          <w:tcPr>
            <w:tcW w:w="175" w:type="dxa"/>
            <w:tcBorders>
              <w:top w:val="nil"/>
              <w:left w:val="nil"/>
              <w:bottom w:val="nil"/>
              <w:right w:val="nil"/>
            </w:tcBorders>
            <w:shd w:val="clear" w:color="auto" w:fill="auto"/>
            <w:noWrap/>
            <w:vAlign w:val="bottom"/>
            <w:hideMark/>
          </w:tcPr>
          <w:p w14:paraId="67ECD781" w14:textId="77777777" w:rsidR="00A75CF4" w:rsidRPr="00D86EDA" w:rsidRDefault="00A75CF4" w:rsidP="00A75CF4">
            <w:pPr>
              <w:spacing w:after="0" w:line="240" w:lineRule="auto"/>
              <w:rPr>
                <w:rFonts w:ascii="Arial" w:eastAsia="Times New Roman" w:hAnsi="Arial" w:cs="Arial"/>
                <w:color w:val="000000"/>
                <w:kern w:val="0"/>
                <w:lang w:eastAsia="es-CL"/>
                <w14:ligatures w14:val="none"/>
              </w:rPr>
            </w:pPr>
          </w:p>
        </w:tc>
      </w:tr>
      <w:tr w:rsidR="00A75CF4" w:rsidRPr="00D86EDA" w14:paraId="4E4530A6" w14:textId="77777777" w:rsidTr="00973628">
        <w:trPr>
          <w:trHeight w:val="280"/>
          <w:jc w:val="center"/>
        </w:trPr>
        <w:tc>
          <w:tcPr>
            <w:tcW w:w="9324" w:type="dxa"/>
            <w:gridSpan w:val="2"/>
            <w:vMerge/>
            <w:tcBorders>
              <w:top w:val="single" w:sz="4" w:space="0" w:color="auto"/>
              <w:left w:val="single" w:sz="4" w:space="0" w:color="auto"/>
              <w:bottom w:val="single" w:sz="4" w:space="0" w:color="auto"/>
              <w:right w:val="single" w:sz="4" w:space="0" w:color="auto"/>
            </w:tcBorders>
            <w:vAlign w:val="center"/>
            <w:hideMark/>
          </w:tcPr>
          <w:p w14:paraId="1D27E45A" w14:textId="77777777" w:rsidR="00A75CF4" w:rsidRPr="00D86EDA" w:rsidRDefault="00A75CF4" w:rsidP="00A75CF4">
            <w:pPr>
              <w:spacing w:after="0" w:line="240" w:lineRule="auto"/>
              <w:rPr>
                <w:rFonts w:ascii="Arial" w:eastAsia="Times New Roman" w:hAnsi="Arial" w:cs="Arial"/>
                <w:color w:val="000000"/>
                <w:kern w:val="0"/>
                <w:lang w:eastAsia="es-CL"/>
                <w14:ligatures w14:val="none"/>
              </w:rPr>
            </w:pPr>
          </w:p>
        </w:tc>
        <w:tc>
          <w:tcPr>
            <w:tcW w:w="175" w:type="dxa"/>
            <w:tcBorders>
              <w:top w:val="nil"/>
              <w:left w:val="nil"/>
              <w:bottom w:val="nil"/>
              <w:right w:val="nil"/>
            </w:tcBorders>
            <w:shd w:val="clear" w:color="auto" w:fill="auto"/>
            <w:noWrap/>
            <w:vAlign w:val="bottom"/>
            <w:hideMark/>
          </w:tcPr>
          <w:p w14:paraId="1E701E40" w14:textId="77777777" w:rsidR="00A75CF4" w:rsidRPr="00D86EDA" w:rsidRDefault="00A75CF4" w:rsidP="00A75CF4">
            <w:pPr>
              <w:spacing w:after="0" w:line="240" w:lineRule="auto"/>
              <w:rPr>
                <w:rFonts w:ascii="Arial" w:eastAsia="Times New Roman" w:hAnsi="Arial" w:cs="Arial"/>
                <w:kern w:val="0"/>
                <w:sz w:val="20"/>
                <w:szCs w:val="20"/>
                <w:lang w:eastAsia="es-CL"/>
                <w14:ligatures w14:val="none"/>
              </w:rPr>
            </w:pPr>
          </w:p>
        </w:tc>
      </w:tr>
      <w:tr w:rsidR="00A75CF4" w:rsidRPr="00D86EDA" w14:paraId="499A2F08" w14:textId="77777777" w:rsidTr="00973628">
        <w:trPr>
          <w:trHeight w:val="280"/>
          <w:jc w:val="center"/>
        </w:trPr>
        <w:tc>
          <w:tcPr>
            <w:tcW w:w="9324" w:type="dxa"/>
            <w:gridSpan w:val="2"/>
            <w:vMerge/>
            <w:tcBorders>
              <w:top w:val="single" w:sz="4" w:space="0" w:color="auto"/>
              <w:left w:val="single" w:sz="4" w:space="0" w:color="auto"/>
              <w:bottom w:val="single" w:sz="4" w:space="0" w:color="auto"/>
              <w:right w:val="single" w:sz="4" w:space="0" w:color="auto"/>
            </w:tcBorders>
            <w:vAlign w:val="center"/>
            <w:hideMark/>
          </w:tcPr>
          <w:p w14:paraId="4F68415F" w14:textId="77777777" w:rsidR="00A75CF4" w:rsidRPr="00D86EDA" w:rsidRDefault="00A75CF4" w:rsidP="00A75CF4">
            <w:pPr>
              <w:spacing w:after="0" w:line="240" w:lineRule="auto"/>
              <w:rPr>
                <w:rFonts w:ascii="Arial" w:eastAsia="Times New Roman" w:hAnsi="Arial" w:cs="Arial"/>
                <w:color w:val="000000"/>
                <w:kern w:val="0"/>
                <w:lang w:eastAsia="es-CL"/>
                <w14:ligatures w14:val="none"/>
              </w:rPr>
            </w:pPr>
          </w:p>
        </w:tc>
        <w:tc>
          <w:tcPr>
            <w:tcW w:w="175" w:type="dxa"/>
            <w:tcBorders>
              <w:top w:val="nil"/>
              <w:left w:val="nil"/>
              <w:bottom w:val="nil"/>
              <w:right w:val="nil"/>
            </w:tcBorders>
            <w:shd w:val="clear" w:color="auto" w:fill="auto"/>
            <w:noWrap/>
            <w:vAlign w:val="bottom"/>
            <w:hideMark/>
          </w:tcPr>
          <w:p w14:paraId="6DA0B705" w14:textId="77777777" w:rsidR="00A75CF4" w:rsidRPr="00D86EDA" w:rsidRDefault="00A75CF4" w:rsidP="00A75CF4">
            <w:pPr>
              <w:spacing w:after="0" w:line="240" w:lineRule="auto"/>
              <w:rPr>
                <w:rFonts w:ascii="Arial" w:eastAsia="Times New Roman" w:hAnsi="Arial" w:cs="Arial"/>
                <w:kern w:val="0"/>
                <w:sz w:val="20"/>
                <w:szCs w:val="20"/>
                <w:lang w:eastAsia="es-CL"/>
                <w14:ligatures w14:val="none"/>
              </w:rPr>
            </w:pPr>
          </w:p>
        </w:tc>
      </w:tr>
    </w:tbl>
    <w:p w14:paraId="29CAE595" w14:textId="77777777" w:rsidR="00EB63A0" w:rsidRPr="00D86EDA" w:rsidRDefault="00EB63A0" w:rsidP="0040449B">
      <w:pPr>
        <w:spacing w:line="360" w:lineRule="auto"/>
        <w:jc w:val="both"/>
        <w:rPr>
          <w:rFonts w:ascii="Arial" w:hAnsi="Arial" w:cs="Arial"/>
        </w:rPr>
      </w:pPr>
    </w:p>
    <w:p w14:paraId="528459CA" w14:textId="7C17318B" w:rsidR="006517CD" w:rsidRPr="00D86EDA" w:rsidRDefault="006517CD" w:rsidP="004579AD">
      <w:pPr>
        <w:pStyle w:val="Descripcin"/>
        <w:keepNext/>
        <w:jc w:val="center"/>
        <w:rPr>
          <w:rFonts w:ascii="Arial" w:hAnsi="Arial" w:cs="Arial"/>
        </w:rPr>
      </w:pPr>
      <w:bookmarkStart w:id="118" w:name="_Toc184321160"/>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18</w:t>
      </w:r>
      <w:r w:rsidR="002C5966" w:rsidRPr="00D86EDA">
        <w:rPr>
          <w:rFonts w:ascii="Arial" w:hAnsi="Arial" w:cs="Arial"/>
          <w:noProof/>
        </w:rPr>
        <w:fldChar w:fldCharType="end"/>
      </w:r>
      <w:r w:rsidRPr="00D86EDA">
        <w:rPr>
          <w:rFonts w:ascii="Arial" w:hAnsi="Arial" w:cs="Arial"/>
        </w:rPr>
        <w:t xml:space="preserve"> - Caso de uso - Generación de reportes</w:t>
      </w:r>
      <w:bookmarkEnd w:id="118"/>
    </w:p>
    <w:p w14:paraId="79D8DEDC" w14:textId="77777777" w:rsidR="00973628" w:rsidRDefault="00973628" w:rsidP="004579AD">
      <w:pPr>
        <w:jc w:val="center"/>
        <w:rPr>
          <w:rFonts w:ascii="Arial" w:hAnsi="Arial" w:cs="Arial"/>
          <w:noProof/>
        </w:rPr>
      </w:pPr>
    </w:p>
    <w:p w14:paraId="20354123" w14:textId="331B73FF" w:rsidR="00A75CF4" w:rsidRDefault="0093747A" w:rsidP="004579AD">
      <w:pPr>
        <w:jc w:val="center"/>
        <w:rPr>
          <w:rFonts w:ascii="Arial" w:hAnsi="Arial" w:cs="Arial"/>
          <w:noProof/>
        </w:rPr>
      </w:pPr>
      <w:r w:rsidRPr="00D86EDA">
        <w:rPr>
          <w:rFonts w:ascii="Arial" w:hAnsi="Arial" w:cs="Arial"/>
          <w:noProof/>
        </w:rPr>
        <w:drawing>
          <wp:inline distT="0" distB="0" distL="0" distR="0" wp14:anchorId="71BC12D3" wp14:editId="776420BD">
            <wp:extent cx="8132965" cy="1569907"/>
            <wp:effectExtent l="19050" t="19050" r="20955" b="11430"/>
            <wp:docPr id="1695014437" name="Imagen 1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4437" name="Imagen 11" descr="Imagen que contiene Dia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169596" cy="1576978"/>
                    </a:xfrm>
                    <a:prstGeom prst="rect">
                      <a:avLst/>
                    </a:prstGeom>
                    <a:noFill/>
                    <a:ln>
                      <a:solidFill>
                        <a:schemeClr val="tx1"/>
                      </a:solidFill>
                    </a:ln>
                  </pic:spPr>
                </pic:pic>
              </a:graphicData>
            </a:graphic>
          </wp:inline>
        </w:drawing>
      </w:r>
    </w:p>
    <w:p w14:paraId="3529B2C6" w14:textId="77777777" w:rsidR="00A75CF4" w:rsidRPr="00D86EDA" w:rsidRDefault="00A75CF4" w:rsidP="0040449B">
      <w:pPr>
        <w:spacing w:line="360" w:lineRule="auto"/>
        <w:jc w:val="both"/>
        <w:rPr>
          <w:rFonts w:ascii="Arial" w:hAnsi="Arial" w:cs="Arial"/>
        </w:rPr>
      </w:pPr>
    </w:p>
    <w:p w14:paraId="19EEFE62" w14:textId="77777777" w:rsidR="00F54A83" w:rsidRDefault="00F54A83" w:rsidP="0040449B">
      <w:pPr>
        <w:spacing w:line="360" w:lineRule="auto"/>
        <w:jc w:val="both"/>
        <w:rPr>
          <w:rFonts w:ascii="Arial" w:hAnsi="Arial" w:cs="Arial"/>
        </w:rPr>
        <w:sectPr w:rsidR="00F54A83" w:rsidSect="00F54A83">
          <w:pgSz w:w="15840" w:h="12240" w:orient="landscape" w:code="1"/>
          <w:pgMar w:top="1701" w:right="1418" w:bottom="1701" w:left="1418" w:header="709" w:footer="709" w:gutter="0"/>
          <w:cols w:space="708"/>
          <w:titlePg/>
          <w:docGrid w:linePitch="360"/>
        </w:sectPr>
      </w:pPr>
    </w:p>
    <w:p w14:paraId="636E05F6" w14:textId="16C12649" w:rsidR="008027D6" w:rsidRPr="00D86EDA" w:rsidRDefault="00C83DC6" w:rsidP="009B38A2">
      <w:pPr>
        <w:pStyle w:val="Subtituloproyecto"/>
        <w:outlineLvl w:val="1"/>
        <w:rPr>
          <w:rFonts w:cs="Arial"/>
        </w:rPr>
      </w:pPr>
      <w:bookmarkStart w:id="119" w:name="_Toc11278690"/>
      <w:bookmarkStart w:id="120" w:name="_Toc1417697746"/>
      <w:bookmarkStart w:id="121" w:name="_Toc184323784"/>
      <w:r w:rsidRPr="00D86EDA">
        <w:rPr>
          <w:rFonts w:cs="Arial"/>
        </w:rPr>
        <w:lastRenderedPageBreak/>
        <w:t>Modelo 3 capas</w:t>
      </w:r>
      <w:r w:rsidR="7A74EEF7" w:rsidRPr="00D86EDA">
        <w:rPr>
          <w:rFonts w:cs="Arial"/>
        </w:rPr>
        <w:t>.</w:t>
      </w:r>
      <w:bookmarkEnd w:id="119"/>
      <w:bookmarkEnd w:id="120"/>
      <w:bookmarkEnd w:id="121"/>
    </w:p>
    <w:p w14:paraId="5EFA108E" w14:textId="6C70F78A" w:rsidR="00BC504A" w:rsidRPr="00D86EDA" w:rsidRDefault="00C673C7" w:rsidP="00C673C7">
      <w:pPr>
        <w:pStyle w:val="ParrafoProyecto0"/>
      </w:pPr>
      <w:r w:rsidRPr="00D86EDA">
        <w:t xml:space="preserve">Para </w:t>
      </w:r>
      <w:r w:rsidR="00BC504A" w:rsidRPr="00D86EDA">
        <w:t>este proyecto</w:t>
      </w:r>
      <w:r w:rsidR="002904B7" w:rsidRPr="00D86EDA">
        <w:t xml:space="preserve"> </w:t>
      </w:r>
      <w:r w:rsidR="000B1EDC" w:rsidRPr="00D86EDA">
        <w:t>la arquitectura utilizada es el</w:t>
      </w:r>
      <w:r w:rsidR="00C07ADB" w:rsidRPr="00D86EDA">
        <w:t xml:space="preserve"> </w:t>
      </w:r>
      <w:r w:rsidR="00C83DC6" w:rsidRPr="00D86EDA">
        <w:t>modelo</w:t>
      </w:r>
      <w:r w:rsidR="0017040C" w:rsidRPr="00D86EDA">
        <w:t xml:space="preserve"> de</w:t>
      </w:r>
      <w:r w:rsidR="00C07ADB" w:rsidRPr="00D86EDA">
        <w:t xml:space="preserve"> 3 capa</w:t>
      </w:r>
      <w:r w:rsidR="00BC504A" w:rsidRPr="00D86EDA">
        <w:t>s.</w:t>
      </w:r>
      <w:r w:rsidR="00FF6453" w:rsidRPr="00D86EDA">
        <w:t xml:space="preserve"> </w:t>
      </w:r>
      <w:r w:rsidR="00BC504A" w:rsidRPr="00D86EDA">
        <w:t>Esta arquitectura</w:t>
      </w:r>
      <w:r w:rsidR="00EE16A5" w:rsidRPr="00D86EDA">
        <w:t xml:space="preserve"> </w:t>
      </w:r>
      <w:r w:rsidR="00FF6453" w:rsidRPr="00D86EDA">
        <w:t xml:space="preserve">divide </w:t>
      </w:r>
      <w:r w:rsidR="00811A5F" w:rsidRPr="00D86EDA">
        <w:t xml:space="preserve">un diseño de software </w:t>
      </w:r>
      <w:r w:rsidR="00CC1A9E" w:rsidRPr="00D86EDA">
        <w:t xml:space="preserve">en 3 capas </w:t>
      </w:r>
      <w:r w:rsidR="006B4D3B" w:rsidRPr="00D86EDA">
        <w:t xml:space="preserve">separadas lo que permite modularidad, escalabilidad y </w:t>
      </w:r>
      <w:r w:rsidR="00D05245" w:rsidRPr="00D86EDA">
        <w:t>mantenibilidad</w:t>
      </w:r>
      <w:r w:rsidR="000317AF" w:rsidRPr="00D86EDA">
        <w:t xml:space="preserve">. </w:t>
      </w:r>
      <w:r w:rsidR="00312800" w:rsidRPr="00D86EDA">
        <w:t>Es un modelo muy usado para</w:t>
      </w:r>
      <w:r w:rsidR="00BA0C5B" w:rsidRPr="00D86EDA">
        <w:t xml:space="preserve"> el desarrollo de aplicaciones en entorno web.</w:t>
      </w:r>
    </w:p>
    <w:p w14:paraId="1C9E57EF" w14:textId="094E4C2A" w:rsidR="007950B4" w:rsidRPr="00D86EDA" w:rsidRDefault="00D5042C" w:rsidP="00C673C7">
      <w:pPr>
        <w:pStyle w:val="ParrafoProyecto0"/>
      </w:pPr>
      <w:r w:rsidRPr="00D86EDA">
        <w:rPr>
          <w:b/>
          <w:bCs/>
        </w:rPr>
        <w:t>Cap</w:t>
      </w:r>
      <w:r w:rsidR="00F1536E" w:rsidRPr="00D86EDA">
        <w:rPr>
          <w:b/>
          <w:bCs/>
        </w:rPr>
        <w:t>a de presentación</w:t>
      </w:r>
      <w:r w:rsidR="00C20E4D" w:rsidRPr="00D86EDA">
        <w:rPr>
          <w:b/>
          <w:bCs/>
        </w:rPr>
        <w:t>:</w:t>
      </w:r>
      <w:r w:rsidR="00C20E4D" w:rsidRPr="00D86EDA">
        <w:t xml:space="preserve"> Es la que </w:t>
      </w:r>
      <w:r w:rsidR="456F6BCB" w:rsidRPr="00D86EDA">
        <w:t>está</w:t>
      </w:r>
      <w:r w:rsidR="00C20E4D" w:rsidRPr="00D86EDA">
        <w:t xml:space="preserve"> del lado del usuario</w:t>
      </w:r>
      <w:r w:rsidR="00CF1399" w:rsidRPr="00D86EDA">
        <w:t xml:space="preserve"> y se encarga de la </w:t>
      </w:r>
      <w:r w:rsidR="002831AF" w:rsidRPr="00D86EDA">
        <w:t>interacción</w:t>
      </w:r>
      <w:r w:rsidR="00CF1399" w:rsidRPr="00D86EDA">
        <w:t xml:space="preserve"> entre el usuario y el sistema</w:t>
      </w:r>
      <w:r w:rsidR="004F3ABC" w:rsidRPr="00D86EDA">
        <w:t xml:space="preserve">, utiliza </w:t>
      </w:r>
      <w:r w:rsidR="000C6C85" w:rsidRPr="00D86EDA">
        <w:t xml:space="preserve">elementos visuales como </w:t>
      </w:r>
      <w:r w:rsidR="002831AF" w:rsidRPr="00D86EDA">
        <w:t>formularios, páginas</w:t>
      </w:r>
      <w:r w:rsidR="00F1306D" w:rsidRPr="00D86EDA">
        <w:t xml:space="preserve"> web, </w:t>
      </w:r>
      <w:r w:rsidR="002831AF" w:rsidRPr="00D86EDA">
        <w:t>botones</w:t>
      </w:r>
      <w:r w:rsidR="00F1306D" w:rsidRPr="00D86EDA">
        <w:t xml:space="preserve"> y otro</w:t>
      </w:r>
      <w:r w:rsidR="00BC1CD1" w:rsidRPr="00D86EDA">
        <w:t xml:space="preserve">s, y para este </w:t>
      </w:r>
      <w:r w:rsidR="002831AF" w:rsidRPr="00D86EDA">
        <w:t>proyecto</w:t>
      </w:r>
      <w:r w:rsidR="00BC1CD1" w:rsidRPr="00D86EDA">
        <w:t xml:space="preserve"> utiliza lenguaje HTML, CSS</w:t>
      </w:r>
      <w:r w:rsidR="009D0E08" w:rsidRPr="00D86EDA">
        <w:fldChar w:fldCharType="begin"/>
      </w:r>
      <w:r w:rsidR="009D0E08" w:rsidRPr="00D86EDA">
        <w:instrText xml:space="preserve"> XE "</w:instrText>
      </w:r>
      <w:r w:rsidR="009D0E08" w:rsidRPr="00D86EDA">
        <w:rPr>
          <w:b/>
          <w:lang w:eastAsia="es-CL"/>
        </w:rPr>
        <w:instrText>CSS</w:instrText>
      </w:r>
      <w:r w:rsidR="009D0E08" w:rsidRPr="00D86EDA">
        <w:rPr>
          <w:b/>
        </w:rPr>
        <w:instrText>:</w:instrText>
      </w:r>
      <w:r w:rsidR="009D0E08" w:rsidRPr="00D86EDA">
        <w:instrText xml:space="preserve">Se utiliza para definir y dar estilo a las páginas web" </w:instrText>
      </w:r>
      <w:r w:rsidR="009D0E08" w:rsidRPr="00D86EDA">
        <w:fldChar w:fldCharType="end"/>
      </w:r>
      <w:r w:rsidR="00BC1CD1" w:rsidRPr="00D86EDA">
        <w:t xml:space="preserve"> y </w:t>
      </w:r>
      <w:r w:rsidR="002831AF" w:rsidRPr="00D86EDA">
        <w:t>JavaScript</w:t>
      </w:r>
      <w:r w:rsidR="00084BB8" w:rsidRPr="00D86EDA">
        <w:fldChar w:fldCharType="begin"/>
      </w:r>
      <w:r w:rsidR="00084BB8" w:rsidRPr="00D86EDA">
        <w:instrText xml:space="preserve"> XE "</w:instrText>
      </w:r>
      <w:r w:rsidR="00084BB8" w:rsidRPr="00D86EDA">
        <w:rPr>
          <w:b/>
          <w:lang w:eastAsia="es-CL"/>
        </w:rPr>
        <w:instrText>JavaScript</w:instrText>
      </w:r>
      <w:r w:rsidR="00084BB8" w:rsidRPr="00D86EDA">
        <w:rPr>
          <w:b/>
        </w:rPr>
        <w:instrText>:</w:instrText>
      </w:r>
      <w:r w:rsidR="00084BB8" w:rsidRPr="00D86EDA">
        <w:instrText xml:space="preserve">Lenguaje de programación que se utiliza para crear páginas web interactivas y dinámicas" </w:instrText>
      </w:r>
      <w:r w:rsidR="00084BB8" w:rsidRPr="00D86EDA">
        <w:fldChar w:fldCharType="end"/>
      </w:r>
      <w:r w:rsidR="00BC1CD1" w:rsidRPr="00D86EDA">
        <w:t xml:space="preserve"> para s</w:t>
      </w:r>
      <w:r w:rsidR="002831AF" w:rsidRPr="00D86EDA">
        <w:t>u desarrollo.</w:t>
      </w:r>
    </w:p>
    <w:p w14:paraId="35380061" w14:textId="1FD13B32" w:rsidR="004B05E8" w:rsidRPr="00D86EDA" w:rsidRDefault="004B05E8" w:rsidP="00C673C7">
      <w:pPr>
        <w:pStyle w:val="ParrafoProyecto0"/>
      </w:pPr>
      <w:r w:rsidRPr="00D86EDA">
        <w:rPr>
          <w:b/>
          <w:bCs/>
        </w:rPr>
        <w:t>Capa de negocio:</w:t>
      </w:r>
      <w:r w:rsidRPr="00D86EDA">
        <w:t xml:space="preserve"> </w:t>
      </w:r>
      <w:r w:rsidR="00F22844" w:rsidRPr="00D86EDA">
        <w:t>E</w:t>
      </w:r>
      <w:r w:rsidRPr="00D86EDA">
        <w:t xml:space="preserve">s la que contiene la </w:t>
      </w:r>
      <w:r w:rsidR="00FE0F6C" w:rsidRPr="00D86EDA">
        <w:t>lógica central de la aplicación</w:t>
      </w:r>
      <w:r w:rsidR="00562730" w:rsidRPr="00D86EDA">
        <w:t>, se encarga del procesamiento de los datos</w:t>
      </w:r>
      <w:r w:rsidR="005D1C9A" w:rsidRPr="00D86EDA">
        <w:t xml:space="preserve"> y los cálculos necesarios para el funcionamiento de la aplicación</w:t>
      </w:r>
      <w:r w:rsidR="00B0189E" w:rsidRPr="00D86EDA">
        <w:t>, también actúa de puente entre la capa de presentación y la capa de datos</w:t>
      </w:r>
      <w:r w:rsidR="004936D0" w:rsidRPr="00D86EDA">
        <w:t>.</w:t>
      </w:r>
      <w:r w:rsidR="00B5449D" w:rsidRPr="00D86EDA">
        <w:t xml:space="preserve"> Para este</w:t>
      </w:r>
      <w:r w:rsidR="000842EC" w:rsidRPr="00D86EDA">
        <w:t xml:space="preserve"> proyecto utiliza </w:t>
      </w:r>
      <w:r w:rsidR="00AD36ED" w:rsidRPr="00D86EDA">
        <w:t xml:space="preserve">Node.JS </w:t>
      </w:r>
      <w:r w:rsidR="00DA1FAD" w:rsidRPr="00D86EDA">
        <w:t>y JavaScrip</w:t>
      </w:r>
      <w:r w:rsidR="0075303C" w:rsidRPr="00D86EDA">
        <w:t>t</w:t>
      </w:r>
      <w:r w:rsidR="00084BB8" w:rsidRPr="00D86EDA">
        <w:fldChar w:fldCharType="begin"/>
      </w:r>
      <w:r w:rsidR="00084BB8" w:rsidRPr="00D86EDA">
        <w:instrText xml:space="preserve"> XE "</w:instrText>
      </w:r>
      <w:r w:rsidR="00084BB8" w:rsidRPr="00D86EDA">
        <w:rPr>
          <w:b/>
          <w:lang w:eastAsia="es-CL"/>
        </w:rPr>
        <w:instrText>JavaScript</w:instrText>
      </w:r>
      <w:r w:rsidR="00084BB8" w:rsidRPr="00D86EDA">
        <w:rPr>
          <w:b/>
        </w:rPr>
        <w:instrText>:</w:instrText>
      </w:r>
      <w:r w:rsidR="00084BB8" w:rsidRPr="00D86EDA">
        <w:instrText xml:space="preserve">Lenguaje de programación que se utiliza para crear páginas web interactivas y dinámicas" </w:instrText>
      </w:r>
      <w:r w:rsidR="00084BB8" w:rsidRPr="00D86EDA">
        <w:fldChar w:fldCharType="end"/>
      </w:r>
      <w:r w:rsidR="0075303C" w:rsidRPr="00D86EDA">
        <w:t xml:space="preserve"> </w:t>
      </w:r>
      <w:r w:rsidR="006008AA" w:rsidRPr="00D86EDA">
        <w:t xml:space="preserve">como base </w:t>
      </w:r>
      <w:r w:rsidR="003A449B" w:rsidRPr="00D86EDA">
        <w:t xml:space="preserve">para la ejecución </w:t>
      </w:r>
      <w:r w:rsidR="00283F3A" w:rsidRPr="00D86EDA">
        <w:t>de los procesos que necesita el aplicativo</w:t>
      </w:r>
      <w:r w:rsidR="0075303C" w:rsidRPr="00D86EDA">
        <w:t>.</w:t>
      </w:r>
    </w:p>
    <w:p w14:paraId="47DF4F42" w14:textId="6E87922E" w:rsidR="00BA0C5B" w:rsidRPr="00D86EDA" w:rsidRDefault="0075303C" w:rsidP="00C673C7">
      <w:pPr>
        <w:pStyle w:val="ParrafoProyecto0"/>
      </w:pPr>
      <w:r w:rsidRPr="00D86EDA">
        <w:rPr>
          <w:b/>
          <w:bCs/>
        </w:rPr>
        <w:t>Capa de datos</w:t>
      </w:r>
      <w:r w:rsidR="00BA1CB7" w:rsidRPr="00D86EDA">
        <w:rPr>
          <w:b/>
          <w:bCs/>
        </w:rPr>
        <w:t>:</w:t>
      </w:r>
      <w:r w:rsidR="00BA1CB7" w:rsidRPr="00D86EDA">
        <w:t xml:space="preserve"> </w:t>
      </w:r>
      <w:r w:rsidR="00C50A77" w:rsidRPr="00D86EDA">
        <w:t>Administra el acceso</w:t>
      </w:r>
      <w:r w:rsidR="008344ED" w:rsidRPr="00D86EDA">
        <w:t xml:space="preserve"> y la gestión de los datos, actúa con la base de datos </w:t>
      </w:r>
      <w:r w:rsidR="112EF5EE" w:rsidRPr="00D86EDA">
        <w:t>u</w:t>
      </w:r>
      <w:r w:rsidR="00B259A4" w:rsidRPr="00D86EDA">
        <w:t xml:space="preserve"> otros servicios para almacenar la información. Para este proyecto se utiliza Azure</w:t>
      </w:r>
      <w:r w:rsidR="00A9243B" w:rsidRPr="00D86EDA">
        <w:fldChar w:fldCharType="begin"/>
      </w:r>
      <w:r w:rsidR="00A9243B" w:rsidRPr="00D86EDA">
        <w:instrText xml:space="preserve"> XE "</w:instrText>
      </w:r>
      <w:r w:rsidR="00A9243B" w:rsidRPr="00D86EDA">
        <w:rPr>
          <w:b/>
          <w:lang w:eastAsia="es-CL"/>
        </w:rPr>
        <w:instrText>Azure</w:instrText>
      </w:r>
      <w:r w:rsidR="00A9243B" w:rsidRPr="00D86EDA">
        <w:rPr>
          <w:b/>
        </w:rPr>
        <w:instrText>:</w:instrText>
      </w:r>
      <w:r w:rsidR="00A9243B" w:rsidRPr="00D86EDA">
        <w:instrText xml:space="preserve">Es la plataforma Microsoft que ofrece servicios en la nube" </w:instrText>
      </w:r>
      <w:r w:rsidR="00A9243B" w:rsidRPr="00D86EDA">
        <w:fldChar w:fldCharType="end"/>
      </w:r>
      <w:r w:rsidR="00B259A4" w:rsidRPr="00D86EDA">
        <w:t xml:space="preserve"> SQL para </w:t>
      </w:r>
      <w:r w:rsidR="001B3412" w:rsidRPr="00D86EDA">
        <w:t>el almacenado y respaldo de los datos de la aplicación.</w:t>
      </w:r>
    </w:p>
    <w:p w14:paraId="0F96C773" w14:textId="236A4A9B" w:rsidR="73DDF49E" w:rsidRPr="00D86EDA" w:rsidRDefault="73DDF49E" w:rsidP="73DDF49E">
      <w:pPr>
        <w:pStyle w:val="ParrafoProyecto0"/>
      </w:pPr>
    </w:p>
    <w:p w14:paraId="7BE17415" w14:textId="000570AD" w:rsidR="73DDF49E" w:rsidRPr="00D86EDA" w:rsidRDefault="73DDF49E" w:rsidP="73DDF49E">
      <w:pPr>
        <w:pStyle w:val="Descripcin"/>
        <w:keepNext/>
        <w:jc w:val="both"/>
        <w:rPr>
          <w:rFonts w:ascii="Arial" w:hAnsi="Arial" w:cs="Arial"/>
        </w:rPr>
      </w:pPr>
    </w:p>
    <w:p w14:paraId="29570074" w14:textId="590B686B" w:rsidR="006517CD" w:rsidRPr="00D86EDA" w:rsidRDefault="006517CD" w:rsidP="006517CD">
      <w:pPr>
        <w:pStyle w:val="Descripcin"/>
        <w:keepNext/>
        <w:jc w:val="both"/>
        <w:rPr>
          <w:rFonts w:ascii="Arial" w:hAnsi="Arial" w:cs="Arial"/>
        </w:rPr>
      </w:pPr>
      <w:bookmarkStart w:id="122" w:name="_Toc184321161"/>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19</w:t>
      </w:r>
      <w:r w:rsidR="002C5966" w:rsidRPr="00D86EDA">
        <w:rPr>
          <w:rFonts w:ascii="Arial" w:hAnsi="Arial" w:cs="Arial"/>
          <w:noProof/>
        </w:rPr>
        <w:fldChar w:fldCharType="end"/>
      </w:r>
      <w:r w:rsidRPr="00D86EDA">
        <w:rPr>
          <w:rFonts w:ascii="Arial" w:hAnsi="Arial" w:cs="Arial"/>
        </w:rPr>
        <w:t xml:space="preserve"> - Modelo de 3 capas</w:t>
      </w:r>
      <w:bookmarkEnd w:id="122"/>
    </w:p>
    <w:p w14:paraId="3A797574" w14:textId="368CCB3B" w:rsidR="00A05713" w:rsidRPr="00D86EDA" w:rsidRDefault="00924771" w:rsidP="00C673C7">
      <w:pPr>
        <w:pStyle w:val="ParrafoProyecto0"/>
      </w:pPr>
      <w:r w:rsidRPr="00D86EDA">
        <w:rPr>
          <w:noProof/>
        </w:rPr>
        <w:drawing>
          <wp:inline distT="0" distB="0" distL="0" distR="0" wp14:anchorId="6011C82A" wp14:editId="4E5B4F6B">
            <wp:extent cx="5944056" cy="2764933"/>
            <wp:effectExtent l="0" t="0" r="0" b="0"/>
            <wp:docPr id="123016902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9">
                      <a:extLst>
                        <a:ext uri="{28A0092B-C50C-407E-A947-70E740481C1C}">
                          <a14:useLocalDpi xmlns:a14="http://schemas.microsoft.com/office/drawing/2010/main" val="0"/>
                        </a:ext>
                      </a:extLst>
                    </a:blip>
                    <a:stretch>
                      <a:fillRect/>
                    </a:stretch>
                  </pic:blipFill>
                  <pic:spPr>
                    <a:xfrm>
                      <a:off x="0" y="0"/>
                      <a:ext cx="5944056" cy="2764933"/>
                    </a:xfrm>
                    <a:prstGeom prst="rect">
                      <a:avLst/>
                    </a:prstGeom>
                  </pic:spPr>
                </pic:pic>
              </a:graphicData>
            </a:graphic>
          </wp:inline>
        </w:drawing>
      </w:r>
      <w:r w:rsidR="00C83DC6" w:rsidRPr="00D86EDA">
        <w:t xml:space="preserve">Nota: Modelo de 3 capas, </w:t>
      </w:r>
      <w:r w:rsidR="000B29A1" w:rsidRPr="00D86EDA">
        <w:t>Presentación, Negocios</w:t>
      </w:r>
      <w:r w:rsidR="008D787C" w:rsidRPr="00D86EDA">
        <w:t xml:space="preserve"> Datos. </w:t>
      </w:r>
      <w:r w:rsidR="001956E1" w:rsidRPr="00D86EDA">
        <w:t>(fuente: elaboración propia</w:t>
      </w:r>
      <w:r w:rsidR="000B29A1" w:rsidRPr="00D86EDA">
        <w:t>, 2024)</w:t>
      </w:r>
    </w:p>
    <w:p w14:paraId="77A358F2" w14:textId="0A58F6EE" w:rsidR="0BE53BBA" w:rsidRPr="00D86EDA" w:rsidRDefault="0BE53BBA" w:rsidP="0BE53BBA">
      <w:pPr>
        <w:pStyle w:val="TitulosProyecto"/>
        <w:outlineLvl w:val="1"/>
        <w:rPr>
          <w:rFonts w:cs="Arial"/>
        </w:rPr>
      </w:pPr>
    </w:p>
    <w:p w14:paraId="26079B8D" w14:textId="5DAA2694" w:rsidR="73DDF49E" w:rsidRPr="00D86EDA" w:rsidRDefault="73DDF49E" w:rsidP="73DDF49E">
      <w:pPr>
        <w:pStyle w:val="TitulosProyecto"/>
        <w:outlineLvl w:val="1"/>
        <w:rPr>
          <w:rFonts w:cs="Arial"/>
        </w:rPr>
      </w:pPr>
    </w:p>
    <w:p w14:paraId="16AE38CB" w14:textId="5B18B9F4" w:rsidR="3497516F" w:rsidRPr="00D86EDA" w:rsidRDefault="3497516F" w:rsidP="3497516F">
      <w:pPr>
        <w:pStyle w:val="TitulosProyecto"/>
        <w:outlineLvl w:val="1"/>
        <w:rPr>
          <w:rFonts w:cs="Arial"/>
        </w:rPr>
      </w:pPr>
    </w:p>
    <w:p w14:paraId="591EDB58" w14:textId="16C93647" w:rsidR="3497516F" w:rsidRPr="00D86EDA" w:rsidRDefault="3497516F" w:rsidP="3497516F">
      <w:pPr>
        <w:pStyle w:val="TitulosProyecto"/>
        <w:outlineLvl w:val="1"/>
        <w:rPr>
          <w:rFonts w:cs="Arial"/>
        </w:rPr>
      </w:pPr>
    </w:p>
    <w:p w14:paraId="025C5B22" w14:textId="1205524D" w:rsidR="3497516F" w:rsidRPr="00D86EDA" w:rsidRDefault="3497516F" w:rsidP="3497516F">
      <w:pPr>
        <w:pStyle w:val="TitulosProyecto"/>
        <w:outlineLvl w:val="1"/>
        <w:rPr>
          <w:rFonts w:cs="Arial"/>
        </w:rPr>
      </w:pPr>
    </w:p>
    <w:p w14:paraId="5D7AF483" w14:textId="06B3863C" w:rsidR="3497516F" w:rsidRPr="00D86EDA" w:rsidRDefault="3497516F" w:rsidP="3497516F">
      <w:pPr>
        <w:pStyle w:val="TitulosProyecto"/>
        <w:outlineLvl w:val="1"/>
        <w:rPr>
          <w:rFonts w:cs="Arial"/>
        </w:rPr>
      </w:pPr>
    </w:p>
    <w:p w14:paraId="616EB212" w14:textId="623227E8" w:rsidR="3497516F" w:rsidRPr="00D86EDA" w:rsidRDefault="3497516F" w:rsidP="3497516F">
      <w:pPr>
        <w:pStyle w:val="TitulosProyecto"/>
        <w:outlineLvl w:val="1"/>
        <w:rPr>
          <w:rFonts w:cs="Arial"/>
        </w:rPr>
      </w:pPr>
    </w:p>
    <w:p w14:paraId="62F8593A" w14:textId="3A405FE5" w:rsidR="3497516F" w:rsidRPr="00D86EDA" w:rsidRDefault="3497516F" w:rsidP="3497516F">
      <w:pPr>
        <w:pStyle w:val="TitulosProyecto"/>
        <w:outlineLvl w:val="1"/>
        <w:rPr>
          <w:rFonts w:cs="Arial"/>
        </w:rPr>
      </w:pPr>
    </w:p>
    <w:p w14:paraId="6FD624B4" w14:textId="6D7CB71E" w:rsidR="3497516F" w:rsidRPr="00D86EDA" w:rsidRDefault="3497516F" w:rsidP="3497516F">
      <w:pPr>
        <w:pStyle w:val="TitulosProyecto"/>
        <w:outlineLvl w:val="1"/>
        <w:rPr>
          <w:rFonts w:cs="Arial"/>
        </w:rPr>
      </w:pPr>
    </w:p>
    <w:p w14:paraId="556EDA12" w14:textId="5DA6792E" w:rsidR="3497516F" w:rsidRPr="00D86EDA" w:rsidRDefault="3497516F" w:rsidP="3497516F">
      <w:pPr>
        <w:pStyle w:val="TitulosProyecto"/>
        <w:outlineLvl w:val="1"/>
        <w:rPr>
          <w:rFonts w:cs="Arial"/>
        </w:rPr>
      </w:pPr>
    </w:p>
    <w:p w14:paraId="795C8F8D" w14:textId="59869346" w:rsidR="3497516F" w:rsidRPr="00D86EDA" w:rsidRDefault="3497516F" w:rsidP="3497516F">
      <w:pPr>
        <w:pStyle w:val="TitulosProyecto"/>
        <w:outlineLvl w:val="1"/>
        <w:rPr>
          <w:rFonts w:cs="Arial"/>
        </w:rPr>
      </w:pPr>
    </w:p>
    <w:p w14:paraId="6870D2BC" w14:textId="765FE02E" w:rsidR="3497516F" w:rsidRPr="00D86EDA" w:rsidRDefault="3497516F" w:rsidP="3497516F">
      <w:pPr>
        <w:pStyle w:val="TitulosProyecto"/>
        <w:outlineLvl w:val="1"/>
        <w:rPr>
          <w:rFonts w:cs="Arial"/>
        </w:rPr>
      </w:pPr>
    </w:p>
    <w:p w14:paraId="0A367A45" w14:textId="05BC28F7" w:rsidR="3497516F" w:rsidRPr="00D86EDA" w:rsidRDefault="3497516F" w:rsidP="3497516F">
      <w:pPr>
        <w:pStyle w:val="TitulosProyecto"/>
        <w:outlineLvl w:val="1"/>
        <w:rPr>
          <w:rFonts w:cs="Arial"/>
        </w:rPr>
      </w:pPr>
    </w:p>
    <w:p w14:paraId="05DAB2C7" w14:textId="60EFB491" w:rsidR="00924771" w:rsidRPr="00D86EDA" w:rsidRDefault="00A05713" w:rsidP="009B38A2">
      <w:pPr>
        <w:pStyle w:val="TitulosProyecto"/>
        <w:outlineLvl w:val="1"/>
        <w:rPr>
          <w:rFonts w:cs="Arial"/>
        </w:rPr>
      </w:pPr>
      <w:bookmarkStart w:id="123" w:name="_Toc1867161119"/>
      <w:bookmarkStart w:id="124" w:name="_Toc513994061"/>
      <w:bookmarkStart w:id="125" w:name="_Toc184323785"/>
      <w:r w:rsidRPr="00D86EDA">
        <w:rPr>
          <w:rFonts w:cs="Arial"/>
        </w:rPr>
        <w:lastRenderedPageBreak/>
        <w:t>Arquitectura</w:t>
      </w:r>
      <w:r w:rsidR="009B38A2" w:rsidRPr="00D86EDA">
        <w:rPr>
          <w:rFonts w:cs="Arial"/>
        </w:rPr>
        <w:t xml:space="preserve"> física</w:t>
      </w:r>
      <w:r w:rsidR="0EDF6853" w:rsidRPr="00D86EDA">
        <w:rPr>
          <w:rFonts w:cs="Arial"/>
        </w:rPr>
        <w:t>.</w:t>
      </w:r>
      <w:bookmarkEnd w:id="123"/>
      <w:bookmarkEnd w:id="124"/>
      <w:bookmarkEnd w:id="125"/>
    </w:p>
    <w:p w14:paraId="38DC5217" w14:textId="3B4CE39C" w:rsidR="009B38A2" w:rsidRPr="00D86EDA" w:rsidRDefault="003B78F1" w:rsidP="3497516F">
      <w:pPr>
        <w:pStyle w:val="ParrafoProyecto0"/>
        <w:rPr>
          <w:lang w:val="es-419"/>
        </w:rPr>
      </w:pPr>
      <w:r w:rsidRPr="00D86EDA">
        <w:rPr>
          <w:lang w:val="es-419"/>
        </w:rPr>
        <w:t>Este proyecto adoptará una arquitectura basada en la nube para mejorar la escalabilidad, optimizar los costos operativos, garantizar la alta disponibilidad del sistema y facilitar el acceso remoto seguro desde cualquier ubicación. Se elegirá Microsoft Azure como proveedor de servicios en la nube debido a su robusta gama de servicios integrados, alta confiabilidad, características de seguridad avanzadas y su capacidad para soportar aplicaciones empresariales</w:t>
      </w:r>
      <w:r w:rsidR="005D77AE">
        <w:rPr>
          <w:lang w:val="es-419"/>
        </w:rPr>
        <w:t xml:space="preserve">, todo esto sumado a que </w:t>
      </w:r>
      <w:r w:rsidR="00727398">
        <w:rPr>
          <w:lang w:val="es-419"/>
        </w:rPr>
        <w:t>es de preferencia del cliente debido a su</w:t>
      </w:r>
      <w:r w:rsidR="00993982">
        <w:rPr>
          <w:lang w:val="es-419"/>
        </w:rPr>
        <w:t xml:space="preserve"> experiencia con productos Microsoft</w:t>
      </w:r>
      <w:r w:rsidRPr="00D86EDA">
        <w:rPr>
          <w:lang w:val="es-419"/>
        </w:rPr>
        <w:t xml:space="preserve">. Entre las herramientas clave de Azure, se utilizarán Azure SQL para la gestión de bases de datos y Azure App </w:t>
      </w:r>
      <w:proofErr w:type="spellStart"/>
      <w:r w:rsidRPr="00D86EDA">
        <w:rPr>
          <w:lang w:val="es-419"/>
        </w:rPr>
        <w:t>Services</w:t>
      </w:r>
      <w:proofErr w:type="spellEnd"/>
      <w:r w:rsidRPr="00D86EDA">
        <w:rPr>
          <w:lang w:val="es-419"/>
        </w:rPr>
        <w:t xml:space="preserve"> para el alojamiento de aplicaciones, lo que asegurará un entorno seguro, eficiente y adaptable a las necesidades del proyecto.</w:t>
      </w:r>
    </w:p>
    <w:p w14:paraId="1B0757C8" w14:textId="01DC84B3" w:rsidR="73DDF49E" w:rsidRPr="00D86EDA" w:rsidRDefault="73DDF49E" w:rsidP="3497516F">
      <w:pPr>
        <w:pStyle w:val="ParrafoProyecto0"/>
        <w:rPr>
          <w:lang w:val="es-419"/>
        </w:rPr>
      </w:pPr>
    </w:p>
    <w:p w14:paraId="13F146AA" w14:textId="03CF1EFE" w:rsidR="002377C2" w:rsidRPr="00D86EDA" w:rsidRDefault="00481EBA" w:rsidP="0BE53BBA">
      <w:pPr>
        <w:pStyle w:val="Subtituloproyecto"/>
        <w:rPr>
          <w:rFonts w:cs="Arial"/>
        </w:rPr>
      </w:pPr>
      <w:r w:rsidRPr="00D86EDA">
        <w:rPr>
          <w:rFonts w:cs="Arial"/>
        </w:rPr>
        <w:t>Servicios utilizados en la nube.</w:t>
      </w:r>
    </w:p>
    <w:p w14:paraId="6FB8ACA6" w14:textId="754838AF" w:rsidR="003C76C8" w:rsidRPr="00D86EDA" w:rsidRDefault="00BE17D7" w:rsidP="00A05713">
      <w:pPr>
        <w:pStyle w:val="ParrafoProyecto0"/>
        <w:rPr>
          <w:lang w:val="es-CL"/>
        </w:rPr>
      </w:pPr>
      <w:r w:rsidRPr="00D86EDA">
        <w:rPr>
          <w:b/>
          <w:bCs/>
        </w:rPr>
        <w:t>Azure</w:t>
      </w:r>
      <w:r w:rsidR="00A9243B" w:rsidRPr="00D86EDA">
        <w:rPr>
          <w:b/>
          <w:bCs/>
        </w:rPr>
        <w:fldChar w:fldCharType="begin"/>
      </w:r>
      <w:r w:rsidR="00A9243B" w:rsidRPr="00D86EDA">
        <w:instrText xml:space="preserve"> XE "</w:instrText>
      </w:r>
      <w:r w:rsidR="00A9243B" w:rsidRPr="00D86EDA">
        <w:rPr>
          <w:b/>
          <w:lang w:eastAsia="es-CL"/>
        </w:rPr>
        <w:instrText>Azure</w:instrText>
      </w:r>
      <w:r w:rsidR="00A9243B" w:rsidRPr="00D86EDA">
        <w:rPr>
          <w:b/>
        </w:rPr>
        <w:instrText>:</w:instrText>
      </w:r>
      <w:r w:rsidR="00A9243B" w:rsidRPr="00D86EDA">
        <w:instrText xml:space="preserve">Es la plataforma Microsoft que ofrece servicios en la nube" </w:instrText>
      </w:r>
      <w:r w:rsidR="00A9243B" w:rsidRPr="00D86EDA">
        <w:rPr>
          <w:b/>
          <w:bCs/>
        </w:rPr>
        <w:fldChar w:fldCharType="end"/>
      </w:r>
      <w:r w:rsidRPr="00D86EDA">
        <w:rPr>
          <w:b/>
          <w:bCs/>
        </w:rPr>
        <w:t xml:space="preserve"> App </w:t>
      </w:r>
      <w:proofErr w:type="spellStart"/>
      <w:r w:rsidRPr="00D86EDA">
        <w:rPr>
          <w:b/>
          <w:bCs/>
        </w:rPr>
        <w:t>Services</w:t>
      </w:r>
      <w:proofErr w:type="spellEnd"/>
      <w:r w:rsidRPr="00D86EDA">
        <w:rPr>
          <w:b/>
          <w:bCs/>
        </w:rPr>
        <w:t>:</w:t>
      </w:r>
      <w:r w:rsidRPr="00D86EDA">
        <w:t xml:space="preserve"> es una plataforma de Microsoft</w:t>
      </w:r>
      <w:r w:rsidR="00C65C92" w:rsidRPr="00D86EDA">
        <w:fldChar w:fldCharType="begin"/>
      </w:r>
      <w:r w:rsidR="00C65C92" w:rsidRPr="00D86EDA">
        <w:instrText xml:space="preserve"> XE "</w:instrText>
      </w:r>
      <w:r w:rsidR="00C65C92" w:rsidRPr="00D86EDA">
        <w:rPr>
          <w:b/>
          <w:lang w:eastAsia="es-CL"/>
        </w:rPr>
        <w:instrText>Microsoft</w:instrText>
      </w:r>
      <w:r w:rsidR="00C65C92" w:rsidRPr="00D86EDA">
        <w:rPr>
          <w:b/>
        </w:rPr>
        <w:instrText>:</w:instrText>
      </w:r>
      <w:r w:rsidR="00C65C92" w:rsidRPr="00D86EDA">
        <w:instrText xml:space="preserve">Corporación Tecnológica" </w:instrText>
      </w:r>
      <w:r w:rsidR="00C65C92" w:rsidRPr="00D86EDA">
        <w:fldChar w:fldCharType="end"/>
      </w:r>
      <w:r w:rsidRPr="00D86EDA">
        <w:t xml:space="preserve"> para crear y alojar aplicaciones web y </w:t>
      </w:r>
      <w:proofErr w:type="spellStart"/>
      <w:r w:rsidRPr="00D86EDA">
        <w:t>APIs</w:t>
      </w:r>
      <w:proofErr w:type="spellEnd"/>
      <w:r w:rsidRPr="00D86EDA">
        <w:t>. Permite escalar automáticamente y ofrece seguridad integrada. Soporta varios lenguajes como .NET, Java, y Node.js. Facilita el desarrollo sin la necesidad de tener infraestructura</w:t>
      </w:r>
      <w:r w:rsidR="001D4636" w:rsidRPr="00D86EDA">
        <w:t xml:space="preserve"> física.</w:t>
      </w:r>
    </w:p>
    <w:p w14:paraId="31C218F7" w14:textId="23C830E3" w:rsidR="00226E47" w:rsidRPr="00D86EDA" w:rsidRDefault="00226E47" w:rsidP="00A05713">
      <w:pPr>
        <w:pStyle w:val="ParrafoProyecto0"/>
        <w:rPr>
          <w:lang w:val="es-CL"/>
        </w:rPr>
      </w:pPr>
      <w:r w:rsidRPr="00D86EDA">
        <w:rPr>
          <w:b/>
          <w:bCs/>
          <w:lang w:val="es-CL"/>
        </w:rPr>
        <w:t>Azure</w:t>
      </w:r>
      <w:r w:rsidR="00A9243B" w:rsidRPr="00D86EDA">
        <w:rPr>
          <w:b/>
          <w:bCs/>
          <w:lang w:val="es-CL"/>
        </w:rPr>
        <w:fldChar w:fldCharType="begin"/>
      </w:r>
      <w:r w:rsidR="00A9243B" w:rsidRPr="00D86EDA">
        <w:instrText xml:space="preserve"> XE "</w:instrText>
      </w:r>
      <w:r w:rsidR="00A9243B" w:rsidRPr="00D86EDA">
        <w:rPr>
          <w:b/>
          <w:lang w:eastAsia="es-CL"/>
        </w:rPr>
        <w:instrText>Azure</w:instrText>
      </w:r>
      <w:r w:rsidR="00A9243B" w:rsidRPr="00D86EDA">
        <w:rPr>
          <w:b/>
        </w:rPr>
        <w:instrText>:</w:instrText>
      </w:r>
      <w:r w:rsidR="00A9243B" w:rsidRPr="00D86EDA">
        <w:instrText xml:space="preserve">Es la plataforma Microsoft que ofrece servicios en la nube" </w:instrText>
      </w:r>
      <w:r w:rsidR="00A9243B" w:rsidRPr="00D86EDA">
        <w:rPr>
          <w:b/>
          <w:bCs/>
          <w:lang w:val="es-CL"/>
        </w:rPr>
        <w:fldChar w:fldCharType="end"/>
      </w:r>
      <w:r w:rsidRPr="00D86EDA">
        <w:rPr>
          <w:b/>
          <w:bCs/>
          <w:lang w:val="es-CL"/>
        </w:rPr>
        <w:t xml:space="preserve"> SQL:</w:t>
      </w:r>
      <w:r w:rsidRPr="00D86EDA">
        <w:rPr>
          <w:lang w:val="es-CL"/>
        </w:rPr>
        <w:t xml:space="preserve"> es un servicio de base de datos en la nube que ofrece una versión administrada de SQL Server. Permite almacenar y gestionar datos de manera escalable, segura y con alta disponibilidad. Incluye características de copias de seguridad automáticas, recuperación ante desastres y escalabilidad </w:t>
      </w:r>
      <w:r w:rsidR="00E37C75" w:rsidRPr="00D86EDA">
        <w:rPr>
          <w:lang w:val="es-CL"/>
        </w:rPr>
        <w:t>según la necesidad</w:t>
      </w:r>
      <w:r w:rsidRPr="00D86EDA">
        <w:rPr>
          <w:lang w:val="es-CL"/>
        </w:rPr>
        <w:t xml:space="preserve">. </w:t>
      </w:r>
      <w:r w:rsidR="00DD4335" w:rsidRPr="00D86EDA">
        <w:rPr>
          <w:lang w:val="es-CL"/>
        </w:rPr>
        <w:t xml:space="preserve"> </w:t>
      </w:r>
      <w:r w:rsidR="6F42D4A3" w:rsidRPr="00D86EDA">
        <w:rPr>
          <w:lang w:val="es-CL"/>
        </w:rPr>
        <w:t>Suele usarse</w:t>
      </w:r>
      <w:r w:rsidRPr="00D86EDA">
        <w:rPr>
          <w:lang w:val="es-CL"/>
        </w:rPr>
        <w:t xml:space="preserve"> para aplicaciones que requieren bases de datos relacionales.</w:t>
      </w:r>
    </w:p>
    <w:p w14:paraId="44562A7B" w14:textId="71846ABF" w:rsidR="00264C75" w:rsidRPr="00D86EDA" w:rsidRDefault="00264C75" w:rsidP="00A05713">
      <w:pPr>
        <w:pStyle w:val="ParrafoProyecto0"/>
        <w:rPr>
          <w:lang w:val="es-CL"/>
        </w:rPr>
      </w:pPr>
    </w:p>
    <w:p w14:paraId="6424C110" w14:textId="73D340DA" w:rsidR="3497516F" w:rsidRPr="00D86EDA" w:rsidRDefault="3497516F" w:rsidP="00FB1F20">
      <w:pPr>
        <w:pStyle w:val="Descripcin"/>
        <w:keepNext/>
        <w:ind w:left="708" w:hanging="708"/>
        <w:jc w:val="both"/>
        <w:rPr>
          <w:rFonts w:ascii="Arial" w:hAnsi="Arial" w:cs="Arial"/>
        </w:rPr>
      </w:pPr>
    </w:p>
    <w:p w14:paraId="3BD63503" w14:textId="77777777" w:rsidR="005F3EC0" w:rsidRDefault="005F3EC0" w:rsidP="000B29A1">
      <w:pPr>
        <w:pStyle w:val="Descripcin"/>
        <w:keepNext/>
        <w:jc w:val="both"/>
        <w:rPr>
          <w:rFonts w:ascii="Arial" w:hAnsi="Arial" w:cs="Arial"/>
        </w:rPr>
        <w:sectPr w:rsidR="005F3EC0" w:rsidSect="005E475D">
          <w:pgSz w:w="12240" w:h="15840"/>
          <w:pgMar w:top="1417" w:right="1701" w:bottom="1417" w:left="1701" w:header="708" w:footer="708" w:gutter="0"/>
          <w:cols w:space="708"/>
          <w:titlePg/>
          <w:docGrid w:linePitch="360"/>
        </w:sectPr>
      </w:pPr>
    </w:p>
    <w:p w14:paraId="58116A8B" w14:textId="2D988953" w:rsidR="000B29A1" w:rsidRPr="00D86EDA" w:rsidRDefault="000B29A1" w:rsidP="000B29A1">
      <w:pPr>
        <w:pStyle w:val="Descripcin"/>
        <w:keepNext/>
        <w:jc w:val="both"/>
        <w:rPr>
          <w:rFonts w:ascii="Arial" w:hAnsi="Arial" w:cs="Arial"/>
        </w:rPr>
      </w:pPr>
      <w:bookmarkStart w:id="126" w:name="_Toc184321162"/>
      <w:r w:rsidRPr="00D86EDA">
        <w:rPr>
          <w:rFonts w:ascii="Arial" w:hAnsi="Arial" w:cs="Arial"/>
        </w:rPr>
        <w:lastRenderedPageBreak/>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20</w:t>
      </w:r>
      <w:r w:rsidR="002C5966" w:rsidRPr="00D86EDA">
        <w:rPr>
          <w:rFonts w:ascii="Arial" w:hAnsi="Arial" w:cs="Arial"/>
          <w:noProof/>
        </w:rPr>
        <w:fldChar w:fldCharType="end"/>
      </w:r>
      <w:r w:rsidRPr="00D86EDA">
        <w:rPr>
          <w:rFonts w:ascii="Arial" w:hAnsi="Arial" w:cs="Arial"/>
        </w:rPr>
        <w:t xml:space="preserve"> - Infraestructura en Microsoft Azure</w:t>
      </w:r>
      <w:bookmarkEnd w:id="126"/>
    </w:p>
    <w:p w14:paraId="372CED74" w14:textId="12990EF6" w:rsidR="00264C75" w:rsidRPr="00D86EDA" w:rsidRDefault="005F3EC0" w:rsidP="00A05713">
      <w:pPr>
        <w:pStyle w:val="ParrafoProyecto0"/>
        <w:rPr>
          <w:lang w:val="es-CL"/>
        </w:rPr>
      </w:pPr>
      <w:r w:rsidRPr="005F3EC0">
        <w:rPr>
          <w:noProof/>
          <w:lang w:val="es-CL"/>
        </w:rPr>
        <w:drawing>
          <wp:inline distT="0" distB="0" distL="0" distR="0" wp14:anchorId="14DFA712" wp14:editId="3C16D7B7">
            <wp:extent cx="8094624" cy="3521592"/>
            <wp:effectExtent l="19050" t="19050" r="20955" b="22225"/>
            <wp:docPr id="1474574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74690" name="Imagen 1" descr="Interfaz de usuario gráfica, Aplicación&#10;&#10;Descripción generada automáticamente"/>
                    <pic:cNvPicPr/>
                  </pic:nvPicPr>
                  <pic:blipFill>
                    <a:blip r:embed="rId30"/>
                    <a:stretch>
                      <a:fillRect/>
                    </a:stretch>
                  </pic:blipFill>
                  <pic:spPr>
                    <a:xfrm>
                      <a:off x="0" y="0"/>
                      <a:ext cx="8106431" cy="3526729"/>
                    </a:xfrm>
                    <a:prstGeom prst="rect">
                      <a:avLst/>
                    </a:prstGeom>
                    <a:ln>
                      <a:solidFill>
                        <a:schemeClr val="accent1"/>
                      </a:solidFill>
                    </a:ln>
                  </pic:spPr>
                </pic:pic>
              </a:graphicData>
            </a:graphic>
          </wp:inline>
        </w:drawing>
      </w:r>
    </w:p>
    <w:p w14:paraId="5D529E74" w14:textId="62AA85C1" w:rsidR="005E5788" w:rsidRPr="00D86EDA" w:rsidRDefault="000B29A1" w:rsidP="00A05713">
      <w:pPr>
        <w:pStyle w:val="ParrafoProyecto0"/>
        <w:rPr>
          <w:lang w:val="es-CL"/>
        </w:rPr>
      </w:pPr>
      <w:r w:rsidRPr="00D86EDA">
        <w:rPr>
          <w:lang w:val="es-CL"/>
        </w:rPr>
        <w:t xml:space="preserve">Nota: </w:t>
      </w:r>
      <w:r w:rsidR="007F000E" w:rsidRPr="00D86EDA">
        <w:rPr>
          <w:lang w:val="es-CL"/>
        </w:rPr>
        <w:t>Diagrama de infraestructura de los servicios</w:t>
      </w:r>
      <w:r w:rsidR="00036A53" w:rsidRPr="00D86EDA">
        <w:rPr>
          <w:lang w:val="es-CL"/>
        </w:rPr>
        <w:t xml:space="preserve"> implementados</w:t>
      </w:r>
      <w:r w:rsidR="00C323F4" w:rsidRPr="00D86EDA">
        <w:rPr>
          <w:lang w:val="es-CL"/>
        </w:rPr>
        <w:t xml:space="preserve"> en Microsoft Azure (fuente: elaboración propia</w:t>
      </w:r>
      <w:r w:rsidR="00016B97" w:rsidRPr="00D86EDA">
        <w:rPr>
          <w:lang w:val="es-CL"/>
        </w:rPr>
        <w:t>, 2024)</w:t>
      </w:r>
    </w:p>
    <w:p w14:paraId="23BC89E3" w14:textId="77777777" w:rsidR="005F3EC0" w:rsidRDefault="005F3EC0" w:rsidP="00C673C7">
      <w:pPr>
        <w:pStyle w:val="ParrafoProyecto0"/>
        <w:sectPr w:rsidR="005F3EC0" w:rsidSect="005F3EC0">
          <w:pgSz w:w="15840" w:h="12240" w:orient="landscape" w:code="1"/>
          <w:pgMar w:top="1701" w:right="1418" w:bottom="1701" w:left="1418" w:header="709" w:footer="709" w:gutter="0"/>
          <w:cols w:space="708"/>
          <w:titlePg/>
          <w:docGrid w:linePitch="360"/>
        </w:sectPr>
      </w:pPr>
    </w:p>
    <w:p w14:paraId="280F8C7F" w14:textId="3DEABA56" w:rsidR="00924771" w:rsidRPr="00D86EDA" w:rsidRDefault="0D265A6D" w:rsidP="002377C2">
      <w:pPr>
        <w:pStyle w:val="Subtituloproyecto"/>
        <w:outlineLvl w:val="1"/>
        <w:rPr>
          <w:rFonts w:cs="Arial"/>
        </w:rPr>
      </w:pPr>
      <w:bookmarkStart w:id="127" w:name="_Toc106167525"/>
      <w:bookmarkStart w:id="128" w:name="_Toc658365120"/>
      <w:bookmarkStart w:id="129" w:name="_Toc184323786"/>
      <w:r w:rsidRPr="00D86EDA">
        <w:rPr>
          <w:rFonts w:cs="Arial"/>
        </w:rPr>
        <w:lastRenderedPageBreak/>
        <w:t>Product Backlog</w:t>
      </w:r>
      <w:r w:rsidR="31E5058C" w:rsidRPr="00D86EDA">
        <w:rPr>
          <w:rFonts w:cs="Arial"/>
        </w:rPr>
        <w:t>.</w:t>
      </w:r>
      <w:bookmarkEnd w:id="127"/>
      <w:bookmarkEnd w:id="128"/>
      <w:bookmarkEnd w:id="129"/>
    </w:p>
    <w:p w14:paraId="0F8F5718" w14:textId="198C4DD9" w:rsidR="63DE388F" w:rsidRPr="00D86EDA" w:rsidRDefault="63DE388F" w:rsidP="1DB64AA2">
      <w:pPr>
        <w:pStyle w:val="ParrafoProyecto0"/>
      </w:pPr>
      <w:r w:rsidRPr="00D86EDA">
        <w:t xml:space="preserve">Con el objetivo de organizar mejor el proyecto y permitir iteraciones para alcanzar los objetivos deseados, se definió un orden para las tareas identificadas como necesarias para el desarrollo de la plataforma. Tal como se hace en el marco de trabajo Scrum, en el cual se establece el </w:t>
      </w:r>
      <w:proofErr w:type="spellStart"/>
      <w:r w:rsidRPr="00D86EDA">
        <w:t>product</w:t>
      </w:r>
      <w:proofErr w:type="spellEnd"/>
      <w:r w:rsidRPr="00D86EDA">
        <w:t xml:space="preserve"> backlog y se priorizan ciertas tareas, pero ahora dentro de</w:t>
      </w:r>
      <w:r w:rsidR="55259BEF" w:rsidRPr="00D86EDA">
        <w:t>l contexto de la metodología incremental</w:t>
      </w:r>
      <w:r w:rsidRPr="00D86EDA">
        <w:t>.</w:t>
      </w:r>
      <w:r w:rsidRPr="00D86EDA">
        <w:fldChar w:fldCharType="begin"/>
      </w:r>
      <w:r w:rsidRPr="00D86EDA">
        <w:instrText xml:space="preserve"> XE "</w:instrText>
      </w:r>
      <w:r w:rsidRPr="00D86EDA">
        <w:rPr>
          <w:b/>
          <w:bCs/>
          <w:lang w:eastAsia="es-CL"/>
        </w:rPr>
        <w:instrText>Product Backlog</w:instrText>
      </w:r>
      <w:r w:rsidRPr="00D86EDA">
        <w:rPr>
          <w:b/>
          <w:bCs/>
        </w:rPr>
        <w:instrText>:</w:instrText>
      </w:r>
      <w:r w:rsidRPr="00D86EDA">
        <w:instrText xml:space="preserve">Lista ordenada de tareas que se utilizan para desarrollar un producto" </w:instrText>
      </w:r>
      <w:r w:rsidRPr="00D86EDA">
        <w:fldChar w:fldCharType="end"/>
      </w:r>
    </w:p>
    <w:p w14:paraId="54D67B3F" w14:textId="561F7C62" w:rsidR="3084CC97" w:rsidRPr="00D86EDA" w:rsidRDefault="47B8E06A" w:rsidP="006D3F4A">
      <w:pPr>
        <w:pStyle w:val="Subtituloproyecto"/>
        <w:spacing w:line="360" w:lineRule="auto"/>
        <w:jc w:val="both"/>
        <w:rPr>
          <w:rFonts w:cs="Arial"/>
          <w:color w:val="auto"/>
          <w:sz w:val="24"/>
          <w:szCs w:val="24"/>
        </w:rPr>
      </w:pPr>
      <w:r w:rsidRPr="00D86EDA">
        <w:rPr>
          <w:rFonts w:cs="Arial"/>
          <w:color w:val="auto"/>
          <w:sz w:val="24"/>
          <w:szCs w:val="24"/>
        </w:rPr>
        <w:t xml:space="preserve">El </w:t>
      </w:r>
      <w:proofErr w:type="spellStart"/>
      <w:r w:rsidR="0021021B">
        <w:rPr>
          <w:rFonts w:cs="Arial"/>
          <w:color w:val="auto"/>
          <w:sz w:val="24"/>
          <w:szCs w:val="24"/>
        </w:rPr>
        <w:t>p</w:t>
      </w:r>
      <w:r w:rsidRPr="00D86EDA">
        <w:rPr>
          <w:rFonts w:cs="Arial"/>
          <w:color w:val="auto"/>
          <w:sz w:val="24"/>
          <w:szCs w:val="24"/>
        </w:rPr>
        <w:t>roduct</w:t>
      </w:r>
      <w:proofErr w:type="spellEnd"/>
      <w:r w:rsidRPr="00D86EDA">
        <w:rPr>
          <w:rFonts w:cs="Arial"/>
          <w:color w:val="auto"/>
          <w:sz w:val="24"/>
          <w:szCs w:val="24"/>
        </w:rPr>
        <w:t xml:space="preserve"> Backlog</w:t>
      </w:r>
      <w:r w:rsidR="00366993" w:rsidRPr="00D86EDA">
        <w:rPr>
          <w:rFonts w:cs="Arial"/>
          <w:color w:val="auto"/>
        </w:rPr>
        <w:fldChar w:fldCharType="begin"/>
      </w:r>
      <w:r w:rsidR="00366993" w:rsidRPr="00D86EDA">
        <w:rPr>
          <w:rFonts w:cs="Arial"/>
        </w:rPr>
        <w:instrText xml:space="preserve"> XE "</w:instrText>
      </w:r>
      <w:r w:rsidR="00366993" w:rsidRPr="00D86EDA">
        <w:rPr>
          <w:rFonts w:cs="Arial"/>
          <w:b/>
          <w:color w:val="000000" w:themeColor="text1"/>
          <w:sz w:val="24"/>
          <w:szCs w:val="24"/>
          <w:lang w:eastAsia="es-CL"/>
        </w:rPr>
        <w:instrText>Product Backlog</w:instrText>
      </w:r>
      <w:r w:rsidR="00366993" w:rsidRPr="00D86EDA">
        <w:rPr>
          <w:rFonts w:cs="Arial"/>
          <w:b/>
          <w:color w:val="000000" w:themeColor="text1"/>
        </w:rPr>
        <w:instrText>:</w:instrText>
      </w:r>
      <w:r w:rsidR="00366993" w:rsidRPr="00D86EDA">
        <w:rPr>
          <w:rFonts w:cs="Arial"/>
        </w:rPr>
        <w:instrText xml:space="preserve">Lista ordenada de tareas que se utilizan para desarrollar un producto" </w:instrText>
      </w:r>
      <w:r w:rsidR="00366993" w:rsidRPr="00D86EDA">
        <w:rPr>
          <w:rFonts w:cs="Arial"/>
          <w:color w:val="auto"/>
        </w:rPr>
        <w:fldChar w:fldCharType="end"/>
      </w:r>
      <w:r w:rsidRPr="00D86EDA">
        <w:rPr>
          <w:rFonts w:cs="Arial"/>
          <w:color w:val="auto"/>
          <w:sz w:val="24"/>
          <w:szCs w:val="24"/>
        </w:rPr>
        <w:t xml:space="preserve"> es una lista priorizada y </w:t>
      </w:r>
      <w:r w:rsidR="17F318D1" w:rsidRPr="00D86EDA">
        <w:rPr>
          <w:rFonts w:cs="Arial"/>
          <w:color w:val="auto"/>
          <w:sz w:val="24"/>
          <w:szCs w:val="24"/>
        </w:rPr>
        <w:t>dinámica</w:t>
      </w:r>
      <w:r w:rsidRPr="00D86EDA">
        <w:rPr>
          <w:rFonts w:cs="Arial"/>
          <w:color w:val="auto"/>
          <w:sz w:val="24"/>
          <w:szCs w:val="24"/>
        </w:rPr>
        <w:t xml:space="preserve"> de todos los requisitos, tareas o </w:t>
      </w:r>
      <w:r w:rsidR="48BE9C0F" w:rsidRPr="00D86EDA">
        <w:rPr>
          <w:rFonts w:cs="Arial"/>
          <w:color w:val="auto"/>
          <w:sz w:val="24"/>
          <w:szCs w:val="24"/>
        </w:rPr>
        <w:t>características</w:t>
      </w:r>
      <w:r w:rsidRPr="00D86EDA">
        <w:rPr>
          <w:rFonts w:cs="Arial"/>
          <w:color w:val="auto"/>
          <w:sz w:val="24"/>
          <w:szCs w:val="24"/>
        </w:rPr>
        <w:t xml:space="preserve"> nec</w:t>
      </w:r>
      <w:r w:rsidR="6C22F670" w:rsidRPr="00D86EDA">
        <w:rPr>
          <w:rFonts w:cs="Arial"/>
          <w:color w:val="auto"/>
          <w:sz w:val="24"/>
          <w:szCs w:val="24"/>
        </w:rPr>
        <w:t>esarias para desarrollar</w:t>
      </w:r>
      <w:r w:rsidR="5BE7F40A" w:rsidRPr="00D86EDA">
        <w:rPr>
          <w:rFonts w:cs="Arial"/>
          <w:color w:val="auto"/>
          <w:sz w:val="24"/>
          <w:szCs w:val="24"/>
        </w:rPr>
        <w:t xml:space="preserve"> un producto en proyectos que utiliza la metodología ágil Scrum. </w:t>
      </w:r>
    </w:p>
    <w:p w14:paraId="796AC616" w14:textId="2347328B" w:rsidR="00041571" w:rsidRPr="00D86EDA" w:rsidRDefault="00041571" w:rsidP="006D3F4A">
      <w:pPr>
        <w:pStyle w:val="ParrafoProyecto0"/>
      </w:pPr>
      <w:r w:rsidRPr="00D86EDA">
        <w:t xml:space="preserve">El </w:t>
      </w:r>
      <w:proofErr w:type="spellStart"/>
      <w:r w:rsidRPr="00D86EDA">
        <w:t>product</w:t>
      </w:r>
      <w:proofErr w:type="spellEnd"/>
      <w:r w:rsidRPr="00D86EDA">
        <w:t xml:space="preserve"> Backlog ayuda a:</w:t>
      </w:r>
    </w:p>
    <w:p w14:paraId="254C0295" w14:textId="19FF10D1" w:rsidR="4A74600B" w:rsidRPr="00D86EDA" w:rsidRDefault="4A74600B" w:rsidP="00041571">
      <w:pPr>
        <w:pStyle w:val="ParrafoProyecto0"/>
        <w:numPr>
          <w:ilvl w:val="0"/>
          <w:numId w:val="25"/>
        </w:numPr>
      </w:pPr>
      <w:r w:rsidRPr="00D86EDA">
        <w:rPr>
          <w:b/>
          <w:bCs/>
        </w:rPr>
        <w:t>Gestionar el alcance del Proyecto:</w:t>
      </w:r>
      <w:r w:rsidRPr="00D86EDA">
        <w:t xml:space="preserve"> Define que debe incluirse en el producto final.</w:t>
      </w:r>
    </w:p>
    <w:p w14:paraId="208C0666" w14:textId="28E85D9E" w:rsidR="4A74600B" w:rsidRPr="00D86EDA" w:rsidRDefault="4A74600B" w:rsidP="00041571">
      <w:pPr>
        <w:pStyle w:val="ParrafoProyecto0"/>
        <w:numPr>
          <w:ilvl w:val="0"/>
          <w:numId w:val="25"/>
        </w:numPr>
      </w:pPr>
      <w:r w:rsidRPr="00D86EDA">
        <w:rPr>
          <w:b/>
          <w:bCs/>
        </w:rPr>
        <w:t>Establecer prioridades:</w:t>
      </w:r>
      <w:r w:rsidRPr="00D86EDA">
        <w:t xml:space="preserve"> Ayuda al equipo y al cliente a enfocarse en los elementos de mayor valor </w:t>
      </w:r>
    </w:p>
    <w:p w14:paraId="6195DAB3" w14:textId="5D88DFBA" w:rsidR="4A74600B" w:rsidRPr="00D86EDA" w:rsidRDefault="4A74600B" w:rsidP="00041571">
      <w:pPr>
        <w:pStyle w:val="ParrafoProyecto0"/>
        <w:numPr>
          <w:ilvl w:val="0"/>
          <w:numId w:val="25"/>
        </w:numPr>
      </w:pPr>
      <w:r w:rsidRPr="00D86EDA">
        <w:rPr>
          <w:b/>
          <w:bCs/>
        </w:rPr>
        <w:t xml:space="preserve">Planificar el trabajo: </w:t>
      </w:r>
      <w:r w:rsidRPr="00D86EDA">
        <w:t>Durante las reuniones de planificación de sprint, el equipo seleccion</w:t>
      </w:r>
      <w:r w:rsidR="72D11D5F" w:rsidRPr="00D86EDA">
        <w:t xml:space="preserve">a elementos del </w:t>
      </w:r>
      <w:proofErr w:type="spellStart"/>
      <w:r w:rsidR="00AE6A76">
        <w:t>product</w:t>
      </w:r>
      <w:proofErr w:type="spellEnd"/>
      <w:r w:rsidR="00AE6A76">
        <w:t xml:space="preserve"> </w:t>
      </w:r>
      <w:r w:rsidR="72D11D5F" w:rsidRPr="00D86EDA">
        <w:t xml:space="preserve">backlog para </w:t>
      </w:r>
      <w:r w:rsidR="57EF923F" w:rsidRPr="00D86EDA">
        <w:t>desarrollar</w:t>
      </w:r>
      <w:r w:rsidR="72D11D5F" w:rsidRPr="00D86EDA">
        <w:t xml:space="preserve"> en el ciclo actual.</w:t>
      </w:r>
    </w:p>
    <w:p w14:paraId="36549A91" w14:textId="1A9A7401" w:rsidR="00480D09" w:rsidRPr="00D86EDA" w:rsidRDefault="72D11D5F" w:rsidP="3B9BF013">
      <w:pPr>
        <w:pStyle w:val="ParrafoProyecto0"/>
        <w:numPr>
          <w:ilvl w:val="0"/>
          <w:numId w:val="25"/>
        </w:numPr>
      </w:pPr>
      <w:r w:rsidRPr="00D86EDA">
        <w:rPr>
          <w:b/>
          <w:bCs/>
        </w:rPr>
        <w:t>Facilitar la comunicación:</w:t>
      </w:r>
      <w:r w:rsidRPr="00D86EDA">
        <w:t xml:space="preserve"> Asegura que todos los involucrados (desarrollares, Product </w:t>
      </w:r>
      <w:proofErr w:type="spellStart"/>
      <w:r w:rsidRPr="00D86EDA">
        <w:t>Owner</w:t>
      </w:r>
      <w:proofErr w:type="spellEnd"/>
      <w:r w:rsidR="004857F5" w:rsidRPr="00D86EDA">
        <w:fldChar w:fldCharType="begin"/>
      </w:r>
      <w:r w:rsidR="004857F5" w:rsidRPr="00D86EDA">
        <w:instrText xml:space="preserve"> XE "</w:instrText>
      </w:r>
      <w:r w:rsidR="004857F5" w:rsidRPr="00D86EDA">
        <w:rPr>
          <w:b/>
          <w:bCs/>
          <w:lang w:eastAsia="es-CL"/>
        </w:rPr>
        <w:instrText>Product Owner</w:instrText>
      </w:r>
      <w:r w:rsidR="004857F5" w:rsidRPr="00D86EDA">
        <w:rPr>
          <w:b/>
          <w:bCs/>
        </w:rPr>
        <w:instrText>:</w:instrText>
      </w:r>
      <w:r w:rsidR="004857F5" w:rsidRPr="00D86EDA">
        <w:instrText xml:space="preserve">Persona que toma decisiones sobre un proyecto" </w:instrText>
      </w:r>
      <w:r w:rsidR="004857F5" w:rsidRPr="00D86EDA">
        <w:fldChar w:fldCharType="end"/>
      </w:r>
      <w:r w:rsidRPr="00D86EDA">
        <w:t xml:space="preserve"> y </w:t>
      </w:r>
      <w:proofErr w:type="spellStart"/>
      <w:r w:rsidRPr="00D86EDA">
        <w:t>Stakeholders</w:t>
      </w:r>
      <w:proofErr w:type="spellEnd"/>
      <w:r w:rsidRPr="00D86EDA">
        <w:t xml:space="preserve">) </w:t>
      </w:r>
      <w:r w:rsidR="4758F453" w:rsidRPr="00D86EDA">
        <w:t>estén</w:t>
      </w:r>
      <w:r w:rsidRPr="00D86EDA">
        <w:t xml:space="preserve"> </w:t>
      </w:r>
      <w:r w:rsidR="5C72E7D7" w:rsidRPr="00D86EDA">
        <w:t>alineados en cua</w:t>
      </w:r>
      <w:r w:rsidR="6CC5213E" w:rsidRPr="00D86EDA">
        <w:t>n</w:t>
      </w:r>
      <w:r w:rsidR="5C72E7D7" w:rsidRPr="00D86EDA">
        <w:t>to a las prioridades y objetivos.</w:t>
      </w:r>
    </w:p>
    <w:p w14:paraId="291711FE" w14:textId="08BDA4D9" w:rsidR="00911AB6" w:rsidRPr="00D86EDA" w:rsidRDefault="00911AB6" w:rsidP="00911AB6">
      <w:pPr>
        <w:pStyle w:val="ParrafoProyecto0"/>
      </w:pPr>
    </w:p>
    <w:p w14:paraId="039C94BB" w14:textId="753B3649" w:rsidR="00911AB6" w:rsidRPr="00D86EDA" w:rsidRDefault="00911AB6" w:rsidP="00911AB6">
      <w:pPr>
        <w:pStyle w:val="ParrafoProyecto0"/>
      </w:pPr>
    </w:p>
    <w:p w14:paraId="47BF7648" w14:textId="6E6D9244" w:rsidR="00911AB6" w:rsidRPr="00D86EDA" w:rsidRDefault="00911AB6" w:rsidP="00911AB6">
      <w:pPr>
        <w:pStyle w:val="ParrafoProyecto0"/>
      </w:pPr>
    </w:p>
    <w:p w14:paraId="1A8AFC6C" w14:textId="776C8D6C" w:rsidR="00911AB6" w:rsidRPr="00D86EDA" w:rsidRDefault="00911AB6" w:rsidP="00911AB6">
      <w:pPr>
        <w:pStyle w:val="ParrafoProyecto0"/>
      </w:pPr>
    </w:p>
    <w:p w14:paraId="61CAC81F" w14:textId="6E1311FA" w:rsidR="00911AB6" w:rsidRPr="00D86EDA" w:rsidRDefault="00911AB6" w:rsidP="00911AB6">
      <w:pPr>
        <w:pStyle w:val="ParrafoProyecto0"/>
      </w:pPr>
    </w:p>
    <w:p w14:paraId="3B73FEB1" w14:textId="627D85FA" w:rsidR="00911AB6" w:rsidRPr="00D86EDA" w:rsidRDefault="00911AB6" w:rsidP="00911AB6">
      <w:pPr>
        <w:pStyle w:val="ParrafoProyecto0"/>
        <w:rPr>
          <w:ins w:id="130" w:author="{2AB3C702-8738-421E-9148-7EB2D00A6214}" w:date="2024-11-24T18:17:00Z" w16du:dateUtc="2024-11-24T21:17:00Z"/>
        </w:rPr>
      </w:pPr>
    </w:p>
    <w:p w14:paraId="38169D98" w14:textId="30CAAC5C" w:rsidR="009F0099" w:rsidRPr="00D86EDA" w:rsidRDefault="009F0099" w:rsidP="009F0099">
      <w:pPr>
        <w:pStyle w:val="Descripcin"/>
        <w:keepNext/>
        <w:rPr>
          <w:rFonts w:ascii="Arial" w:hAnsi="Arial" w:cs="Arial"/>
        </w:rPr>
      </w:pPr>
      <w:bookmarkStart w:id="131" w:name="_Toc184321190"/>
      <w:r w:rsidRPr="00D86EDA">
        <w:rPr>
          <w:rFonts w:ascii="Arial" w:hAnsi="Arial" w:cs="Arial"/>
        </w:rPr>
        <w:t xml:space="preserve">Tabla </w:t>
      </w:r>
      <w:r w:rsidR="002C5966" w:rsidRPr="00D86EDA">
        <w:rPr>
          <w:rFonts w:ascii="Arial" w:hAnsi="Arial" w:cs="Arial"/>
        </w:rPr>
        <w:fldChar w:fldCharType="begin"/>
      </w:r>
      <w:r w:rsidR="002C5966" w:rsidRPr="00D86EDA">
        <w:rPr>
          <w:rFonts w:ascii="Arial" w:hAnsi="Arial" w:cs="Arial"/>
        </w:rPr>
        <w:instrText xml:space="preserve"> SEQ Tabla \* ARABIC </w:instrText>
      </w:r>
      <w:r w:rsidR="002C5966" w:rsidRPr="00D86EDA">
        <w:rPr>
          <w:rFonts w:ascii="Arial" w:hAnsi="Arial" w:cs="Arial"/>
        </w:rPr>
        <w:fldChar w:fldCharType="separate"/>
      </w:r>
      <w:r w:rsidR="002C5966" w:rsidRPr="00D86EDA">
        <w:rPr>
          <w:rFonts w:ascii="Arial" w:hAnsi="Arial" w:cs="Arial"/>
          <w:noProof/>
        </w:rPr>
        <w:t>13</w:t>
      </w:r>
      <w:r w:rsidR="002C5966" w:rsidRPr="00D86EDA">
        <w:rPr>
          <w:rFonts w:ascii="Arial" w:hAnsi="Arial" w:cs="Arial"/>
          <w:noProof/>
        </w:rPr>
        <w:fldChar w:fldCharType="end"/>
      </w:r>
      <w:r w:rsidRPr="00D86EDA">
        <w:rPr>
          <w:rFonts w:ascii="Arial" w:hAnsi="Arial" w:cs="Arial"/>
        </w:rPr>
        <w:t xml:space="preserve"> - Requerimientos</w:t>
      </w:r>
      <w:bookmarkEnd w:id="131"/>
    </w:p>
    <w:tbl>
      <w:tblPr>
        <w:tblW w:w="5000" w:type="pct"/>
        <w:tblCellMar>
          <w:left w:w="70" w:type="dxa"/>
          <w:right w:w="70" w:type="dxa"/>
        </w:tblCellMar>
        <w:tblLook w:val="04A0" w:firstRow="1" w:lastRow="0" w:firstColumn="1" w:lastColumn="0" w:noHBand="0" w:noVBand="1"/>
      </w:tblPr>
      <w:tblGrid>
        <w:gridCol w:w="351"/>
        <w:gridCol w:w="1487"/>
        <w:gridCol w:w="2233"/>
        <w:gridCol w:w="989"/>
        <w:gridCol w:w="1707"/>
        <w:gridCol w:w="2061"/>
      </w:tblGrid>
      <w:tr w:rsidR="00B56CDE" w:rsidRPr="00D86EDA" w14:paraId="21484A6B" w14:textId="77777777" w:rsidTr="006D3F4A">
        <w:trPr>
          <w:trHeight w:val="828"/>
          <w:tblHeader/>
        </w:trPr>
        <w:tc>
          <w:tcPr>
            <w:tcW w:w="198"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FCD7E14" w14:textId="77777777" w:rsidR="00B56CDE" w:rsidRPr="00D86EDA" w:rsidRDefault="00B56CDE" w:rsidP="00B56CDE">
            <w:pPr>
              <w:spacing w:after="0" w:line="240" w:lineRule="auto"/>
              <w:jc w:val="center"/>
              <w:rPr>
                <w:rFonts w:ascii="Arial" w:eastAsia="Times New Roman" w:hAnsi="Arial" w:cs="Arial"/>
                <w:b/>
                <w:bCs/>
                <w:color w:val="000000"/>
                <w:kern w:val="0"/>
                <w:sz w:val="18"/>
                <w:szCs w:val="18"/>
                <w:lang w:eastAsia="es-CL"/>
                <w14:ligatures w14:val="none"/>
              </w:rPr>
            </w:pPr>
            <w:r w:rsidRPr="00D86EDA">
              <w:rPr>
                <w:rFonts w:ascii="Arial" w:eastAsia="Times New Roman" w:hAnsi="Arial" w:cs="Arial"/>
                <w:b/>
                <w:bCs/>
                <w:color w:val="000000"/>
                <w:kern w:val="0"/>
                <w:sz w:val="18"/>
                <w:szCs w:val="18"/>
                <w:lang w:eastAsia="es-CL"/>
                <w14:ligatures w14:val="none"/>
              </w:rPr>
              <w:t>ID</w:t>
            </w:r>
          </w:p>
        </w:tc>
        <w:tc>
          <w:tcPr>
            <w:tcW w:w="842" w:type="pct"/>
            <w:tcBorders>
              <w:top w:val="single" w:sz="4" w:space="0" w:color="auto"/>
              <w:left w:val="nil"/>
              <w:bottom w:val="single" w:sz="4" w:space="0" w:color="auto"/>
              <w:right w:val="single" w:sz="4" w:space="0" w:color="auto"/>
            </w:tcBorders>
            <w:shd w:val="clear" w:color="000000" w:fill="D9D9D9"/>
            <w:noWrap/>
            <w:vAlign w:val="center"/>
            <w:hideMark/>
          </w:tcPr>
          <w:p w14:paraId="096AD3A2" w14:textId="77777777" w:rsidR="00B56CDE" w:rsidRPr="00D86EDA" w:rsidRDefault="00B56CDE" w:rsidP="00B56CDE">
            <w:pPr>
              <w:spacing w:after="0" w:line="240" w:lineRule="auto"/>
              <w:jc w:val="center"/>
              <w:rPr>
                <w:rFonts w:ascii="Arial" w:eastAsia="Times New Roman" w:hAnsi="Arial" w:cs="Arial"/>
                <w:b/>
                <w:bCs/>
                <w:color w:val="000000"/>
                <w:kern w:val="0"/>
                <w:sz w:val="18"/>
                <w:szCs w:val="18"/>
                <w:lang w:eastAsia="es-CL"/>
                <w14:ligatures w14:val="none"/>
              </w:rPr>
            </w:pPr>
            <w:r w:rsidRPr="00D86EDA">
              <w:rPr>
                <w:rFonts w:ascii="Arial" w:eastAsia="Times New Roman" w:hAnsi="Arial" w:cs="Arial"/>
                <w:b/>
                <w:bCs/>
                <w:color w:val="000000"/>
                <w:kern w:val="0"/>
                <w:sz w:val="18"/>
                <w:szCs w:val="18"/>
                <w:lang w:eastAsia="es-CL"/>
                <w14:ligatures w14:val="none"/>
              </w:rPr>
              <w:t>Título</w:t>
            </w:r>
          </w:p>
        </w:tc>
        <w:tc>
          <w:tcPr>
            <w:tcW w:w="1265" w:type="pct"/>
            <w:tcBorders>
              <w:top w:val="single" w:sz="4" w:space="0" w:color="auto"/>
              <w:left w:val="nil"/>
              <w:bottom w:val="single" w:sz="4" w:space="0" w:color="auto"/>
              <w:right w:val="single" w:sz="4" w:space="0" w:color="auto"/>
            </w:tcBorders>
            <w:shd w:val="clear" w:color="000000" w:fill="D9D9D9"/>
            <w:noWrap/>
            <w:vAlign w:val="center"/>
            <w:hideMark/>
          </w:tcPr>
          <w:p w14:paraId="6245A5D2" w14:textId="77777777" w:rsidR="00B56CDE" w:rsidRPr="00D86EDA" w:rsidRDefault="00B56CDE" w:rsidP="00B56CDE">
            <w:pPr>
              <w:spacing w:after="0" w:line="240" w:lineRule="auto"/>
              <w:jc w:val="center"/>
              <w:rPr>
                <w:rFonts w:ascii="Arial" w:eastAsia="Times New Roman" w:hAnsi="Arial" w:cs="Arial"/>
                <w:b/>
                <w:bCs/>
                <w:color w:val="000000"/>
                <w:kern w:val="0"/>
                <w:sz w:val="18"/>
                <w:szCs w:val="18"/>
                <w:lang w:eastAsia="es-CL"/>
                <w14:ligatures w14:val="none"/>
              </w:rPr>
            </w:pPr>
            <w:r w:rsidRPr="00D86EDA">
              <w:rPr>
                <w:rFonts w:ascii="Arial" w:eastAsia="Times New Roman" w:hAnsi="Arial" w:cs="Arial"/>
                <w:b/>
                <w:bCs/>
                <w:color w:val="000000"/>
                <w:kern w:val="0"/>
                <w:sz w:val="18"/>
                <w:szCs w:val="18"/>
                <w:lang w:eastAsia="es-CL"/>
                <w14:ligatures w14:val="none"/>
              </w:rPr>
              <w:t>Descripción Extendida</w:t>
            </w:r>
          </w:p>
        </w:tc>
        <w:tc>
          <w:tcPr>
            <w:tcW w:w="560" w:type="pct"/>
            <w:tcBorders>
              <w:top w:val="single" w:sz="4" w:space="0" w:color="auto"/>
              <w:left w:val="nil"/>
              <w:bottom w:val="single" w:sz="4" w:space="0" w:color="auto"/>
              <w:right w:val="single" w:sz="4" w:space="0" w:color="auto"/>
            </w:tcBorders>
            <w:shd w:val="clear" w:color="000000" w:fill="D9D9D9"/>
            <w:noWrap/>
            <w:vAlign w:val="center"/>
            <w:hideMark/>
          </w:tcPr>
          <w:p w14:paraId="24F75D6E" w14:textId="77777777" w:rsidR="00B56CDE" w:rsidRPr="00D86EDA" w:rsidRDefault="00B56CDE" w:rsidP="00B56CDE">
            <w:pPr>
              <w:spacing w:after="0" w:line="240" w:lineRule="auto"/>
              <w:jc w:val="center"/>
              <w:rPr>
                <w:rFonts w:ascii="Arial" w:eastAsia="Times New Roman" w:hAnsi="Arial" w:cs="Arial"/>
                <w:b/>
                <w:bCs/>
                <w:color w:val="000000"/>
                <w:kern w:val="0"/>
                <w:sz w:val="18"/>
                <w:szCs w:val="18"/>
                <w:lang w:eastAsia="es-CL"/>
                <w14:ligatures w14:val="none"/>
              </w:rPr>
            </w:pPr>
            <w:r w:rsidRPr="00D86EDA">
              <w:rPr>
                <w:rFonts w:ascii="Arial" w:eastAsia="Times New Roman" w:hAnsi="Arial" w:cs="Arial"/>
                <w:b/>
                <w:bCs/>
                <w:color w:val="000000"/>
                <w:kern w:val="0"/>
                <w:sz w:val="18"/>
                <w:szCs w:val="18"/>
                <w:lang w:eastAsia="es-CL"/>
                <w14:ligatures w14:val="none"/>
              </w:rPr>
              <w:t>Prioridad</w:t>
            </w:r>
          </w:p>
        </w:tc>
        <w:tc>
          <w:tcPr>
            <w:tcW w:w="967" w:type="pct"/>
            <w:tcBorders>
              <w:top w:val="single" w:sz="4" w:space="0" w:color="auto"/>
              <w:left w:val="nil"/>
              <w:bottom w:val="single" w:sz="4" w:space="0" w:color="auto"/>
              <w:right w:val="single" w:sz="4" w:space="0" w:color="auto"/>
            </w:tcBorders>
            <w:shd w:val="clear" w:color="000000" w:fill="D9D9D9"/>
            <w:noWrap/>
            <w:vAlign w:val="center"/>
            <w:hideMark/>
          </w:tcPr>
          <w:p w14:paraId="40C80D44" w14:textId="77777777" w:rsidR="00B56CDE" w:rsidRPr="00D86EDA" w:rsidRDefault="00B56CDE" w:rsidP="00B56CDE">
            <w:pPr>
              <w:spacing w:after="0" w:line="240" w:lineRule="auto"/>
              <w:jc w:val="center"/>
              <w:rPr>
                <w:rFonts w:ascii="Arial" w:eastAsia="Times New Roman" w:hAnsi="Arial" w:cs="Arial"/>
                <w:b/>
                <w:bCs/>
                <w:color w:val="000000"/>
                <w:kern w:val="0"/>
                <w:sz w:val="18"/>
                <w:szCs w:val="18"/>
                <w:lang w:eastAsia="es-CL"/>
                <w14:ligatures w14:val="none"/>
              </w:rPr>
            </w:pPr>
            <w:r w:rsidRPr="00D86EDA">
              <w:rPr>
                <w:rFonts w:ascii="Arial" w:eastAsia="Times New Roman" w:hAnsi="Arial" w:cs="Arial"/>
                <w:b/>
                <w:bCs/>
                <w:color w:val="000000"/>
                <w:kern w:val="0"/>
                <w:sz w:val="18"/>
                <w:szCs w:val="18"/>
                <w:lang w:eastAsia="es-CL"/>
                <w14:ligatures w14:val="none"/>
              </w:rPr>
              <w:t>Actor Principal</w:t>
            </w:r>
          </w:p>
        </w:tc>
        <w:tc>
          <w:tcPr>
            <w:tcW w:w="1167" w:type="pct"/>
            <w:tcBorders>
              <w:top w:val="single" w:sz="4" w:space="0" w:color="auto"/>
              <w:left w:val="nil"/>
              <w:bottom w:val="single" w:sz="4" w:space="0" w:color="auto"/>
              <w:right w:val="single" w:sz="4" w:space="0" w:color="auto"/>
            </w:tcBorders>
            <w:shd w:val="clear" w:color="000000" w:fill="D9D9D9"/>
            <w:noWrap/>
            <w:vAlign w:val="center"/>
            <w:hideMark/>
          </w:tcPr>
          <w:p w14:paraId="55B1CE68" w14:textId="77777777" w:rsidR="00B56CDE" w:rsidRPr="00D86EDA" w:rsidRDefault="00B56CDE" w:rsidP="00B56CDE">
            <w:pPr>
              <w:spacing w:after="0" w:line="240" w:lineRule="auto"/>
              <w:jc w:val="center"/>
              <w:rPr>
                <w:rFonts w:ascii="Arial" w:eastAsia="Times New Roman" w:hAnsi="Arial" w:cs="Arial"/>
                <w:b/>
                <w:bCs/>
                <w:color w:val="000000"/>
                <w:kern w:val="0"/>
                <w:sz w:val="18"/>
                <w:szCs w:val="18"/>
                <w:lang w:eastAsia="es-CL"/>
                <w14:ligatures w14:val="none"/>
              </w:rPr>
            </w:pPr>
            <w:r w:rsidRPr="00D86EDA">
              <w:rPr>
                <w:rFonts w:ascii="Arial" w:eastAsia="Times New Roman" w:hAnsi="Arial" w:cs="Arial"/>
                <w:b/>
                <w:bCs/>
                <w:color w:val="000000"/>
                <w:kern w:val="0"/>
                <w:sz w:val="18"/>
                <w:szCs w:val="18"/>
                <w:lang w:eastAsia="es-CL"/>
                <w14:ligatures w14:val="none"/>
              </w:rPr>
              <w:t>Criterio de Aceptación</w:t>
            </w:r>
          </w:p>
        </w:tc>
      </w:tr>
      <w:tr w:rsidR="00776D71" w:rsidRPr="00D86EDA" w14:paraId="76B2572C" w14:textId="77777777" w:rsidTr="009F0099">
        <w:trPr>
          <w:trHeight w:val="1332"/>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6D5BAE27"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1</w:t>
            </w:r>
          </w:p>
        </w:tc>
        <w:tc>
          <w:tcPr>
            <w:tcW w:w="842" w:type="pct"/>
            <w:tcBorders>
              <w:top w:val="nil"/>
              <w:left w:val="nil"/>
              <w:bottom w:val="single" w:sz="4" w:space="0" w:color="auto"/>
              <w:right w:val="single" w:sz="4" w:space="0" w:color="auto"/>
            </w:tcBorders>
            <w:shd w:val="clear" w:color="auto" w:fill="auto"/>
            <w:vAlign w:val="center"/>
            <w:hideMark/>
          </w:tcPr>
          <w:p w14:paraId="713512B7"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Registro de Usuario</w:t>
            </w:r>
          </w:p>
        </w:tc>
        <w:tc>
          <w:tcPr>
            <w:tcW w:w="1265" w:type="pct"/>
            <w:tcBorders>
              <w:top w:val="nil"/>
              <w:left w:val="nil"/>
              <w:bottom w:val="single" w:sz="4" w:space="0" w:color="auto"/>
              <w:right w:val="single" w:sz="4" w:space="0" w:color="auto"/>
            </w:tcBorders>
            <w:shd w:val="clear" w:color="auto" w:fill="auto"/>
            <w:hideMark/>
          </w:tcPr>
          <w:p w14:paraId="1C1BDCC3"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Los usuarios pueden registrarse proporcionando datos como nombre, correo electrónico, contraseña, y teléfono. El sistema valida que los datos ingresados sean correctos y no estén duplicados.</w:t>
            </w:r>
          </w:p>
        </w:tc>
        <w:tc>
          <w:tcPr>
            <w:tcW w:w="560" w:type="pct"/>
            <w:tcBorders>
              <w:top w:val="nil"/>
              <w:left w:val="nil"/>
              <w:bottom w:val="single" w:sz="4" w:space="0" w:color="auto"/>
              <w:right w:val="single" w:sz="4" w:space="0" w:color="auto"/>
            </w:tcBorders>
            <w:shd w:val="clear" w:color="auto" w:fill="auto"/>
            <w:noWrap/>
            <w:vAlign w:val="center"/>
            <w:hideMark/>
          </w:tcPr>
          <w:p w14:paraId="73F0D611"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795130F9"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Usuario</w:t>
            </w:r>
          </w:p>
        </w:tc>
        <w:tc>
          <w:tcPr>
            <w:tcW w:w="1167" w:type="pct"/>
            <w:tcBorders>
              <w:top w:val="nil"/>
              <w:left w:val="nil"/>
              <w:bottom w:val="single" w:sz="4" w:space="0" w:color="auto"/>
              <w:right w:val="single" w:sz="4" w:space="0" w:color="auto"/>
            </w:tcBorders>
            <w:shd w:val="clear" w:color="auto" w:fill="auto"/>
            <w:vAlign w:val="bottom"/>
            <w:hideMark/>
          </w:tcPr>
          <w:p w14:paraId="3AD0C8C1"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Los datos se almacenan correctamente en la base de datos.</w:t>
            </w:r>
            <w:r w:rsidRPr="00D86EDA">
              <w:rPr>
                <w:rFonts w:ascii="Arial" w:eastAsia="Times New Roman" w:hAnsi="Arial" w:cs="Arial"/>
                <w:color w:val="000000"/>
                <w:kern w:val="0"/>
                <w:sz w:val="18"/>
                <w:szCs w:val="18"/>
                <w:lang w:eastAsia="es-CL"/>
                <w14:ligatures w14:val="none"/>
              </w:rPr>
              <w:br/>
              <w:t>- El correo electrónico ingresado es único.</w:t>
            </w:r>
            <w:r w:rsidRPr="00D86EDA">
              <w:rPr>
                <w:rFonts w:ascii="Arial" w:eastAsia="Times New Roman" w:hAnsi="Arial" w:cs="Arial"/>
                <w:color w:val="000000"/>
                <w:kern w:val="0"/>
                <w:sz w:val="18"/>
                <w:szCs w:val="18"/>
                <w:lang w:eastAsia="es-CL"/>
                <w14:ligatures w14:val="none"/>
              </w:rPr>
              <w:br/>
              <w:t>- Se envía un correo de bienvenida al usuario registrado.</w:t>
            </w:r>
          </w:p>
        </w:tc>
      </w:tr>
      <w:tr w:rsidR="00776D71" w:rsidRPr="00D86EDA" w14:paraId="22B0AB9D" w14:textId="77777777" w:rsidTr="009F0099">
        <w:trPr>
          <w:trHeight w:val="1332"/>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32C722A1"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2</w:t>
            </w:r>
          </w:p>
        </w:tc>
        <w:tc>
          <w:tcPr>
            <w:tcW w:w="842" w:type="pct"/>
            <w:tcBorders>
              <w:top w:val="nil"/>
              <w:left w:val="nil"/>
              <w:bottom w:val="single" w:sz="4" w:space="0" w:color="auto"/>
              <w:right w:val="single" w:sz="4" w:space="0" w:color="auto"/>
            </w:tcBorders>
            <w:shd w:val="clear" w:color="auto" w:fill="auto"/>
            <w:vAlign w:val="center"/>
            <w:hideMark/>
          </w:tcPr>
          <w:p w14:paraId="1C8846D8"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Inicio de Sesión</w:t>
            </w:r>
          </w:p>
        </w:tc>
        <w:tc>
          <w:tcPr>
            <w:tcW w:w="1265" w:type="pct"/>
            <w:tcBorders>
              <w:top w:val="nil"/>
              <w:left w:val="nil"/>
              <w:bottom w:val="single" w:sz="4" w:space="0" w:color="auto"/>
              <w:right w:val="single" w:sz="4" w:space="0" w:color="auto"/>
            </w:tcBorders>
            <w:shd w:val="clear" w:color="auto" w:fill="auto"/>
            <w:hideMark/>
          </w:tcPr>
          <w:p w14:paraId="33128378"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Los usuarios pueden acceder al sistema ingresando su correo electrónico y contraseña. El sistema valida las credenciales, generando un token JWT en caso de éxito.</w:t>
            </w:r>
          </w:p>
        </w:tc>
        <w:tc>
          <w:tcPr>
            <w:tcW w:w="560" w:type="pct"/>
            <w:tcBorders>
              <w:top w:val="nil"/>
              <w:left w:val="nil"/>
              <w:bottom w:val="single" w:sz="4" w:space="0" w:color="auto"/>
              <w:right w:val="single" w:sz="4" w:space="0" w:color="auto"/>
            </w:tcBorders>
            <w:shd w:val="clear" w:color="auto" w:fill="auto"/>
            <w:noWrap/>
            <w:vAlign w:val="center"/>
            <w:hideMark/>
          </w:tcPr>
          <w:p w14:paraId="684A5281"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064C1CBF"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Usuario</w:t>
            </w:r>
          </w:p>
        </w:tc>
        <w:tc>
          <w:tcPr>
            <w:tcW w:w="1167" w:type="pct"/>
            <w:tcBorders>
              <w:top w:val="nil"/>
              <w:left w:val="nil"/>
              <w:bottom w:val="single" w:sz="4" w:space="0" w:color="auto"/>
              <w:right w:val="single" w:sz="4" w:space="0" w:color="auto"/>
            </w:tcBorders>
            <w:shd w:val="clear" w:color="auto" w:fill="auto"/>
            <w:vAlign w:val="bottom"/>
            <w:hideMark/>
          </w:tcPr>
          <w:p w14:paraId="30F784DC"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El usuario accede al sistema con credenciales válidas.</w:t>
            </w:r>
            <w:r w:rsidRPr="00D86EDA">
              <w:rPr>
                <w:rFonts w:ascii="Arial" w:eastAsia="Times New Roman" w:hAnsi="Arial" w:cs="Arial"/>
                <w:color w:val="000000"/>
                <w:kern w:val="0"/>
                <w:sz w:val="18"/>
                <w:szCs w:val="18"/>
                <w:lang w:eastAsia="es-CL"/>
                <w14:ligatures w14:val="none"/>
              </w:rPr>
              <w:br/>
              <w:t>- El token JWT tiene una vigencia configurada.</w:t>
            </w:r>
            <w:r w:rsidRPr="00D86EDA">
              <w:rPr>
                <w:rFonts w:ascii="Arial" w:eastAsia="Times New Roman" w:hAnsi="Arial" w:cs="Arial"/>
                <w:color w:val="000000"/>
                <w:kern w:val="0"/>
                <w:sz w:val="18"/>
                <w:szCs w:val="18"/>
                <w:lang w:eastAsia="es-CL"/>
                <w14:ligatures w14:val="none"/>
              </w:rPr>
              <w:br/>
              <w:t>- Las credenciales incorrectas generan un mensaje claro</w:t>
            </w:r>
          </w:p>
        </w:tc>
      </w:tr>
      <w:tr w:rsidR="00776D71" w:rsidRPr="00D86EDA" w14:paraId="079BB51D"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6EB468A5"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3</w:t>
            </w:r>
          </w:p>
        </w:tc>
        <w:tc>
          <w:tcPr>
            <w:tcW w:w="842" w:type="pct"/>
            <w:tcBorders>
              <w:top w:val="nil"/>
              <w:left w:val="nil"/>
              <w:bottom w:val="single" w:sz="4" w:space="0" w:color="auto"/>
              <w:right w:val="single" w:sz="4" w:space="0" w:color="auto"/>
            </w:tcBorders>
            <w:shd w:val="clear" w:color="auto" w:fill="auto"/>
            <w:vAlign w:val="center"/>
            <w:hideMark/>
          </w:tcPr>
          <w:p w14:paraId="1A1F6E24"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Recuperación de Contraseña</w:t>
            </w:r>
          </w:p>
        </w:tc>
        <w:tc>
          <w:tcPr>
            <w:tcW w:w="1265" w:type="pct"/>
            <w:tcBorders>
              <w:top w:val="nil"/>
              <w:left w:val="nil"/>
              <w:bottom w:val="single" w:sz="4" w:space="0" w:color="auto"/>
              <w:right w:val="single" w:sz="4" w:space="0" w:color="auto"/>
            </w:tcBorders>
            <w:shd w:val="clear" w:color="auto" w:fill="auto"/>
            <w:hideMark/>
          </w:tcPr>
          <w:p w14:paraId="42D119A5"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Los usuarios pueden solicitar un restablecimiento de contraseña. El sistema envía un enlace al correo electrónico registrado para permitir cambiar la contraseña.</w:t>
            </w:r>
          </w:p>
        </w:tc>
        <w:tc>
          <w:tcPr>
            <w:tcW w:w="560" w:type="pct"/>
            <w:tcBorders>
              <w:top w:val="nil"/>
              <w:left w:val="nil"/>
              <w:bottom w:val="single" w:sz="4" w:space="0" w:color="auto"/>
              <w:right w:val="single" w:sz="4" w:space="0" w:color="auto"/>
            </w:tcBorders>
            <w:shd w:val="clear" w:color="auto" w:fill="auto"/>
            <w:noWrap/>
            <w:vAlign w:val="center"/>
            <w:hideMark/>
          </w:tcPr>
          <w:p w14:paraId="6AD19C1E"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Media</w:t>
            </w:r>
          </w:p>
        </w:tc>
        <w:tc>
          <w:tcPr>
            <w:tcW w:w="967" w:type="pct"/>
            <w:tcBorders>
              <w:top w:val="nil"/>
              <w:left w:val="nil"/>
              <w:bottom w:val="single" w:sz="4" w:space="0" w:color="auto"/>
              <w:right w:val="single" w:sz="4" w:space="0" w:color="auto"/>
            </w:tcBorders>
            <w:shd w:val="clear" w:color="auto" w:fill="auto"/>
            <w:vAlign w:val="center"/>
            <w:hideMark/>
          </w:tcPr>
          <w:p w14:paraId="065F0830"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Usuario</w:t>
            </w:r>
          </w:p>
        </w:tc>
        <w:tc>
          <w:tcPr>
            <w:tcW w:w="1167" w:type="pct"/>
            <w:tcBorders>
              <w:top w:val="nil"/>
              <w:left w:val="nil"/>
              <w:bottom w:val="single" w:sz="4" w:space="0" w:color="auto"/>
              <w:right w:val="single" w:sz="4" w:space="0" w:color="auto"/>
            </w:tcBorders>
            <w:shd w:val="clear" w:color="auto" w:fill="auto"/>
            <w:vAlign w:val="bottom"/>
            <w:hideMark/>
          </w:tcPr>
          <w:p w14:paraId="06C9D276"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El enlace enviado tiene un token válido y caduca después de cierto tiempo.</w:t>
            </w:r>
            <w:r w:rsidRPr="00D86EDA">
              <w:rPr>
                <w:rFonts w:ascii="Arial" w:eastAsia="Times New Roman" w:hAnsi="Arial" w:cs="Arial"/>
                <w:color w:val="000000"/>
                <w:kern w:val="0"/>
                <w:sz w:val="18"/>
                <w:szCs w:val="18"/>
                <w:lang w:eastAsia="es-CL"/>
                <w14:ligatures w14:val="none"/>
              </w:rPr>
              <w:br/>
              <w:t>- El usuario puede establecer una nueva contraseña encriptada.</w:t>
            </w:r>
          </w:p>
        </w:tc>
      </w:tr>
      <w:tr w:rsidR="00776D71" w:rsidRPr="00D86EDA" w14:paraId="26A23F50"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7B7FCE82"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4</w:t>
            </w:r>
          </w:p>
        </w:tc>
        <w:tc>
          <w:tcPr>
            <w:tcW w:w="842" w:type="pct"/>
            <w:tcBorders>
              <w:top w:val="nil"/>
              <w:left w:val="nil"/>
              <w:bottom w:val="single" w:sz="4" w:space="0" w:color="auto"/>
              <w:right w:val="single" w:sz="4" w:space="0" w:color="auto"/>
            </w:tcBorders>
            <w:shd w:val="clear" w:color="auto" w:fill="auto"/>
            <w:vAlign w:val="center"/>
            <w:hideMark/>
          </w:tcPr>
          <w:p w14:paraId="71223B2C"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Registro de Empresas</w:t>
            </w:r>
          </w:p>
        </w:tc>
        <w:tc>
          <w:tcPr>
            <w:tcW w:w="1265" w:type="pct"/>
            <w:tcBorders>
              <w:top w:val="nil"/>
              <w:left w:val="nil"/>
              <w:bottom w:val="single" w:sz="4" w:space="0" w:color="auto"/>
              <w:right w:val="single" w:sz="4" w:space="0" w:color="auto"/>
            </w:tcBorders>
            <w:shd w:val="clear" w:color="auto" w:fill="auto"/>
            <w:hideMark/>
          </w:tcPr>
          <w:p w14:paraId="49450131"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Los usuarios pueden registrar información de empresas clientes, como nombre, dirección, teléfono, y RUT (ID fiscal). El sistema verifica que los datos no estén duplicados.</w:t>
            </w:r>
          </w:p>
        </w:tc>
        <w:tc>
          <w:tcPr>
            <w:tcW w:w="560" w:type="pct"/>
            <w:tcBorders>
              <w:top w:val="nil"/>
              <w:left w:val="nil"/>
              <w:bottom w:val="single" w:sz="4" w:space="0" w:color="auto"/>
              <w:right w:val="single" w:sz="4" w:space="0" w:color="auto"/>
            </w:tcBorders>
            <w:shd w:val="clear" w:color="auto" w:fill="auto"/>
            <w:noWrap/>
            <w:vAlign w:val="center"/>
            <w:hideMark/>
          </w:tcPr>
          <w:p w14:paraId="774B9887"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2A276A2E"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Usuario</w:t>
            </w:r>
          </w:p>
        </w:tc>
        <w:tc>
          <w:tcPr>
            <w:tcW w:w="1167" w:type="pct"/>
            <w:tcBorders>
              <w:top w:val="nil"/>
              <w:left w:val="nil"/>
              <w:bottom w:val="single" w:sz="4" w:space="0" w:color="auto"/>
              <w:right w:val="single" w:sz="4" w:space="0" w:color="auto"/>
            </w:tcBorders>
            <w:shd w:val="clear" w:color="auto" w:fill="auto"/>
            <w:vAlign w:val="bottom"/>
            <w:hideMark/>
          </w:tcPr>
          <w:p w14:paraId="4521395B"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La empresa es creada con datos válidos.</w:t>
            </w:r>
            <w:r w:rsidRPr="00D86EDA">
              <w:rPr>
                <w:rFonts w:ascii="Arial" w:eastAsia="Times New Roman" w:hAnsi="Arial" w:cs="Arial"/>
                <w:color w:val="000000"/>
                <w:kern w:val="0"/>
                <w:sz w:val="18"/>
                <w:szCs w:val="18"/>
                <w:lang w:eastAsia="es-CL"/>
                <w14:ligatures w14:val="none"/>
              </w:rPr>
              <w:br/>
              <w:t>- La información es accesible desde un listado.</w:t>
            </w:r>
            <w:r w:rsidRPr="00D86EDA">
              <w:rPr>
                <w:rFonts w:ascii="Arial" w:eastAsia="Times New Roman" w:hAnsi="Arial" w:cs="Arial"/>
                <w:color w:val="000000"/>
                <w:kern w:val="0"/>
                <w:sz w:val="18"/>
                <w:szCs w:val="18"/>
                <w:lang w:eastAsia="es-CL"/>
                <w14:ligatures w14:val="none"/>
              </w:rPr>
              <w:br/>
              <w:t>- No se permite registrar una empresa con datos repetidos.</w:t>
            </w:r>
          </w:p>
        </w:tc>
      </w:tr>
      <w:tr w:rsidR="00776D71" w:rsidRPr="00D86EDA" w14:paraId="579A2882" w14:textId="77777777" w:rsidTr="009F0099">
        <w:trPr>
          <w:trHeight w:val="804"/>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39639F14"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5</w:t>
            </w:r>
          </w:p>
        </w:tc>
        <w:tc>
          <w:tcPr>
            <w:tcW w:w="842" w:type="pct"/>
            <w:tcBorders>
              <w:top w:val="nil"/>
              <w:left w:val="nil"/>
              <w:bottom w:val="single" w:sz="4" w:space="0" w:color="auto"/>
              <w:right w:val="single" w:sz="4" w:space="0" w:color="auto"/>
            </w:tcBorders>
            <w:shd w:val="clear" w:color="auto" w:fill="auto"/>
            <w:vAlign w:val="center"/>
            <w:hideMark/>
          </w:tcPr>
          <w:p w14:paraId="3DDA92E4"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Edición de Empresas</w:t>
            </w:r>
          </w:p>
        </w:tc>
        <w:tc>
          <w:tcPr>
            <w:tcW w:w="1265" w:type="pct"/>
            <w:tcBorders>
              <w:top w:val="nil"/>
              <w:left w:val="nil"/>
              <w:bottom w:val="single" w:sz="4" w:space="0" w:color="auto"/>
              <w:right w:val="single" w:sz="4" w:space="0" w:color="auto"/>
            </w:tcBorders>
            <w:shd w:val="clear" w:color="auto" w:fill="auto"/>
            <w:hideMark/>
          </w:tcPr>
          <w:p w14:paraId="0541F964"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Los usuarios pueden actualizar la información de las empresas previamente registradas. Cambios como dirección, teléfono o nombre son posibles.</w:t>
            </w:r>
          </w:p>
        </w:tc>
        <w:tc>
          <w:tcPr>
            <w:tcW w:w="560" w:type="pct"/>
            <w:tcBorders>
              <w:top w:val="nil"/>
              <w:left w:val="nil"/>
              <w:bottom w:val="single" w:sz="4" w:space="0" w:color="auto"/>
              <w:right w:val="single" w:sz="4" w:space="0" w:color="auto"/>
            </w:tcBorders>
            <w:shd w:val="clear" w:color="auto" w:fill="auto"/>
            <w:noWrap/>
            <w:vAlign w:val="center"/>
            <w:hideMark/>
          </w:tcPr>
          <w:p w14:paraId="4F092C85"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Media</w:t>
            </w:r>
          </w:p>
        </w:tc>
        <w:tc>
          <w:tcPr>
            <w:tcW w:w="967" w:type="pct"/>
            <w:tcBorders>
              <w:top w:val="nil"/>
              <w:left w:val="nil"/>
              <w:bottom w:val="single" w:sz="4" w:space="0" w:color="auto"/>
              <w:right w:val="single" w:sz="4" w:space="0" w:color="auto"/>
            </w:tcBorders>
            <w:shd w:val="clear" w:color="auto" w:fill="auto"/>
            <w:vAlign w:val="center"/>
            <w:hideMark/>
          </w:tcPr>
          <w:p w14:paraId="2DFDD730"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Usuario</w:t>
            </w:r>
          </w:p>
        </w:tc>
        <w:tc>
          <w:tcPr>
            <w:tcW w:w="1167" w:type="pct"/>
            <w:tcBorders>
              <w:top w:val="nil"/>
              <w:left w:val="nil"/>
              <w:bottom w:val="single" w:sz="4" w:space="0" w:color="auto"/>
              <w:right w:val="single" w:sz="4" w:space="0" w:color="auto"/>
            </w:tcBorders>
            <w:shd w:val="clear" w:color="auto" w:fill="auto"/>
            <w:vAlign w:val="bottom"/>
            <w:hideMark/>
          </w:tcPr>
          <w:p w14:paraId="7E35235A"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Los cambios se reflejan en la base de datos.</w:t>
            </w:r>
            <w:r w:rsidRPr="00D86EDA">
              <w:rPr>
                <w:rFonts w:ascii="Arial" w:eastAsia="Times New Roman" w:hAnsi="Arial" w:cs="Arial"/>
                <w:color w:val="000000"/>
                <w:kern w:val="0"/>
                <w:sz w:val="18"/>
                <w:szCs w:val="18"/>
                <w:lang w:eastAsia="es-CL"/>
                <w14:ligatures w14:val="none"/>
              </w:rPr>
              <w:br/>
              <w:t>- El sistema valida que el nuevo nombre o RUT no existan ya registrados.</w:t>
            </w:r>
          </w:p>
        </w:tc>
      </w:tr>
      <w:tr w:rsidR="00776D71" w:rsidRPr="00D86EDA" w14:paraId="52607D44" w14:textId="77777777" w:rsidTr="005449E3">
        <w:trPr>
          <w:trHeight w:val="1332"/>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5010E3F5"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6</w:t>
            </w:r>
          </w:p>
        </w:tc>
        <w:tc>
          <w:tcPr>
            <w:tcW w:w="842" w:type="pct"/>
            <w:tcBorders>
              <w:top w:val="nil"/>
              <w:left w:val="nil"/>
              <w:bottom w:val="single" w:sz="4" w:space="0" w:color="auto"/>
              <w:right w:val="single" w:sz="4" w:space="0" w:color="auto"/>
            </w:tcBorders>
            <w:shd w:val="clear" w:color="auto" w:fill="auto"/>
            <w:vAlign w:val="center"/>
            <w:hideMark/>
          </w:tcPr>
          <w:p w14:paraId="33061AF3"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Generación de Órdenes de Transporte</w:t>
            </w:r>
          </w:p>
        </w:tc>
        <w:tc>
          <w:tcPr>
            <w:tcW w:w="1265" w:type="pct"/>
            <w:tcBorders>
              <w:top w:val="nil"/>
              <w:left w:val="nil"/>
              <w:bottom w:val="single" w:sz="4" w:space="0" w:color="auto"/>
              <w:right w:val="single" w:sz="4" w:space="0" w:color="auto"/>
            </w:tcBorders>
            <w:shd w:val="clear" w:color="auto" w:fill="auto"/>
            <w:hideMark/>
          </w:tcPr>
          <w:p w14:paraId="0C44BA2A"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Permitir a los usuarios crear órdenes de transporte. Ingresan datos como origen, destino, tipo de carga, fecha, y cliente. El sistema genera automáticamente un número único para la orden.</w:t>
            </w:r>
          </w:p>
        </w:tc>
        <w:tc>
          <w:tcPr>
            <w:tcW w:w="560" w:type="pct"/>
            <w:tcBorders>
              <w:top w:val="nil"/>
              <w:left w:val="nil"/>
              <w:bottom w:val="single" w:sz="4" w:space="0" w:color="auto"/>
              <w:right w:val="single" w:sz="4" w:space="0" w:color="auto"/>
            </w:tcBorders>
            <w:shd w:val="clear" w:color="auto" w:fill="auto"/>
            <w:noWrap/>
            <w:vAlign w:val="center"/>
            <w:hideMark/>
          </w:tcPr>
          <w:p w14:paraId="43A6A796"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6B780686"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Usuario</w:t>
            </w:r>
          </w:p>
        </w:tc>
        <w:tc>
          <w:tcPr>
            <w:tcW w:w="1167" w:type="pct"/>
            <w:tcBorders>
              <w:top w:val="nil"/>
              <w:left w:val="nil"/>
              <w:bottom w:val="single" w:sz="4" w:space="0" w:color="auto"/>
              <w:right w:val="single" w:sz="4" w:space="0" w:color="auto"/>
            </w:tcBorders>
            <w:shd w:val="clear" w:color="auto" w:fill="auto"/>
            <w:vAlign w:val="bottom"/>
            <w:hideMark/>
          </w:tcPr>
          <w:p w14:paraId="769F2522"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La orden se guarda en la base de datos con un ID único.</w:t>
            </w:r>
            <w:r w:rsidRPr="00D86EDA">
              <w:rPr>
                <w:rFonts w:ascii="Arial" w:eastAsia="Times New Roman" w:hAnsi="Arial" w:cs="Arial"/>
                <w:color w:val="000000"/>
                <w:kern w:val="0"/>
                <w:sz w:val="18"/>
                <w:szCs w:val="18"/>
                <w:lang w:eastAsia="es-CL"/>
                <w14:ligatures w14:val="none"/>
              </w:rPr>
              <w:br/>
              <w:t>- El sistema notifica al cliente registrado.</w:t>
            </w:r>
            <w:r w:rsidRPr="00D86EDA">
              <w:rPr>
                <w:rFonts w:ascii="Arial" w:eastAsia="Times New Roman" w:hAnsi="Arial" w:cs="Arial"/>
                <w:color w:val="000000"/>
                <w:kern w:val="0"/>
                <w:sz w:val="18"/>
                <w:szCs w:val="18"/>
                <w:lang w:eastAsia="es-CL"/>
                <w14:ligatures w14:val="none"/>
              </w:rPr>
              <w:br/>
              <w:t>- Los campos requeridos son validados antes de la creación.</w:t>
            </w:r>
          </w:p>
        </w:tc>
      </w:tr>
      <w:tr w:rsidR="00776D71" w:rsidRPr="00D86EDA" w14:paraId="505840D2" w14:textId="77777777" w:rsidTr="005449E3">
        <w:trPr>
          <w:trHeight w:val="1332"/>
        </w:trPr>
        <w:tc>
          <w:tcPr>
            <w:tcW w:w="1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B2738A"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lastRenderedPageBreak/>
              <w:t>7</w:t>
            </w:r>
          </w:p>
        </w:tc>
        <w:tc>
          <w:tcPr>
            <w:tcW w:w="84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076D2C"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Seguimiento de Órdenes</w:t>
            </w:r>
          </w:p>
        </w:tc>
        <w:tc>
          <w:tcPr>
            <w:tcW w:w="1265" w:type="pct"/>
            <w:tcBorders>
              <w:top w:val="single" w:sz="4" w:space="0" w:color="auto"/>
              <w:left w:val="single" w:sz="4" w:space="0" w:color="auto"/>
              <w:bottom w:val="single" w:sz="4" w:space="0" w:color="auto"/>
              <w:right w:val="single" w:sz="4" w:space="0" w:color="auto"/>
            </w:tcBorders>
            <w:shd w:val="clear" w:color="auto" w:fill="auto"/>
            <w:hideMark/>
          </w:tcPr>
          <w:p w14:paraId="36F3E403"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Los usuarios pueden visualizar el estado actual de sus órdenes de transporte, que incluyen detalles como ubicación, estado (en tránsito, entregado) y fecha estimada de entrega.</w:t>
            </w:r>
          </w:p>
        </w:tc>
        <w:tc>
          <w:tcPr>
            <w:tcW w:w="5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7F1551"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Alta</w:t>
            </w:r>
          </w:p>
        </w:tc>
        <w:tc>
          <w:tcPr>
            <w:tcW w:w="9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61902E"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Usuario</w:t>
            </w:r>
          </w:p>
        </w:tc>
        <w:tc>
          <w:tcPr>
            <w:tcW w:w="116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4E500B0"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El usuario ve un estado actualizado.</w:t>
            </w:r>
            <w:r w:rsidRPr="00D86EDA">
              <w:rPr>
                <w:rFonts w:ascii="Arial" w:eastAsia="Times New Roman" w:hAnsi="Arial" w:cs="Arial"/>
                <w:color w:val="000000"/>
                <w:kern w:val="0"/>
                <w:sz w:val="18"/>
                <w:szCs w:val="18"/>
                <w:lang w:eastAsia="es-CL"/>
                <w14:ligatures w14:val="none"/>
              </w:rPr>
              <w:br/>
              <w:t>- Cambios en el estado generan notificaciones al cliente (opcional).</w:t>
            </w:r>
            <w:r w:rsidRPr="00D86EDA">
              <w:rPr>
                <w:rFonts w:ascii="Arial" w:eastAsia="Times New Roman" w:hAnsi="Arial" w:cs="Arial"/>
                <w:color w:val="000000"/>
                <w:kern w:val="0"/>
                <w:sz w:val="18"/>
                <w:szCs w:val="18"/>
                <w:lang w:eastAsia="es-CL"/>
                <w14:ligatures w14:val="none"/>
              </w:rPr>
              <w:br/>
              <w:t>- La interfaz es clara y muestra un historial del pedido.</w:t>
            </w:r>
          </w:p>
        </w:tc>
      </w:tr>
      <w:tr w:rsidR="00776D71" w:rsidRPr="00D86EDA" w14:paraId="6B8C1C56" w14:textId="77777777" w:rsidTr="005449E3">
        <w:trPr>
          <w:trHeight w:val="1068"/>
        </w:trPr>
        <w:tc>
          <w:tcPr>
            <w:tcW w:w="1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BB8CCE"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8</w:t>
            </w:r>
          </w:p>
        </w:tc>
        <w:tc>
          <w:tcPr>
            <w:tcW w:w="842" w:type="pct"/>
            <w:tcBorders>
              <w:top w:val="single" w:sz="4" w:space="0" w:color="auto"/>
              <w:left w:val="nil"/>
              <w:bottom w:val="single" w:sz="4" w:space="0" w:color="auto"/>
              <w:right w:val="single" w:sz="4" w:space="0" w:color="auto"/>
            </w:tcBorders>
            <w:shd w:val="clear" w:color="auto" w:fill="auto"/>
            <w:vAlign w:val="center"/>
            <w:hideMark/>
          </w:tcPr>
          <w:p w14:paraId="0A15B6D9"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Notificaciones por Correo</w:t>
            </w:r>
          </w:p>
        </w:tc>
        <w:tc>
          <w:tcPr>
            <w:tcW w:w="1265" w:type="pct"/>
            <w:tcBorders>
              <w:top w:val="single" w:sz="4" w:space="0" w:color="auto"/>
              <w:left w:val="nil"/>
              <w:bottom w:val="single" w:sz="4" w:space="0" w:color="auto"/>
              <w:right w:val="single" w:sz="4" w:space="0" w:color="auto"/>
            </w:tcBorders>
            <w:shd w:val="clear" w:color="auto" w:fill="auto"/>
            <w:hideMark/>
          </w:tcPr>
          <w:p w14:paraId="7E14478B"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El sistema envía correos electrónicos automáticos para confirmaciones de registro, creación de órdenes, actualizaciones de estado, y otras interacciones clave.</w:t>
            </w:r>
          </w:p>
        </w:tc>
        <w:tc>
          <w:tcPr>
            <w:tcW w:w="560" w:type="pct"/>
            <w:tcBorders>
              <w:top w:val="single" w:sz="4" w:space="0" w:color="auto"/>
              <w:left w:val="nil"/>
              <w:bottom w:val="single" w:sz="4" w:space="0" w:color="auto"/>
              <w:right w:val="single" w:sz="4" w:space="0" w:color="auto"/>
            </w:tcBorders>
            <w:shd w:val="clear" w:color="auto" w:fill="auto"/>
            <w:noWrap/>
            <w:vAlign w:val="center"/>
            <w:hideMark/>
          </w:tcPr>
          <w:p w14:paraId="6B099FD9"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Media</w:t>
            </w:r>
          </w:p>
        </w:tc>
        <w:tc>
          <w:tcPr>
            <w:tcW w:w="967" w:type="pct"/>
            <w:tcBorders>
              <w:top w:val="single" w:sz="4" w:space="0" w:color="auto"/>
              <w:left w:val="nil"/>
              <w:bottom w:val="single" w:sz="4" w:space="0" w:color="auto"/>
              <w:right w:val="single" w:sz="4" w:space="0" w:color="auto"/>
            </w:tcBorders>
            <w:shd w:val="clear" w:color="auto" w:fill="auto"/>
            <w:vAlign w:val="center"/>
            <w:hideMark/>
          </w:tcPr>
          <w:p w14:paraId="6B462783"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Sistema</w:t>
            </w:r>
          </w:p>
        </w:tc>
        <w:tc>
          <w:tcPr>
            <w:tcW w:w="1167" w:type="pct"/>
            <w:tcBorders>
              <w:top w:val="single" w:sz="4" w:space="0" w:color="auto"/>
              <w:left w:val="nil"/>
              <w:bottom w:val="single" w:sz="4" w:space="0" w:color="auto"/>
              <w:right w:val="single" w:sz="4" w:space="0" w:color="auto"/>
            </w:tcBorders>
            <w:shd w:val="clear" w:color="auto" w:fill="auto"/>
            <w:vAlign w:val="bottom"/>
            <w:hideMark/>
          </w:tcPr>
          <w:p w14:paraId="7D66CB24"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Los correos son enviados en los momentos esperados.</w:t>
            </w:r>
            <w:r w:rsidRPr="00D86EDA">
              <w:rPr>
                <w:rFonts w:ascii="Arial" w:eastAsia="Times New Roman" w:hAnsi="Arial" w:cs="Arial"/>
                <w:color w:val="000000"/>
                <w:kern w:val="0"/>
                <w:sz w:val="18"/>
                <w:szCs w:val="18"/>
                <w:lang w:eastAsia="es-CL"/>
                <w14:ligatures w14:val="none"/>
              </w:rPr>
              <w:br/>
              <w:t>- Se incluye un formato claro y profesional.</w:t>
            </w:r>
            <w:r w:rsidRPr="00D86EDA">
              <w:rPr>
                <w:rFonts w:ascii="Arial" w:eastAsia="Times New Roman" w:hAnsi="Arial" w:cs="Arial"/>
                <w:color w:val="000000"/>
                <w:kern w:val="0"/>
                <w:sz w:val="18"/>
                <w:szCs w:val="18"/>
                <w:lang w:eastAsia="es-CL"/>
                <w14:ligatures w14:val="none"/>
              </w:rPr>
              <w:br/>
              <w:t>- Correos no válidos generan un registro de error.</w:t>
            </w:r>
          </w:p>
        </w:tc>
      </w:tr>
      <w:tr w:rsidR="00776D71" w:rsidRPr="00D86EDA" w14:paraId="4D427FC3"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7927FD9C"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9</w:t>
            </w:r>
          </w:p>
        </w:tc>
        <w:tc>
          <w:tcPr>
            <w:tcW w:w="842" w:type="pct"/>
            <w:tcBorders>
              <w:top w:val="nil"/>
              <w:left w:val="nil"/>
              <w:bottom w:val="single" w:sz="4" w:space="0" w:color="auto"/>
              <w:right w:val="single" w:sz="4" w:space="0" w:color="auto"/>
            </w:tcBorders>
            <w:shd w:val="clear" w:color="auto" w:fill="auto"/>
            <w:vAlign w:val="center"/>
            <w:hideMark/>
          </w:tcPr>
          <w:p w14:paraId="0E3938F2"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Gestión de Usuarios</w:t>
            </w:r>
          </w:p>
        </w:tc>
        <w:tc>
          <w:tcPr>
            <w:tcW w:w="1265" w:type="pct"/>
            <w:tcBorders>
              <w:top w:val="nil"/>
              <w:left w:val="nil"/>
              <w:bottom w:val="single" w:sz="4" w:space="0" w:color="auto"/>
              <w:right w:val="single" w:sz="4" w:space="0" w:color="auto"/>
            </w:tcBorders>
            <w:shd w:val="clear" w:color="auto" w:fill="auto"/>
            <w:hideMark/>
          </w:tcPr>
          <w:p w14:paraId="444A4559"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Los administradores pueden gestionar usuarios del sistema. Esto incluye creación, eliminación, actualización de datos, y asignación de roles (</w:t>
            </w:r>
            <w:proofErr w:type="spellStart"/>
            <w:r w:rsidRPr="00D86EDA">
              <w:rPr>
                <w:rFonts w:ascii="Arial" w:eastAsia="Times New Roman" w:hAnsi="Arial" w:cs="Arial"/>
                <w:color w:val="000000"/>
                <w:kern w:val="0"/>
                <w:sz w:val="18"/>
                <w:szCs w:val="18"/>
                <w:lang w:eastAsia="es-CL"/>
                <w14:ligatures w14:val="none"/>
              </w:rPr>
              <w:t>admin</w:t>
            </w:r>
            <w:proofErr w:type="spellEnd"/>
            <w:r w:rsidRPr="00D86EDA">
              <w:rPr>
                <w:rFonts w:ascii="Arial" w:eastAsia="Times New Roman" w:hAnsi="Arial" w:cs="Arial"/>
                <w:color w:val="000000"/>
                <w:kern w:val="0"/>
                <w:sz w:val="18"/>
                <w:szCs w:val="18"/>
                <w:lang w:eastAsia="es-CL"/>
                <w14:ligatures w14:val="none"/>
              </w:rPr>
              <w:t>, usuario).</w:t>
            </w:r>
          </w:p>
        </w:tc>
        <w:tc>
          <w:tcPr>
            <w:tcW w:w="560" w:type="pct"/>
            <w:tcBorders>
              <w:top w:val="nil"/>
              <w:left w:val="nil"/>
              <w:bottom w:val="single" w:sz="4" w:space="0" w:color="auto"/>
              <w:right w:val="single" w:sz="4" w:space="0" w:color="auto"/>
            </w:tcBorders>
            <w:shd w:val="clear" w:color="auto" w:fill="auto"/>
            <w:noWrap/>
            <w:vAlign w:val="center"/>
            <w:hideMark/>
          </w:tcPr>
          <w:p w14:paraId="70535254"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Baja</w:t>
            </w:r>
          </w:p>
        </w:tc>
        <w:tc>
          <w:tcPr>
            <w:tcW w:w="967" w:type="pct"/>
            <w:tcBorders>
              <w:top w:val="nil"/>
              <w:left w:val="nil"/>
              <w:bottom w:val="single" w:sz="4" w:space="0" w:color="auto"/>
              <w:right w:val="single" w:sz="4" w:space="0" w:color="auto"/>
            </w:tcBorders>
            <w:shd w:val="clear" w:color="auto" w:fill="auto"/>
            <w:vAlign w:val="center"/>
            <w:hideMark/>
          </w:tcPr>
          <w:p w14:paraId="478A490A"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Administrador</w:t>
            </w:r>
          </w:p>
        </w:tc>
        <w:tc>
          <w:tcPr>
            <w:tcW w:w="1167" w:type="pct"/>
            <w:tcBorders>
              <w:top w:val="nil"/>
              <w:left w:val="nil"/>
              <w:bottom w:val="single" w:sz="4" w:space="0" w:color="auto"/>
              <w:right w:val="single" w:sz="4" w:space="0" w:color="auto"/>
            </w:tcBorders>
            <w:shd w:val="clear" w:color="auto" w:fill="auto"/>
            <w:vAlign w:val="bottom"/>
            <w:hideMark/>
          </w:tcPr>
          <w:p w14:paraId="1F20ED76"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Los administradores pueden listar todos los usuarios existentes.</w:t>
            </w:r>
            <w:r w:rsidRPr="00D86EDA">
              <w:rPr>
                <w:rFonts w:ascii="Arial" w:eastAsia="Times New Roman" w:hAnsi="Arial" w:cs="Arial"/>
                <w:color w:val="000000"/>
                <w:kern w:val="0"/>
                <w:sz w:val="18"/>
                <w:szCs w:val="18"/>
                <w:lang w:eastAsia="es-CL"/>
                <w14:ligatures w14:val="none"/>
              </w:rPr>
              <w:br/>
              <w:t>- Los cambios en los roles se reflejan de inmediato.</w:t>
            </w:r>
            <w:r w:rsidRPr="00D86EDA">
              <w:rPr>
                <w:rFonts w:ascii="Arial" w:eastAsia="Times New Roman" w:hAnsi="Arial" w:cs="Arial"/>
                <w:color w:val="000000"/>
                <w:kern w:val="0"/>
                <w:sz w:val="18"/>
                <w:szCs w:val="18"/>
                <w:lang w:eastAsia="es-CL"/>
                <w14:ligatures w14:val="none"/>
              </w:rPr>
              <w:br/>
              <w:t>- No se permite borrar usuarios activos.</w:t>
            </w:r>
          </w:p>
        </w:tc>
      </w:tr>
      <w:tr w:rsidR="00776D71" w:rsidRPr="00D86EDA" w14:paraId="45114E16"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0B2C4904"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10</w:t>
            </w:r>
          </w:p>
        </w:tc>
        <w:tc>
          <w:tcPr>
            <w:tcW w:w="842" w:type="pct"/>
            <w:tcBorders>
              <w:top w:val="nil"/>
              <w:left w:val="nil"/>
              <w:bottom w:val="single" w:sz="4" w:space="0" w:color="auto"/>
              <w:right w:val="single" w:sz="4" w:space="0" w:color="auto"/>
            </w:tcBorders>
            <w:shd w:val="clear" w:color="auto" w:fill="auto"/>
            <w:vAlign w:val="center"/>
            <w:hideMark/>
          </w:tcPr>
          <w:p w14:paraId="3CF9C484"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Generación de Reportes</w:t>
            </w:r>
          </w:p>
        </w:tc>
        <w:tc>
          <w:tcPr>
            <w:tcW w:w="1265" w:type="pct"/>
            <w:tcBorders>
              <w:top w:val="nil"/>
              <w:left w:val="nil"/>
              <w:bottom w:val="single" w:sz="4" w:space="0" w:color="auto"/>
              <w:right w:val="single" w:sz="4" w:space="0" w:color="auto"/>
            </w:tcBorders>
            <w:shd w:val="clear" w:color="auto" w:fill="auto"/>
            <w:hideMark/>
          </w:tcPr>
          <w:p w14:paraId="54F4E048" w14:textId="2D193881"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Los administradores pueden generar reportes detallados sobre las órdenes de transporte, usuarios registrados, y clientes. Los reportes son exportables a formatos como PDF y Excel</w:t>
            </w:r>
            <w:r w:rsidR="004674C8" w:rsidRPr="00D86EDA">
              <w:rPr>
                <w:rFonts w:ascii="Arial" w:eastAsia="Times New Roman" w:hAnsi="Arial" w:cs="Arial"/>
                <w:color w:val="000000"/>
                <w:kern w:val="0"/>
                <w:sz w:val="18"/>
                <w:szCs w:val="18"/>
                <w:lang w:eastAsia="es-CL"/>
                <w14:ligatures w14:val="none"/>
              </w:rPr>
              <w:fldChar w:fldCharType="begin"/>
            </w:r>
            <w:r w:rsidR="004674C8" w:rsidRPr="00D86EDA">
              <w:rPr>
                <w:rFonts w:ascii="Arial" w:hAnsi="Arial" w:cs="Arial"/>
              </w:rPr>
              <w:instrText xml:space="preserve"> XE "</w:instrText>
            </w:r>
            <w:r w:rsidR="004674C8" w:rsidRPr="00D86EDA">
              <w:rPr>
                <w:rFonts w:ascii="Arial" w:hAnsi="Arial" w:cs="Arial"/>
                <w:b/>
                <w:color w:val="000000" w:themeColor="text1"/>
                <w:sz w:val="24"/>
                <w:szCs w:val="24"/>
                <w:lang w:eastAsia="es-CL"/>
              </w:rPr>
              <w:instrText>Excel</w:instrText>
            </w:r>
            <w:r w:rsidR="004674C8" w:rsidRPr="00D86EDA">
              <w:rPr>
                <w:rFonts w:ascii="Arial" w:hAnsi="Arial" w:cs="Arial"/>
                <w:b/>
                <w:color w:val="000000" w:themeColor="text1"/>
              </w:rPr>
              <w:instrText>:</w:instrText>
            </w:r>
            <w:r w:rsidR="004674C8" w:rsidRPr="00D86EDA">
              <w:rPr>
                <w:rFonts w:ascii="Arial" w:hAnsi="Arial" w:cs="Arial"/>
              </w:rPr>
              <w:instrText xml:space="preserve">Programa de hoja de cálculos" </w:instrText>
            </w:r>
            <w:r w:rsidR="004674C8" w:rsidRPr="00D86EDA">
              <w:rPr>
                <w:rFonts w:ascii="Arial" w:eastAsia="Times New Roman" w:hAnsi="Arial" w:cs="Arial"/>
                <w:color w:val="000000"/>
                <w:kern w:val="0"/>
                <w:sz w:val="18"/>
                <w:szCs w:val="18"/>
                <w:lang w:eastAsia="es-CL"/>
                <w14:ligatures w14:val="none"/>
              </w:rPr>
              <w:fldChar w:fldCharType="end"/>
            </w:r>
            <w:r w:rsidRPr="00D86EDA">
              <w:rPr>
                <w:rFonts w:ascii="Arial" w:eastAsia="Times New Roman" w:hAnsi="Arial" w:cs="Arial"/>
                <w:color w:val="000000"/>
                <w:kern w:val="0"/>
                <w:sz w:val="18"/>
                <w:szCs w:val="18"/>
                <w:lang w:eastAsia="es-CL"/>
                <w14:ligatures w14:val="none"/>
              </w:rPr>
              <w:t>.</w:t>
            </w:r>
          </w:p>
        </w:tc>
        <w:tc>
          <w:tcPr>
            <w:tcW w:w="560" w:type="pct"/>
            <w:tcBorders>
              <w:top w:val="nil"/>
              <w:left w:val="nil"/>
              <w:bottom w:val="single" w:sz="4" w:space="0" w:color="auto"/>
              <w:right w:val="single" w:sz="4" w:space="0" w:color="auto"/>
            </w:tcBorders>
            <w:shd w:val="clear" w:color="auto" w:fill="auto"/>
            <w:noWrap/>
            <w:vAlign w:val="center"/>
            <w:hideMark/>
          </w:tcPr>
          <w:p w14:paraId="514D0C50"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Media</w:t>
            </w:r>
          </w:p>
        </w:tc>
        <w:tc>
          <w:tcPr>
            <w:tcW w:w="967" w:type="pct"/>
            <w:tcBorders>
              <w:top w:val="nil"/>
              <w:left w:val="nil"/>
              <w:bottom w:val="single" w:sz="4" w:space="0" w:color="auto"/>
              <w:right w:val="single" w:sz="4" w:space="0" w:color="auto"/>
            </w:tcBorders>
            <w:shd w:val="clear" w:color="auto" w:fill="auto"/>
            <w:vAlign w:val="center"/>
            <w:hideMark/>
          </w:tcPr>
          <w:p w14:paraId="13DE30F5"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Administrador</w:t>
            </w:r>
          </w:p>
        </w:tc>
        <w:tc>
          <w:tcPr>
            <w:tcW w:w="1167" w:type="pct"/>
            <w:tcBorders>
              <w:top w:val="nil"/>
              <w:left w:val="nil"/>
              <w:bottom w:val="single" w:sz="4" w:space="0" w:color="auto"/>
              <w:right w:val="single" w:sz="4" w:space="0" w:color="auto"/>
            </w:tcBorders>
            <w:shd w:val="clear" w:color="auto" w:fill="auto"/>
            <w:vAlign w:val="bottom"/>
            <w:hideMark/>
          </w:tcPr>
          <w:p w14:paraId="4E08DCF4"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El reporte incluye filtros como rango de fechas y estados.</w:t>
            </w:r>
            <w:r w:rsidRPr="00D86EDA">
              <w:rPr>
                <w:rFonts w:ascii="Arial" w:eastAsia="Times New Roman" w:hAnsi="Arial" w:cs="Arial"/>
                <w:color w:val="000000"/>
                <w:kern w:val="0"/>
                <w:sz w:val="18"/>
                <w:szCs w:val="18"/>
                <w:lang w:eastAsia="es-CL"/>
                <w14:ligatures w14:val="none"/>
              </w:rPr>
              <w:br/>
              <w:t>- Los datos exportados coinciden con los visibles en la interfaz.</w:t>
            </w:r>
          </w:p>
        </w:tc>
      </w:tr>
      <w:tr w:rsidR="00776D71" w:rsidRPr="00D86EDA" w14:paraId="77B0931B"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43ED8CD7"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11</w:t>
            </w:r>
          </w:p>
        </w:tc>
        <w:tc>
          <w:tcPr>
            <w:tcW w:w="842" w:type="pct"/>
            <w:tcBorders>
              <w:top w:val="nil"/>
              <w:left w:val="nil"/>
              <w:bottom w:val="single" w:sz="4" w:space="0" w:color="auto"/>
              <w:right w:val="single" w:sz="4" w:space="0" w:color="auto"/>
            </w:tcBorders>
            <w:shd w:val="clear" w:color="auto" w:fill="auto"/>
            <w:vAlign w:val="center"/>
            <w:hideMark/>
          </w:tcPr>
          <w:p w14:paraId="0B40EEB3"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Diseño de Interfaz de Usuario</w:t>
            </w:r>
          </w:p>
        </w:tc>
        <w:tc>
          <w:tcPr>
            <w:tcW w:w="1265" w:type="pct"/>
            <w:tcBorders>
              <w:top w:val="nil"/>
              <w:left w:val="nil"/>
              <w:bottom w:val="single" w:sz="4" w:space="0" w:color="auto"/>
              <w:right w:val="single" w:sz="4" w:space="0" w:color="auto"/>
            </w:tcBorders>
            <w:shd w:val="clear" w:color="auto" w:fill="auto"/>
            <w:hideMark/>
          </w:tcPr>
          <w:p w14:paraId="5511ED4B"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La aplicación debe contar con una interfaz visual amigable y responsiva, diseñada para adaptarse a dispositivos móviles, tabletas, y pantallas de escritorio.</w:t>
            </w:r>
          </w:p>
        </w:tc>
        <w:tc>
          <w:tcPr>
            <w:tcW w:w="560" w:type="pct"/>
            <w:tcBorders>
              <w:top w:val="nil"/>
              <w:left w:val="nil"/>
              <w:bottom w:val="single" w:sz="4" w:space="0" w:color="auto"/>
              <w:right w:val="single" w:sz="4" w:space="0" w:color="auto"/>
            </w:tcBorders>
            <w:shd w:val="clear" w:color="auto" w:fill="auto"/>
            <w:noWrap/>
            <w:vAlign w:val="center"/>
            <w:hideMark/>
          </w:tcPr>
          <w:p w14:paraId="2BC92CCA"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5FC8135A"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Usuario</w:t>
            </w:r>
          </w:p>
        </w:tc>
        <w:tc>
          <w:tcPr>
            <w:tcW w:w="1167" w:type="pct"/>
            <w:tcBorders>
              <w:top w:val="nil"/>
              <w:left w:val="nil"/>
              <w:bottom w:val="single" w:sz="4" w:space="0" w:color="auto"/>
              <w:right w:val="single" w:sz="4" w:space="0" w:color="auto"/>
            </w:tcBorders>
            <w:shd w:val="clear" w:color="auto" w:fill="auto"/>
            <w:vAlign w:val="bottom"/>
            <w:hideMark/>
          </w:tcPr>
          <w:p w14:paraId="199B58F6"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La interfaz funciona correctamente en diferentes dispositivos y navegadores.</w:t>
            </w:r>
            <w:r w:rsidRPr="00D86EDA">
              <w:rPr>
                <w:rFonts w:ascii="Arial" w:eastAsia="Times New Roman" w:hAnsi="Arial" w:cs="Arial"/>
                <w:color w:val="000000"/>
                <w:kern w:val="0"/>
                <w:sz w:val="18"/>
                <w:szCs w:val="18"/>
                <w:lang w:eastAsia="es-CL"/>
                <w14:ligatures w14:val="none"/>
              </w:rPr>
              <w:br/>
              <w:t>- Los formularios son fáciles de completar y tienen mensajes claros para errores.</w:t>
            </w:r>
          </w:p>
        </w:tc>
      </w:tr>
      <w:tr w:rsidR="00776D71" w:rsidRPr="00D86EDA" w14:paraId="24087CFB"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4C08666C"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12</w:t>
            </w:r>
          </w:p>
        </w:tc>
        <w:tc>
          <w:tcPr>
            <w:tcW w:w="842" w:type="pct"/>
            <w:tcBorders>
              <w:top w:val="nil"/>
              <w:left w:val="nil"/>
              <w:bottom w:val="single" w:sz="4" w:space="0" w:color="auto"/>
              <w:right w:val="single" w:sz="4" w:space="0" w:color="auto"/>
            </w:tcBorders>
            <w:shd w:val="clear" w:color="auto" w:fill="auto"/>
            <w:vAlign w:val="center"/>
            <w:hideMark/>
          </w:tcPr>
          <w:p w14:paraId="794E218F"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Seguridad de Contraseñas</w:t>
            </w:r>
          </w:p>
        </w:tc>
        <w:tc>
          <w:tcPr>
            <w:tcW w:w="1265" w:type="pct"/>
            <w:tcBorders>
              <w:top w:val="nil"/>
              <w:left w:val="nil"/>
              <w:bottom w:val="single" w:sz="4" w:space="0" w:color="auto"/>
              <w:right w:val="single" w:sz="4" w:space="0" w:color="auto"/>
            </w:tcBorders>
            <w:shd w:val="clear" w:color="auto" w:fill="auto"/>
            <w:hideMark/>
          </w:tcPr>
          <w:p w14:paraId="456A7378"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xml:space="preserve">Todas las contraseñas se almacenan en formato encriptado en la base de datos usando un algoritmo seguro como </w:t>
            </w:r>
            <w:proofErr w:type="spellStart"/>
            <w:r w:rsidRPr="00D86EDA">
              <w:rPr>
                <w:rFonts w:ascii="Arial" w:eastAsia="Times New Roman" w:hAnsi="Arial" w:cs="Arial"/>
                <w:color w:val="000000"/>
                <w:kern w:val="0"/>
                <w:sz w:val="18"/>
                <w:szCs w:val="18"/>
                <w:lang w:eastAsia="es-CL"/>
                <w14:ligatures w14:val="none"/>
              </w:rPr>
              <w:t>bcrypt</w:t>
            </w:r>
            <w:proofErr w:type="spellEnd"/>
            <w:r w:rsidRPr="00D86EDA">
              <w:rPr>
                <w:rFonts w:ascii="Arial" w:eastAsia="Times New Roman" w:hAnsi="Arial" w:cs="Arial"/>
                <w:color w:val="000000"/>
                <w:kern w:val="0"/>
                <w:sz w:val="18"/>
                <w:szCs w:val="18"/>
                <w:lang w:eastAsia="es-CL"/>
                <w14:ligatures w14:val="none"/>
              </w:rPr>
              <w:t>.</w:t>
            </w:r>
          </w:p>
        </w:tc>
        <w:tc>
          <w:tcPr>
            <w:tcW w:w="560" w:type="pct"/>
            <w:tcBorders>
              <w:top w:val="nil"/>
              <w:left w:val="nil"/>
              <w:bottom w:val="single" w:sz="4" w:space="0" w:color="auto"/>
              <w:right w:val="single" w:sz="4" w:space="0" w:color="auto"/>
            </w:tcBorders>
            <w:shd w:val="clear" w:color="auto" w:fill="auto"/>
            <w:noWrap/>
            <w:vAlign w:val="center"/>
            <w:hideMark/>
          </w:tcPr>
          <w:p w14:paraId="1FDC9AA3"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6D252319"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Sistema</w:t>
            </w:r>
          </w:p>
        </w:tc>
        <w:tc>
          <w:tcPr>
            <w:tcW w:w="1167" w:type="pct"/>
            <w:tcBorders>
              <w:top w:val="nil"/>
              <w:left w:val="nil"/>
              <w:bottom w:val="single" w:sz="4" w:space="0" w:color="auto"/>
              <w:right w:val="single" w:sz="4" w:space="0" w:color="auto"/>
            </w:tcBorders>
            <w:shd w:val="clear" w:color="auto" w:fill="auto"/>
            <w:vAlign w:val="bottom"/>
            <w:hideMark/>
          </w:tcPr>
          <w:p w14:paraId="44C065A6"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Las contraseñas en texto plano no son visibles ni recuperables.</w:t>
            </w:r>
            <w:r w:rsidRPr="00D86EDA">
              <w:rPr>
                <w:rFonts w:ascii="Arial" w:eastAsia="Times New Roman" w:hAnsi="Arial" w:cs="Arial"/>
                <w:color w:val="000000"/>
                <w:kern w:val="0"/>
                <w:sz w:val="18"/>
                <w:szCs w:val="18"/>
                <w:lang w:eastAsia="es-CL"/>
                <w14:ligatures w14:val="none"/>
              </w:rPr>
              <w:br/>
              <w:t>- El sistema previene ataques como fuerza bruta y solicita contraseñas fuertes.</w:t>
            </w:r>
          </w:p>
        </w:tc>
      </w:tr>
      <w:tr w:rsidR="00776D71" w:rsidRPr="00D86EDA" w14:paraId="3664FD82"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74AF5D55"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13</w:t>
            </w:r>
          </w:p>
        </w:tc>
        <w:tc>
          <w:tcPr>
            <w:tcW w:w="842" w:type="pct"/>
            <w:tcBorders>
              <w:top w:val="nil"/>
              <w:left w:val="nil"/>
              <w:bottom w:val="single" w:sz="4" w:space="0" w:color="auto"/>
              <w:right w:val="single" w:sz="4" w:space="0" w:color="auto"/>
            </w:tcBorders>
            <w:shd w:val="clear" w:color="auto" w:fill="auto"/>
            <w:vAlign w:val="center"/>
            <w:hideMark/>
          </w:tcPr>
          <w:p w14:paraId="069C6FE8" w14:textId="265F0E60"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Integración con Azure</w:t>
            </w:r>
            <w:r w:rsidR="00A9243B" w:rsidRPr="00D86EDA">
              <w:rPr>
                <w:rFonts w:ascii="Arial" w:eastAsia="Times New Roman" w:hAnsi="Arial" w:cs="Arial"/>
                <w:color w:val="000000"/>
                <w:kern w:val="0"/>
                <w:sz w:val="18"/>
                <w:szCs w:val="18"/>
                <w:lang w:eastAsia="es-CL"/>
                <w14:ligatures w14:val="none"/>
              </w:rPr>
              <w:fldChar w:fldCharType="begin"/>
            </w:r>
            <w:r w:rsidR="00A9243B" w:rsidRPr="00D86EDA">
              <w:rPr>
                <w:rFonts w:ascii="Arial" w:hAnsi="Arial" w:cs="Arial"/>
              </w:rPr>
              <w:instrText xml:space="preserve"> XE "</w:instrText>
            </w:r>
            <w:r w:rsidR="00A9243B" w:rsidRPr="00D86EDA">
              <w:rPr>
                <w:rFonts w:ascii="Arial" w:hAnsi="Arial" w:cs="Arial"/>
                <w:b/>
                <w:color w:val="000000" w:themeColor="text1"/>
                <w:sz w:val="24"/>
                <w:szCs w:val="24"/>
                <w:lang w:eastAsia="es-CL"/>
              </w:rPr>
              <w:instrText>Azure</w:instrText>
            </w:r>
            <w:r w:rsidR="00A9243B" w:rsidRPr="00D86EDA">
              <w:rPr>
                <w:rFonts w:ascii="Arial" w:hAnsi="Arial" w:cs="Arial"/>
                <w:b/>
                <w:color w:val="000000" w:themeColor="text1"/>
              </w:rPr>
              <w:instrText>:</w:instrText>
            </w:r>
            <w:r w:rsidR="00A9243B" w:rsidRPr="00D86EDA">
              <w:rPr>
                <w:rFonts w:ascii="Arial" w:hAnsi="Arial" w:cs="Arial"/>
              </w:rPr>
              <w:instrText xml:space="preserve">Es la plataforma Microsoft que ofrece servicios en la nube" </w:instrText>
            </w:r>
            <w:r w:rsidR="00A9243B" w:rsidRPr="00D86EDA">
              <w:rPr>
                <w:rFonts w:ascii="Arial" w:eastAsia="Times New Roman" w:hAnsi="Arial" w:cs="Arial"/>
                <w:color w:val="000000"/>
                <w:kern w:val="0"/>
                <w:sz w:val="18"/>
                <w:szCs w:val="18"/>
                <w:lang w:eastAsia="es-CL"/>
                <w14:ligatures w14:val="none"/>
              </w:rPr>
              <w:fldChar w:fldCharType="end"/>
            </w:r>
            <w:r w:rsidRPr="00D86EDA">
              <w:rPr>
                <w:rFonts w:ascii="Arial" w:eastAsia="Times New Roman" w:hAnsi="Arial" w:cs="Arial"/>
                <w:color w:val="000000"/>
                <w:kern w:val="0"/>
                <w:sz w:val="18"/>
                <w:szCs w:val="18"/>
                <w:lang w:eastAsia="es-CL"/>
                <w14:ligatures w14:val="none"/>
              </w:rPr>
              <w:t xml:space="preserve"> SQL</w:t>
            </w:r>
          </w:p>
        </w:tc>
        <w:tc>
          <w:tcPr>
            <w:tcW w:w="1265" w:type="pct"/>
            <w:tcBorders>
              <w:top w:val="nil"/>
              <w:left w:val="nil"/>
              <w:bottom w:val="single" w:sz="4" w:space="0" w:color="auto"/>
              <w:right w:val="single" w:sz="4" w:space="0" w:color="auto"/>
            </w:tcBorders>
            <w:shd w:val="clear" w:color="auto" w:fill="auto"/>
            <w:hideMark/>
          </w:tcPr>
          <w:p w14:paraId="3A7DCBA8" w14:textId="7D901258"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Configuración de la base de datos en Azure</w:t>
            </w:r>
            <w:r w:rsidR="00A9243B" w:rsidRPr="00D86EDA">
              <w:rPr>
                <w:rFonts w:ascii="Arial" w:eastAsia="Times New Roman" w:hAnsi="Arial" w:cs="Arial"/>
                <w:color w:val="000000"/>
                <w:kern w:val="0"/>
                <w:sz w:val="18"/>
                <w:szCs w:val="18"/>
                <w:lang w:eastAsia="es-CL"/>
                <w14:ligatures w14:val="none"/>
              </w:rPr>
              <w:fldChar w:fldCharType="begin"/>
            </w:r>
            <w:r w:rsidR="00A9243B" w:rsidRPr="00D86EDA">
              <w:rPr>
                <w:rFonts w:ascii="Arial" w:hAnsi="Arial" w:cs="Arial"/>
              </w:rPr>
              <w:instrText xml:space="preserve"> XE "</w:instrText>
            </w:r>
            <w:r w:rsidR="00A9243B" w:rsidRPr="00D86EDA">
              <w:rPr>
                <w:rFonts w:ascii="Arial" w:hAnsi="Arial" w:cs="Arial"/>
                <w:b/>
                <w:color w:val="000000" w:themeColor="text1"/>
                <w:sz w:val="24"/>
                <w:szCs w:val="24"/>
                <w:lang w:eastAsia="es-CL"/>
              </w:rPr>
              <w:instrText>Azure</w:instrText>
            </w:r>
            <w:r w:rsidR="00A9243B" w:rsidRPr="00D86EDA">
              <w:rPr>
                <w:rFonts w:ascii="Arial" w:hAnsi="Arial" w:cs="Arial"/>
                <w:b/>
                <w:color w:val="000000" w:themeColor="text1"/>
              </w:rPr>
              <w:instrText>:</w:instrText>
            </w:r>
            <w:r w:rsidR="00A9243B" w:rsidRPr="00D86EDA">
              <w:rPr>
                <w:rFonts w:ascii="Arial" w:hAnsi="Arial" w:cs="Arial"/>
              </w:rPr>
              <w:instrText xml:space="preserve">Es la plataforma Microsoft que ofrece servicios en la nube" </w:instrText>
            </w:r>
            <w:r w:rsidR="00A9243B" w:rsidRPr="00D86EDA">
              <w:rPr>
                <w:rFonts w:ascii="Arial" w:eastAsia="Times New Roman" w:hAnsi="Arial" w:cs="Arial"/>
                <w:color w:val="000000"/>
                <w:kern w:val="0"/>
                <w:sz w:val="18"/>
                <w:szCs w:val="18"/>
                <w:lang w:eastAsia="es-CL"/>
                <w14:ligatures w14:val="none"/>
              </w:rPr>
              <w:fldChar w:fldCharType="end"/>
            </w:r>
            <w:r w:rsidRPr="00D86EDA">
              <w:rPr>
                <w:rFonts w:ascii="Arial" w:eastAsia="Times New Roman" w:hAnsi="Arial" w:cs="Arial"/>
                <w:color w:val="000000"/>
                <w:kern w:val="0"/>
                <w:sz w:val="18"/>
                <w:szCs w:val="18"/>
                <w:lang w:eastAsia="es-CL"/>
                <w14:ligatures w14:val="none"/>
              </w:rPr>
              <w:t xml:space="preserve"> SQL para almacenar la información del sistema (usuarios, empresas, órdenes, etc.), garantizando integridad y rendimiento.</w:t>
            </w:r>
          </w:p>
        </w:tc>
        <w:tc>
          <w:tcPr>
            <w:tcW w:w="560" w:type="pct"/>
            <w:tcBorders>
              <w:top w:val="nil"/>
              <w:left w:val="nil"/>
              <w:bottom w:val="single" w:sz="4" w:space="0" w:color="auto"/>
              <w:right w:val="single" w:sz="4" w:space="0" w:color="auto"/>
            </w:tcBorders>
            <w:shd w:val="clear" w:color="auto" w:fill="auto"/>
            <w:noWrap/>
            <w:vAlign w:val="center"/>
            <w:hideMark/>
          </w:tcPr>
          <w:p w14:paraId="06FAC49A"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5D54EFE1"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Sistema</w:t>
            </w:r>
          </w:p>
        </w:tc>
        <w:tc>
          <w:tcPr>
            <w:tcW w:w="1167" w:type="pct"/>
            <w:tcBorders>
              <w:top w:val="nil"/>
              <w:left w:val="nil"/>
              <w:bottom w:val="single" w:sz="4" w:space="0" w:color="auto"/>
              <w:right w:val="single" w:sz="4" w:space="0" w:color="auto"/>
            </w:tcBorders>
            <w:shd w:val="clear" w:color="auto" w:fill="auto"/>
            <w:vAlign w:val="bottom"/>
            <w:hideMark/>
          </w:tcPr>
          <w:p w14:paraId="1E8383D3"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La base de datos se conecta exitosamente con la capa de negocio.</w:t>
            </w:r>
            <w:r w:rsidRPr="00D86EDA">
              <w:rPr>
                <w:rFonts w:ascii="Arial" w:eastAsia="Times New Roman" w:hAnsi="Arial" w:cs="Arial"/>
                <w:color w:val="000000"/>
                <w:kern w:val="0"/>
                <w:sz w:val="18"/>
                <w:szCs w:val="18"/>
                <w:lang w:eastAsia="es-CL"/>
                <w14:ligatures w14:val="none"/>
              </w:rPr>
              <w:br/>
              <w:t>- Las consultas y escrituras son rápidas y confiables.</w:t>
            </w:r>
          </w:p>
        </w:tc>
      </w:tr>
      <w:tr w:rsidR="00776D71" w:rsidRPr="00D86EDA" w14:paraId="7C9980F4"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5B5E457B"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lastRenderedPageBreak/>
              <w:t>14</w:t>
            </w:r>
          </w:p>
        </w:tc>
        <w:tc>
          <w:tcPr>
            <w:tcW w:w="842" w:type="pct"/>
            <w:tcBorders>
              <w:top w:val="nil"/>
              <w:left w:val="nil"/>
              <w:bottom w:val="single" w:sz="4" w:space="0" w:color="auto"/>
              <w:right w:val="single" w:sz="4" w:space="0" w:color="auto"/>
            </w:tcBorders>
            <w:shd w:val="clear" w:color="auto" w:fill="auto"/>
            <w:vAlign w:val="center"/>
            <w:hideMark/>
          </w:tcPr>
          <w:p w14:paraId="4A9C770B" w14:textId="43E23520"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Hosting en Azure</w:t>
            </w:r>
            <w:r w:rsidR="00A9243B" w:rsidRPr="00D86EDA">
              <w:rPr>
                <w:rFonts w:ascii="Arial" w:eastAsia="Times New Roman" w:hAnsi="Arial" w:cs="Arial"/>
                <w:color w:val="000000"/>
                <w:kern w:val="0"/>
                <w:sz w:val="18"/>
                <w:szCs w:val="18"/>
                <w:lang w:eastAsia="es-CL"/>
                <w14:ligatures w14:val="none"/>
              </w:rPr>
              <w:fldChar w:fldCharType="begin"/>
            </w:r>
            <w:r w:rsidR="00A9243B" w:rsidRPr="00D86EDA">
              <w:rPr>
                <w:rFonts w:ascii="Arial" w:hAnsi="Arial" w:cs="Arial"/>
              </w:rPr>
              <w:instrText xml:space="preserve"> XE "</w:instrText>
            </w:r>
            <w:r w:rsidR="00A9243B" w:rsidRPr="00D86EDA">
              <w:rPr>
                <w:rFonts w:ascii="Arial" w:hAnsi="Arial" w:cs="Arial"/>
                <w:b/>
                <w:color w:val="000000" w:themeColor="text1"/>
                <w:sz w:val="24"/>
                <w:szCs w:val="24"/>
                <w:lang w:eastAsia="es-CL"/>
              </w:rPr>
              <w:instrText>Azure</w:instrText>
            </w:r>
            <w:r w:rsidR="00A9243B" w:rsidRPr="00D86EDA">
              <w:rPr>
                <w:rFonts w:ascii="Arial" w:hAnsi="Arial" w:cs="Arial"/>
                <w:b/>
                <w:color w:val="000000" w:themeColor="text1"/>
              </w:rPr>
              <w:instrText>:</w:instrText>
            </w:r>
            <w:r w:rsidR="00A9243B" w:rsidRPr="00D86EDA">
              <w:rPr>
                <w:rFonts w:ascii="Arial" w:hAnsi="Arial" w:cs="Arial"/>
              </w:rPr>
              <w:instrText xml:space="preserve">Es la plataforma Microsoft que ofrece servicios en la nube" </w:instrText>
            </w:r>
            <w:r w:rsidR="00A9243B" w:rsidRPr="00D86EDA">
              <w:rPr>
                <w:rFonts w:ascii="Arial" w:eastAsia="Times New Roman" w:hAnsi="Arial" w:cs="Arial"/>
                <w:color w:val="000000"/>
                <w:kern w:val="0"/>
                <w:sz w:val="18"/>
                <w:szCs w:val="18"/>
                <w:lang w:eastAsia="es-CL"/>
                <w14:ligatures w14:val="none"/>
              </w:rPr>
              <w:fldChar w:fldCharType="end"/>
            </w:r>
          </w:p>
        </w:tc>
        <w:tc>
          <w:tcPr>
            <w:tcW w:w="1265" w:type="pct"/>
            <w:tcBorders>
              <w:top w:val="nil"/>
              <w:left w:val="nil"/>
              <w:bottom w:val="single" w:sz="4" w:space="0" w:color="auto"/>
              <w:right w:val="single" w:sz="4" w:space="0" w:color="auto"/>
            </w:tcBorders>
            <w:shd w:val="clear" w:color="auto" w:fill="auto"/>
            <w:hideMark/>
          </w:tcPr>
          <w:p w14:paraId="6F8FC865" w14:textId="6062ACCC"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Configuración de la infraestructura en Azure</w:t>
            </w:r>
            <w:r w:rsidR="00A9243B" w:rsidRPr="00D86EDA">
              <w:rPr>
                <w:rFonts w:ascii="Arial" w:eastAsia="Times New Roman" w:hAnsi="Arial" w:cs="Arial"/>
                <w:color w:val="000000"/>
                <w:kern w:val="0"/>
                <w:sz w:val="18"/>
                <w:szCs w:val="18"/>
                <w:lang w:eastAsia="es-CL"/>
                <w14:ligatures w14:val="none"/>
              </w:rPr>
              <w:fldChar w:fldCharType="begin"/>
            </w:r>
            <w:r w:rsidR="00A9243B" w:rsidRPr="00D86EDA">
              <w:rPr>
                <w:rFonts w:ascii="Arial" w:hAnsi="Arial" w:cs="Arial"/>
              </w:rPr>
              <w:instrText xml:space="preserve"> XE "</w:instrText>
            </w:r>
            <w:r w:rsidR="00A9243B" w:rsidRPr="00D86EDA">
              <w:rPr>
                <w:rFonts w:ascii="Arial" w:hAnsi="Arial" w:cs="Arial"/>
                <w:b/>
                <w:color w:val="000000" w:themeColor="text1"/>
                <w:sz w:val="24"/>
                <w:szCs w:val="24"/>
                <w:lang w:eastAsia="es-CL"/>
              </w:rPr>
              <w:instrText>Azure</w:instrText>
            </w:r>
            <w:r w:rsidR="00A9243B" w:rsidRPr="00D86EDA">
              <w:rPr>
                <w:rFonts w:ascii="Arial" w:hAnsi="Arial" w:cs="Arial"/>
                <w:b/>
                <w:color w:val="000000" w:themeColor="text1"/>
              </w:rPr>
              <w:instrText>:</w:instrText>
            </w:r>
            <w:r w:rsidR="00A9243B" w:rsidRPr="00D86EDA">
              <w:rPr>
                <w:rFonts w:ascii="Arial" w:hAnsi="Arial" w:cs="Arial"/>
              </w:rPr>
              <w:instrText xml:space="preserve">Es la plataforma Microsoft que ofrece servicios en la nube" </w:instrText>
            </w:r>
            <w:r w:rsidR="00A9243B" w:rsidRPr="00D86EDA">
              <w:rPr>
                <w:rFonts w:ascii="Arial" w:eastAsia="Times New Roman" w:hAnsi="Arial" w:cs="Arial"/>
                <w:color w:val="000000"/>
                <w:kern w:val="0"/>
                <w:sz w:val="18"/>
                <w:szCs w:val="18"/>
                <w:lang w:eastAsia="es-CL"/>
                <w14:ligatures w14:val="none"/>
              </w:rPr>
              <w:fldChar w:fldCharType="end"/>
            </w:r>
            <w:r w:rsidRPr="00D86EDA">
              <w:rPr>
                <w:rFonts w:ascii="Arial" w:eastAsia="Times New Roman" w:hAnsi="Arial" w:cs="Arial"/>
                <w:color w:val="000000"/>
                <w:kern w:val="0"/>
                <w:sz w:val="18"/>
                <w:szCs w:val="18"/>
                <w:lang w:eastAsia="es-CL"/>
                <w14:ligatures w14:val="none"/>
              </w:rPr>
              <w:t xml:space="preserve"> para hospedar la aplicación web. Esto incluye el </w:t>
            </w:r>
            <w:proofErr w:type="spellStart"/>
            <w:r w:rsidRPr="00D86EDA">
              <w:rPr>
                <w:rFonts w:ascii="Arial" w:eastAsia="Times New Roman" w:hAnsi="Arial" w:cs="Arial"/>
                <w:color w:val="000000"/>
                <w:kern w:val="0"/>
                <w:sz w:val="18"/>
                <w:szCs w:val="18"/>
                <w:lang w:eastAsia="es-CL"/>
                <w14:ligatures w14:val="none"/>
              </w:rPr>
              <w:t>backend</w:t>
            </w:r>
            <w:proofErr w:type="spellEnd"/>
            <w:r w:rsidRPr="00D86EDA">
              <w:rPr>
                <w:rFonts w:ascii="Arial" w:eastAsia="Times New Roman" w:hAnsi="Arial" w:cs="Arial"/>
                <w:color w:val="000000"/>
                <w:kern w:val="0"/>
                <w:sz w:val="18"/>
                <w:szCs w:val="18"/>
                <w:lang w:eastAsia="es-CL"/>
                <w14:ligatures w14:val="none"/>
              </w:rPr>
              <w:t xml:space="preserve"> en Azure</w:t>
            </w:r>
            <w:r w:rsidR="00A9243B" w:rsidRPr="00D86EDA">
              <w:rPr>
                <w:rFonts w:ascii="Arial" w:eastAsia="Times New Roman" w:hAnsi="Arial" w:cs="Arial"/>
                <w:color w:val="000000"/>
                <w:kern w:val="0"/>
                <w:sz w:val="18"/>
                <w:szCs w:val="18"/>
                <w:lang w:eastAsia="es-CL"/>
                <w14:ligatures w14:val="none"/>
              </w:rPr>
              <w:fldChar w:fldCharType="begin"/>
            </w:r>
            <w:r w:rsidR="00A9243B" w:rsidRPr="00D86EDA">
              <w:rPr>
                <w:rFonts w:ascii="Arial" w:hAnsi="Arial" w:cs="Arial"/>
              </w:rPr>
              <w:instrText xml:space="preserve"> XE "</w:instrText>
            </w:r>
            <w:r w:rsidR="00A9243B" w:rsidRPr="00D86EDA">
              <w:rPr>
                <w:rFonts w:ascii="Arial" w:hAnsi="Arial" w:cs="Arial"/>
                <w:b/>
                <w:color w:val="000000" w:themeColor="text1"/>
                <w:sz w:val="24"/>
                <w:szCs w:val="24"/>
                <w:lang w:eastAsia="es-CL"/>
              </w:rPr>
              <w:instrText>Azure</w:instrText>
            </w:r>
            <w:r w:rsidR="00A9243B" w:rsidRPr="00D86EDA">
              <w:rPr>
                <w:rFonts w:ascii="Arial" w:hAnsi="Arial" w:cs="Arial"/>
                <w:b/>
                <w:color w:val="000000" w:themeColor="text1"/>
              </w:rPr>
              <w:instrText>:</w:instrText>
            </w:r>
            <w:r w:rsidR="00A9243B" w:rsidRPr="00D86EDA">
              <w:rPr>
                <w:rFonts w:ascii="Arial" w:hAnsi="Arial" w:cs="Arial"/>
              </w:rPr>
              <w:instrText xml:space="preserve">Es la plataforma Microsoft que ofrece servicios en la nube" </w:instrText>
            </w:r>
            <w:r w:rsidR="00A9243B" w:rsidRPr="00D86EDA">
              <w:rPr>
                <w:rFonts w:ascii="Arial" w:eastAsia="Times New Roman" w:hAnsi="Arial" w:cs="Arial"/>
                <w:color w:val="000000"/>
                <w:kern w:val="0"/>
                <w:sz w:val="18"/>
                <w:szCs w:val="18"/>
                <w:lang w:eastAsia="es-CL"/>
                <w14:ligatures w14:val="none"/>
              </w:rPr>
              <w:fldChar w:fldCharType="end"/>
            </w:r>
            <w:r w:rsidRPr="00D86EDA">
              <w:rPr>
                <w:rFonts w:ascii="Arial" w:eastAsia="Times New Roman" w:hAnsi="Arial" w:cs="Arial"/>
                <w:color w:val="000000"/>
                <w:kern w:val="0"/>
                <w:sz w:val="18"/>
                <w:szCs w:val="18"/>
                <w:lang w:eastAsia="es-CL"/>
                <w14:ligatures w14:val="none"/>
              </w:rPr>
              <w:t xml:space="preserve"> App </w:t>
            </w:r>
            <w:proofErr w:type="spellStart"/>
            <w:r w:rsidRPr="00D86EDA">
              <w:rPr>
                <w:rFonts w:ascii="Arial" w:eastAsia="Times New Roman" w:hAnsi="Arial" w:cs="Arial"/>
                <w:color w:val="000000"/>
                <w:kern w:val="0"/>
                <w:sz w:val="18"/>
                <w:szCs w:val="18"/>
                <w:lang w:eastAsia="es-CL"/>
                <w14:ligatures w14:val="none"/>
              </w:rPr>
              <w:t>Services</w:t>
            </w:r>
            <w:proofErr w:type="spellEnd"/>
            <w:r w:rsidRPr="00D86EDA">
              <w:rPr>
                <w:rFonts w:ascii="Arial" w:eastAsia="Times New Roman" w:hAnsi="Arial" w:cs="Arial"/>
                <w:color w:val="000000"/>
                <w:kern w:val="0"/>
                <w:sz w:val="18"/>
                <w:szCs w:val="18"/>
                <w:lang w:eastAsia="es-CL"/>
                <w14:ligatures w14:val="none"/>
              </w:rPr>
              <w:t xml:space="preserve"> y la base de datos en Azure</w:t>
            </w:r>
            <w:r w:rsidR="00A9243B" w:rsidRPr="00D86EDA">
              <w:rPr>
                <w:rFonts w:ascii="Arial" w:eastAsia="Times New Roman" w:hAnsi="Arial" w:cs="Arial"/>
                <w:color w:val="000000"/>
                <w:kern w:val="0"/>
                <w:sz w:val="18"/>
                <w:szCs w:val="18"/>
                <w:lang w:eastAsia="es-CL"/>
                <w14:ligatures w14:val="none"/>
              </w:rPr>
              <w:fldChar w:fldCharType="begin"/>
            </w:r>
            <w:r w:rsidR="00A9243B" w:rsidRPr="00D86EDA">
              <w:rPr>
                <w:rFonts w:ascii="Arial" w:hAnsi="Arial" w:cs="Arial"/>
              </w:rPr>
              <w:instrText xml:space="preserve"> XE "</w:instrText>
            </w:r>
            <w:r w:rsidR="00A9243B" w:rsidRPr="00D86EDA">
              <w:rPr>
                <w:rFonts w:ascii="Arial" w:hAnsi="Arial" w:cs="Arial"/>
                <w:b/>
                <w:color w:val="000000" w:themeColor="text1"/>
                <w:sz w:val="24"/>
                <w:szCs w:val="24"/>
                <w:lang w:eastAsia="es-CL"/>
              </w:rPr>
              <w:instrText>Azure</w:instrText>
            </w:r>
            <w:r w:rsidR="00A9243B" w:rsidRPr="00D86EDA">
              <w:rPr>
                <w:rFonts w:ascii="Arial" w:hAnsi="Arial" w:cs="Arial"/>
                <w:b/>
                <w:color w:val="000000" w:themeColor="text1"/>
              </w:rPr>
              <w:instrText>:</w:instrText>
            </w:r>
            <w:r w:rsidR="00A9243B" w:rsidRPr="00D86EDA">
              <w:rPr>
                <w:rFonts w:ascii="Arial" w:hAnsi="Arial" w:cs="Arial"/>
              </w:rPr>
              <w:instrText xml:space="preserve">Es la plataforma Microsoft que ofrece servicios en la nube" </w:instrText>
            </w:r>
            <w:r w:rsidR="00A9243B" w:rsidRPr="00D86EDA">
              <w:rPr>
                <w:rFonts w:ascii="Arial" w:eastAsia="Times New Roman" w:hAnsi="Arial" w:cs="Arial"/>
                <w:color w:val="000000"/>
                <w:kern w:val="0"/>
                <w:sz w:val="18"/>
                <w:szCs w:val="18"/>
                <w:lang w:eastAsia="es-CL"/>
                <w14:ligatures w14:val="none"/>
              </w:rPr>
              <w:fldChar w:fldCharType="end"/>
            </w:r>
            <w:r w:rsidRPr="00D86EDA">
              <w:rPr>
                <w:rFonts w:ascii="Arial" w:eastAsia="Times New Roman" w:hAnsi="Arial" w:cs="Arial"/>
                <w:color w:val="000000"/>
                <w:kern w:val="0"/>
                <w:sz w:val="18"/>
                <w:szCs w:val="18"/>
                <w:lang w:eastAsia="es-CL"/>
                <w14:ligatures w14:val="none"/>
              </w:rPr>
              <w:t xml:space="preserve"> SQL </w:t>
            </w:r>
            <w:proofErr w:type="spellStart"/>
            <w:r w:rsidRPr="00D86EDA">
              <w:rPr>
                <w:rFonts w:ascii="Arial" w:eastAsia="Times New Roman" w:hAnsi="Arial" w:cs="Arial"/>
                <w:color w:val="000000"/>
                <w:kern w:val="0"/>
                <w:sz w:val="18"/>
                <w:szCs w:val="18"/>
                <w:lang w:eastAsia="es-CL"/>
                <w14:ligatures w14:val="none"/>
              </w:rPr>
              <w:t>Database</w:t>
            </w:r>
            <w:proofErr w:type="spellEnd"/>
            <w:r w:rsidRPr="00D86EDA">
              <w:rPr>
                <w:rFonts w:ascii="Arial" w:eastAsia="Times New Roman" w:hAnsi="Arial" w:cs="Arial"/>
                <w:color w:val="000000"/>
                <w:kern w:val="0"/>
                <w:sz w:val="18"/>
                <w:szCs w:val="18"/>
                <w:lang w:eastAsia="es-CL"/>
                <w14:ligatures w14:val="none"/>
              </w:rPr>
              <w:t>.</w:t>
            </w:r>
          </w:p>
        </w:tc>
        <w:tc>
          <w:tcPr>
            <w:tcW w:w="560" w:type="pct"/>
            <w:tcBorders>
              <w:top w:val="nil"/>
              <w:left w:val="nil"/>
              <w:bottom w:val="single" w:sz="4" w:space="0" w:color="auto"/>
              <w:right w:val="single" w:sz="4" w:space="0" w:color="auto"/>
            </w:tcBorders>
            <w:shd w:val="clear" w:color="auto" w:fill="auto"/>
            <w:noWrap/>
            <w:vAlign w:val="center"/>
            <w:hideMark/>
          </w:tcPr>
          <w:p w14:paraId="7A07BE01"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16111B2F"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Sistema</w:t>
            </w:r>
          </w:p>
        </w:tc>
        <w:tc>
          <w:tcPr>
            <w:tcW w:w="1167" w:type="pct"/>
            <w:tcBorders>
              <w:top w:val="nil"/>
              <w:left w:val="nil"/>
              <w:bottom w:val="single" w:sz="4" w:space="0" w:color="auto"/>
              <w:right w:val="single" w:sz="4" w:space="0" w:color="auto"/>
            </w:tcBorders>
            <w:shd w:val="clear" w:color="auto" w:fill="auto"/>
            <w:vAlign w:val="bottom"/>
            <w:hideMark/>
          </w:tcPr>
          <w:p w14:paraId="294CA66E" w14:textId="75FDE519"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La aplicación es accesible mediante una URL pública.</w:t>
            </w:r>
            <w:r w:rsidRPr="00D86EDA">
              <w:rPr>
                <w:rFonts w:ascii="Arial" w:eastAsia="Times New Roman" w:hAnsi="Arial" w:cs="Arial"/>
                <w:color w:val="000000"/>
                <w:kern w:val="0"/>
                <w:sz w:val="18"/>
                <w:szCs w:val="18"/>
                <w:lang w:eastAsia="es-CL"/>
                <w14:ligatures w14:val="none"/>
              </w:rPr>
              <w:br/>
              <w:t>- La infraestructura es escalable y permite monitoreo mediante Azure</w:t>
            </w:r>
            <w:r w:rsidR="00A9243B" w:rsidRPr="00D86EDA">
              <w:rPr>
                <w:rFonts w:ascii="Arial" w:eastAsia="Times New Roman" w:hAnsi="Arial" w:cs="Arial"/>
                <w:color w:val="000000"/>
                <w:kern w:val="0"/>
                <w:sz w:val="18"/>
                <w:szCs w:val="18"/>
                <w:lang w:eastAsia="es-CL"/>
                <w14:ligatures w14:val="none"/>
              </w:rPr>
              <w:fldChar w:fldCharType="begin"/>
            </w:r>
            <w:r w:rsidR="00A9243B" w:rsidRPr="00D86EDA">
              <w:rPr>
                <w:rFonts w:ascii="Arial" w:hAnsi="Arial" w:cs="Arial"/>
              </w:rPr>
              <w:instrText xml:space="preserve"> XE "</w:instrText>
            </w:r>
            <w:r w:rsidR="00A9243B" w:rsidRPr="00D86EDA">
              <w:rPr>
                <w:rFonts w:ascii="Arial" w:hAnsi="Arial" w:cs="Arial"/>
                <w:b/>
                <w:color w:val="000000" w:themeColor="text1"/>
                <w:sz w:val="24"/>
                <w:szCs w:val="24"/>
                <w:lang w:eastAsia="es-CL"/>
              </w:rPr>
              <w:instrText>Azure</w:instrText>
            </w:r>
            <w:r w:rsidR="00A9243B" w:rsidRPr="00D86EDA">
              <w:rPr>
                <w:rFonts w:ascii="Arial" w:hAnsi="Arial" w:cs="Arial"/>
                <w:b/>
                <w:color w:val="000000" w:themeColor="text1"/>
              </w:rPr>
              <w:instrText>:</w:instrText>
            </w:r>
            <w:r w:rsidR="00A9243B" w:rsidRPr="00D86EDA">
              <w:rPr>
                <w:rFonts w:ascii="Arial" w:hAnsi="Arial" w:cs="Arial"/>
              </w:rPr>
              <w:instrText xml:space="preserve">Es la plataforma Microsoft que ofrece servicios en la nube" </w:instrText>
            </w:r>
            <w:r w:rsidR="00A9243B" w:rsidRPr="00D86EDA">
              <w:rPr>
                <w:rFonts w:ascii="Arial" w:eastAsia="Times New Roman" w:hAnsi="Arial" w:cs="Arial"/>
                <w:color w:val="000000"/>
                <w:kern w:val="0"/>
                <w:sz w:val="18"/>
                <w:szCs w:val="18"/>
                <w:lang w:eastAsia="es-CL"/>
                <w14:ligatures w14:val="none"/>
              </w:rPr>
              <w:fldChar w:fldCharType="end"/>
            </w:r>
            <w:r w:rsidRPr="00D86EDA">
              <w:rPr>
                <w:rFonts w:ascii="Arial" w:eastAsia="Times New Roman" w:hAnsi="Arial" w:cs="Arial"/>
                <w:color w:val="000000"/>
                <w:kern w:val="0"/>
                <w:sz w:val="18"/>
                <w:szCs w:val="18"/>
                <w:lang w:eastAsia="es-CL"/>
                <w14:ligatures w14:val="none"/>
              </w:rPr>
              <w:t xml:space="preserve"> Monitor.</w:t>
            </w:r>
          </w:p>
        </w:tc>
      </w:tr>
      <w:tr w:rsidR="00776D71" w:rsidRPr="00D86EDA" w14:paraId="6D2626F0"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27F51D48"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15</w:t>
            </w:r>
          </w:p>
        </w:tc>
        <w:tc>
          <w:tcPr>
            <w:tcW w:w="842" w:type="pct"/>
            <w:tcBorders>
              <w:top w:val="nil"/>
              <w:left w:val="nil"/>
              <w:bottom w:val="single" w:sz="4" w:space="0" w:color="auto"/>
              <w:right w:val="single" w:sz="4" w:space="0" w:color="auto"/>
            </w:tcBorders>
            <w:shd w:val="clear" w:color="auto" w:fill="auto"/>
            <w:vAlign w:val="center"/>
            <w:hideMark/>
          </w:tcPr>
          <w:p w14:paraId="01712AC0"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Pruebas Funcionales</w:t>
            </w:r>
          </w:p>
        </w:tc>
        <w:tc>
          <w:tcPr>
            <w:tcW w:w="1265" w:type="pct"/>
            <w:tcBorders>
              <w:top w:val="nil"/>
              <w:left w:val="nil"/>
              <w:bottom w:val="single" w:sz="4" w:space="0" w:color="auto"/>
              <w:right w:val="single" w:sz="4" w:space="0" w:color="auto"/>
            </w:tcBorders>
            <w:shd w:val="clear" w:color="auto" w:fill="auto"/>
            <w:hideMark/>
          </w:tcPr>
          <w:p w14:paraId="6D81C830"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Realización de pruebas para garantizar que todas las funcionalidades del sistema funcionan correctamente según los requisitos definidos.</w:t>
            </w:r>
          </w:p>
        </w:tc>
        <w:tc>
          <w:tcPr>
            <w:tcW w:w="560" w:type="pct"/>
            <w:tcBorders>
              <w:top w:val="nil"/>
              <w:left w:val="nil"/>
              <w:bottom w:val="single" w:sz="4" w:space="0" w:color="auto"/>
              <w:right w:val="single" w:sz="4" w:space="0" w:color="auto"/>
            </w:tcBorders>
            <w:shd w:val="clear" w:color="auto" w:fill="auto"/>
            <w:noWrap/>
            <w:vAlign w:val="center"/>
            <w:hideMark/>
          </w:tcPr>
          <w:p w14:paraId="26E9BB5F"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Alta</w:t>
            </w:r>
          </w:p>
        </w:tc>
        <w:tc>
          <w:tcPr>
            <w:tcW w:w="967" w:type="pct"/>
            <w:tcBorders>
              <w:top w:val="nil"/>
              <w:left w:val="nil"/>
              <w:bottom w:val="single" w:sz="4" w:space="0" w:color="auto"/>
              <w:right w:val="single" w:sz="4" w:space="0" w:color="auto"/>
            </w:tcBorders>
            <w:shd w:val="clear" w:color="auto" w:fill="auto"/>
            <w:vAlign w:val="center"/>
            <w:hideMark/>
          </w:tcPr>
          <w:p w14:paraId="6FC5FA1C"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Equipo de Desarrollo</w:t>
            </w:r>
          </w:p>
        </w:tc>
        <w:tc>
          <w:tcPr>
            <w:tcW w:w="1167" w:type="pct"/>
            <w:tcBorders>
              <w:top w:val="nil"/>
              <w:left w:val="nil"/>
              <w:bottom w:val="single" w:sz="4" w:space="0" w:color="auto"/>
              <w:right w:val="single" w:sz="4" w:space="0" w:color="auto"/>
            </w:tcBorders>
            <w:shd w:val="clear" w:color="auto" w:fill="auto"/>
            <w:vAlign w:val="bottom"/>
            <w:hideMark/>
          </w:tcPr>
          <w:p w14:paraId="1918F2C5"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Todas las funcionalidades críticas son probadas y validadas.</w:t>
            </w:r>
            <w:r w:rsidRPr="00D86EDA">
              <w:rPr>
                <w:rFonts w:ascii="Arial" w:eastAsia="Times New Roman" w:hAnsi="Arial" w:cs="Arial"/>
                <w:color w:val="000000"/>
                <w:kern w:val="0"/>
                <w:sz w:val="18"/>
                <w:szCs w:val="18"/>
                <w:lang w:eastAsia="es-CL"/>
                <w14:ligatures w14:val="none"/>
              </w:rPr>
              <w:br/>
              <w:t>- Se documentan los errores encontrados y las soluciones implementadas.</w:t>
            </w:r>
          </w:p>
        </w:tc>
      </w:tr>
      <w:tr w:rsidR="00776D71" w:rsidRPr="00D86EDA" w14:paraId="354A3FB2" w14:textId="77777777" w:rsidTr="009F0099">
        <w:trPr>
          <w:trHeight w:val="1068"/>
        </w:trPr>
        <w:tc>
          <w:tcPr>
            <w:tcW w:w="198" w:type="pct"/>
            <w:tcBorders>
              <w:top w:val="nil"/>
              <w:left w:val="single" w:sz="4" w:space="0" w:color="auto"/>
              <w:bottom w:val="single" w:sz="4" w:space="0" w:color="auto"/>
              <w:right w:val="single" w:sz="4" w:space="0" w:color="auto"/>
            </w:tcBorders>
            <w:shd w:val="clear" w:color="auto" w:fill="auto"/>
            <w:noWrap/>
            <w:vAlign w:val="center"/>
            <w:hideMark/>
          </w:tcPr>
          <w:p w14:paraId="6BB0A7F1"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16</w:t>
            </w:r>
          </w:p>
        </w:tc>
        <w:tc>
          <w:tcPr>
            <w:tcW w:w="842" w:type="pct"/>
            <w:tcBorders>
              <w:top w:val="nil"/>
              <w:left w:val="nil"/>
              <w:bottom w:val="single" w:sz="4" w:space="0" w:color="auto"/>
              <w:right w:val="single" w:sz="4" w:space="0" w:color="auto"/>
            </w:tcBorders>
            <w:shd w:val="clear" w:color="auto" w:fill="auto"/>
            <w:vAlign w:val="center"/>
            <w:hideMark/>
          </w:tcPr>
          <w:p w14:paraId="7327B1F9"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Documentación del Sistema</w:t>
            </w:r>
          </w:p>
        </w:tc>
        <w:tc>
          <w:tcPr>
            <w:tcW w:w="1265" w:type="pct"/>
            <w:tcBorders>
              <w:top w:val="nil"/>
              <w:left w:val="nil"/>
              <w:bottom w:val="single" w:sz="4" w:space="0" w:color="auto"/>
              <w:right w:val="single" w:sz="4" w:space="0" w:color="auto"/>
            </w:tcBorders>
            <w:shd w:val="clear" w:color="auto" w:fill="auto"/>
            <w:hideMark/>
          </w:tcPr>
          <w:p w14:paraId="54E38D2D"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Creación de manuales de usuario y documentación técnica para describir el uso y mantenimiento del sistema.</w:t>
            </w:r>
          </w:p>
        </w:tc>
        <w:tc>
          <w:tcPr>
            <w:tcW w:w="560" w:type="pct"/>
            <w:tcBorders>
              <w:top w:val="nil"/>
              <w:left w:val="nil"/>
              <w:bottom w:val="single" w:sz="4" w:space="0" w:color="auto"/>
              <w:right w:val="single" w:sz="4" w:space="0" w:color="auto"/>
            </w:tcBorders>
            <w:shd w:val="clear" w:color="auto" w:fill="auto"/>
            <w:noWrap/>
            <w:vAlign w:val="center"/>
            <w:hideMark/>
          </w:tcPr>
          <w:p w14:paraId="38ABCA98"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Baja</w:t>
            </w:r>
          </w:p>
        </w:tc>
        <w:tc>
          <w:tcPr>
            <w:tcW w:w="967" w:type="pct"/>
            <w:tcBorders>
              <w:top w:val="nil"/>
              <w:left w:val="nil"/>
              <w:bottom w:val="single" w:sz="4" w:space="0" w:color="auto"/>
              <w:right w:val="single" w:sz="4" w:space="0" w:color="auto"/>
            </w:tcBorders>
            <w:shd w:val="clear" w:color="auto" w:fill="auto"/>
            <w:vAlign w:val="center"/>
            <w:hideMark/>
          </w:tcPr>
          <w:p w14:paraId="3187FB7E" w14:textId="77777777" w:rsidR="00B56CDE" w:rsidRPr="00D86EDA" w:rsidRDefault="00B56CDE" w:rsidP="00B56CDE">
            <w:pPr>
              <w:spacing w:after="0" w:line="240" w:lineRule="auto"/>
              <w:jc w:val="center"/>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Equipo de Desarrollo</w:t>
            </w:r>
          </w:p>
        </w:tc>
        <w:tc>
          <w:tcPr>
            <w:tcW w:w="1167" w:type="pct"/>
            <w:tcBorders>
              <w:top w:val="nil"/>
              <w:left w:val="nil"/>
              <w:bottom w:val="single" w:sz="4" w:space="0" w:color="auto"/>
              <w:right w:val="single" w:sz="4" w:space="0" w:color="auto"/>
            </w:tcBorders>
            <w:shd w:val="clear" w:color="auto" w:fill="auto"/>
            <w:vAlign w:val="bottom"/>
            <w:hideMark/>
          </w:tcPr>
          <w:p w14:paraId="48C7D52F" w14:textId="77777777" w:rsidR="00B56CDE" w:rsidRPr="00D86EDA" w:rsidRDefault="00B56CDE" w:rsidP="00B56CDE">
            <w:pPr>
              <w:spacing w:after="0" w:line="240" w:lineRule="auto"/>
              <w:rPr>
                <w:rFonts w:ascii="Arial" w:eastAsia="Times New Roman" w:hAnsi="Arial" w:cs="Arial"/>
                <w:color w:val="000000"/>
                <w:kern w:val="0"/>
                <w:sz w:val="18"/>
                <w:szCs w:val="18"/>
                <w:lang w:eastAsia="es-CL"/>
                <w14:ligatures w14:val="none"/>
              </w:rPr>
            </w:pPr>
            <w:r w:rsidRPr="00D86EDA">
              <w:rPr>
                <w:rFonts w:ascii="Arial" w:eastAsia="Times New Roman" w:hAnsi="Arial" w:cs="Arial"/>
                <w:color w:val="000000"/>
                <w:kern w:val="0"/>
                <w:sz w:val="18"/>
                <w:szCs w:val="18"/>
                <w:lang w:eastAsia="es-CL"/>
                <w14:ligatures w14:val="none"/>
              </w:rPr>
              <w:t>- La documentación está actualizada y cubre todos los aspectos del sistema.</w:t>
            </w:r>
            <w:r w:rsidRPr="00D86EDA">
              <w:rPr>
                <w:rFonts w:ascii="Arial" w:eastAsia="Times New Roman" w:hAnsi="Arial" w:cs="Arial"/>
                <w:color w:val="000000"/>
                <w:kern w:val="0"/>
                <w:sz w:val="18"/>
                <w:szCs w:val="18"/>
                <w:lang w:eastAsia="es-CL"/>
                <w14:ligatures w14:val="none"/>
              </w:rPr>
              <w:br/>
              <w:t>- Los usuarios pueden seguir el manual para realizar tareas básicas.</w:t>
            </w:r>
          </w:p>
        </w:tc>
      </w:tr>
    </w:tbl>
    <w:p w14:paraId="6CDB3BB1" w14:textId="65760C37" w:rsidR="73B45C70" w:rsidRPr="00D86EDA" w:rsidRDefault="73B45C70" w:rsidP="73B45C70">
      <w:pPr>
        <w:pStyle w:val="Subtituloproyecto"/>
        <w:rPr>
          <w:rFonts w:cs="Arial"/>
        </w:rPr>
      </w:pPr>
    </w:p>
    <w:p w14:paraId="55E61412" w14:textId="62A8A422" w:rsidR="3429E53D" w:rsidRPr="00D86EDA" w:rsidRDefault="3429E53D" w:rsidP="3429E53D">
      <w:pPr>
        <w:pStyle w:val="Subtituloproyecto"/>
        <w:rPr>
          <w:rFonts w:cs="Arial"/>
        </w:rPr>
      </w:pPr>
    </w:p>
    <w:p w14:paraId="7D78D581" w14:textId="7A08134D" w:rsidR="0A42EE36" w:rsidRPr="00D86EDA" w:rsidRDefault="0A42EE36" w:rsidP="0A42EE36">
      <w:pPr>
        <w:pStyle w:val="Subtituloproyecto"/>
        <w:rPr>
          <w:rFonts w:cs="Arial"/>
        </w:rPr>
      </w:pPr>
    </w:p>
    <w:p w14:paraId="5345FB59" w14:textId="7369CDE4" w:rsidR="0A42EE36" w:rsidRPr="00D86EDA" w:rsidRDefault="0A42EE36" w:rsidP="0A42EE36">
      <w:pPr>
        <w:pStyle w:val="Subtituloproyecto"/>
        <w:rPr>
          <w:rFonts w:cs="Arial"/>
        </w:rPr>
      </w:pPr>
    </w:p>
    <w:p w14:paraId="39767DF3" w14:textId="26BEF9B9" w:rsidR="0A42EE36" w:rsidRPr="00D86EDA" w:rsidRDefault="0A42EE36" w:rsidP="0A42EE36">
      <w:pPr>
        <w:pStyle w:val="Subtituloproyecto"/>
        <w:rPr>
          <w:rFonts w:cs="Arial"/>
        </w:rPr>
      </w:pPr>
    </w:p>
    <w:p w14:paraId="27A3A15A" w14:textId="004829AA" w:rsidR="0A42EE36" w:rsidRPr="00D86EDA" w:rsidRDefault="0A42EE36" w:rsidP="0A42EE36">
      <w:pPr>
        <w:pStyle w:val="Subtituloproyecto"/>
        <w:rPr>
          <w:rFonts w:cs="Arial"/>
        </w:rPr>
      </w:pPr>
    </w:p>
    <w:p w14:paraId="09E907F6" w14:textId="3E0D7DF4" w:rsidR="0A42EE36" w:rsidRPr="00D86EDA" w:rsidRDefault="0A42EE36" w:rsidP="0A42EE36">
      <w:pPr>
        <w:pStyle w:val="Subtituloproyecto"/>
        <w:rPr>
          <w:rFonts w:cs="Arial"/>
        </w:rPr>
      </w:pPr>
    </w:p>
    <w:p w14:paraId="465952D1" w14:textId="54A05F75" w:rsidR="0A42EE36" w:rsidRPr="00D86EDA" w:rsidRDefault="0A42EE36" w:rsidP="0A42EE36">
      <w:pPr>
        <w:pStyle w:val="Subtituloproyecto"/>
        <w:rPr>
          <w:rFonts w:cs="Arial"/>
        </w:rPr>
      </w:pPr>
    </w:p>
    <w:p w14:paraId="46B76A02" w14:textId="5A1B9148" w:rsidR="0A42EE36" w:rsidRPr="00D86EDA" w:rsidRDefault="0A42EE36" w:rsidP="0A42EE36">
      <w:pPr>
        <w:pStyle w:val="Subtituloproyecto"/>
        <w:rPr>
          <w:rFonts w:cs="Arial"/>
        </w:rPr>
      </w:pPr>
    </w:p>
    <w:p w14:paraId="47D98800" w14:textId="344220ED" w:rsidR="0A42EE36" w:rsidRPr="00D86EDA" w:rsidRDefault="0A42EE36" w:rsidP="0A42EE36">
      <w:pPr>
        <w:pStyle w:val="Subtituloproyecto"/>
        <w:rPr>
          <w:rFonts w:cs="Arial"/>
        </w:rPr>
      </w:pPr>
    </w:p>
    <w:p w14:paraId="18A37694" w14:textId="4C0412AD" w:rsidR="0A42EE36" w:rsidRPr="00D86EDA" w:rsidRDefault="0A42EE36" w:rsidP="0A42EE36">
      <w:pPr>
        <w:pStyle w:val="Subtituloproyecto"/>
        <w:rPr>
          <w:rFonts w:cs="Arial"/>
        </w:rPr>
      </w:pPr>
    </w:p>
    <w:p w14:paraId="73EEA815" w14:textId="69322645" w:rsidR="0A42EE36" w:rsidRPr="00D86EDA" w:rsidRDefault="0A42EE36" w:rsidP="0A42EE36">
      <w:pPr>
        <w:pStyle w:val="Subtituloproyecto"/>
        <w:rPr>
          <w:rFonts w:cs="Arial"/>
        </w:rPr>
      </w:pPr>
    </w:p>
    <w:p w14:paraId="2CFC7E4B" w14:textId="7D5AB2F0" w:rsidR="0A42EE36" w:rsidRPr="00D86EDA" w:rsidRDefault="0A42EE36" w:rsidP="0A42EE36">
      <w:pPr>
        <w:pStyle w:val="Subtituloproyecto"/>
        <w:rPr>
          <w:rFonts w:cs="Arial"/>
        </w:rPr>
      </w:pPr>
    </w:p>
    <w:p w14:paraId="15AE3605" w14:textId="055C06FD" w:rsidR="0A42EE36" w:rsidRPr="00D86EDA" w:rsidRDefault="0A42EE36" w:rsidP="0A42EE36">
      <w:pPr>
        <w:pStyle w:val="Subtituloproyecto"/>
        <w:rPr>
          <w:rFonts w:cs="Arial"/>
        </w:rPr>
      </w:pPr>
    </w:p>
    <w:p w14:paraId="26A6DED1" w14:textId="5319D5A2" w:rsidR="0A42EE36" w:rsidRPr="00D86EDA" w:rsidRDefault="0A42EE36" w:rsidP="0A42EE36">
      <w:pPr>
        <w:pStyle w:val="Subtituloproyecto"/>
        <w:rPr>
          <w:rFonts w:cs="Arial"/>
        </w:rPr>
      </w:pPr>
    </w:p>
    <w:p w14:paraId="7E577C53" w14:textId="532F1F06" w:rsidR="00325D5F" w:rsidRPr="00D86EDA" w:rsidRDefault="001710F4" w:rsidP="4074C2D4">
      <w:pPr>
        <w:pStyle w:val="Subtituloproyecto"/>
        <w:outlineLvl w:val="1"/>
        <w:rPr>
          <w:rFonts w:cs="Arial"/>
        </w:rPr>
      </w:pPr>
      <w:bookmarkStart w:id="132" w:name="_Toc16643474"/>
      <w:bookmarkStart w:id="133" w:name="_Toc460650024"/>
      <w:bookmarkStart w:id="134" w:name="_Toc184323787"/>
      <w:r w:rsidRPr="00D86EDA">
        <w:rPr>
          <w:rFonts w:cs="Arial"/>
        </w:rPr>
        <w:t xml:space="preserve">Desarrollo de </w:t>
      </w:r>
      <w:r w:rsidR="275C86A2" w:rsidRPr="00D86EDA">
        <w:rPr>
          <w:rFonts w:cs="Arial"/>
        </w:rPr>
        <w:t>tareas</w:t>
      </w:r>
      <w:r w:rsidR="4BC600CB" w:rsidRPr="00D86EDA">
        <w:rPr>
          <w:rFonts w:cs="Arial"/>
        </w:rPr>
        <w:t>.</w:t>
      </w:r>
      <w:bookmarkEnd w:id="134"/>
      <w:r w:rsidRPr="00D86EDA">
        <w:rPr>
          <w:rFonts w:cs="Arial"/>
        </w:rPr>
        <w:fldChar w:fldCharType="begin"/>
      </w:r>
      <w:r w:rsidRPr="00D86EDA">
        <w:rPr>
          <w:rFonts w:cs="Arial"/>
        </w:rPr>
        <w:instrText xml:space="preserve"> XE "</w:instrText>
      </w:r>
      <w:r w:rsidRPr="00D86EDA">
        <w:rPr>
          <w:rFonts w:cs="Arial"/>
          <w:b/>
          <w:bCs/>
          <w:color w:val="000000" w:themeColor="text1"/>
          <w:sz w:val="24"/>
          <w:szCs w:val="24"/>
          <w:lang w:eastAsia="es-CL"/>
        </w:rPr>
        <w:instrText>Sprint</w:instrText>
      </w:r>
      <w:r w:rsidRPr="00D86EDA">
        <w:rPr>
          <w:rFonts w:cs="Arial"/>
          <w:b/>
          <w:bCs/>
          <w:color w:val="000000" w:themeColor="text1"/>
        </w:rPr>
        <w:instrText>:</w:instrText>
      </w:r>
      <w:r w:rsidRPr="00D86EDA">
        <w:rPr>
          <w:rFonts w:cs="Arial"/>
        </w:rPr>
        <w:instrText xml:space="preserve">Ciclo de ejecución de un proyecto" </w:instrText>
      </w:r>
      <w:r w:rsidRPr="00D86EDA">
        <w:rPr>
          <w:rFonts w:cs="Arial"/>
        </w:rPr>
        <w:fldChar w:fldCharType="end"/>
      </w:r>
      <w:bookmarkEnd w:id="132"/>
      <w:bookmarkEnd w:id="133"/>
    </w:p>
    <w:p w14:paraId="33136F94" w14:textId="5F4F14C1" w:rsidR="275C86A2" w:rsidRPr="00D86EDA" w:rsidRDefault="275C86A2" w:rsidP="6FA8F4A5">
      <w:pPr>
        <w:pStyle w:val="Subtituloproyecto"/>
        <w:rPr>
          <w:rFonts w:cs="Arial"/>
        </w:rPr>
      </w:pPr>
      <w:r w:rsidRPr="00D86EDA">
        <w:rPr>
          <w:rFonts w:cs="Arial"/>
        </w:rPr>
        <w:t>Primer entregable</w:t>
      </w:r>
      <w:r w:rsidR="021F10F3" w:rsidRPr="00D86EDA">
        <w:rPr>
          <w:rFonts w:cs="Arial"/>
        </w:rPr>
        <w:t>.</w:t>
      </w:r>
    </w:p>
    <w:p w14:paraId="018A6133" w14:textId="4B324B02" w:rsidR="00333262" w:rsidRPr="00D86EDA" w:rsidRDefault="00A239F6" w:rsidP="00325D5F">
      <w:pPr>
        <w:pStyle w:val="ParrafoProyecto0"/>
      </w:pPr>
      <w:r w:rsidRPr="00D86EDA">
        <w:t xml:space="preserve">El desarrollo del </w:t>
      </w:r>
      <w:r w:rsidR="68161E0E" w:rsidRPr="00D86EDA">
        <w:t>primer entregable</w:t>
      </w:r>
      <w:r w:rsidR="00845D5C" w:rsidRPr="00D86EDA">
        <w:t xml:space="preserve"> </w:t>
      </w:r>
      <w:r w:rsidR="00C733C6" w:rsidRPr="00D86EDA">
        <w:t xml:space="preserve">involucra el desarrollo de las siguientes tareas en un periodo de </w:t>
      </w:r>
      <w:r w:rsidR="00325D5F" w:rsidRPr="00D86EDA">
        <w:t>20 días</w:t>
      </w:r>
      <w:r w:rsidR="4C6BCC34" w:rsidRPr="00D86EDA">
        <w:t>.</w:t>
      </w:r>
    </w:p>
    <w:p w14:paraId="36E093F9" w14:textId="46C82734" w:rsidR="009F0099" w:rsidRPr="00D86EDA" w:rsidRDefault="009F0099" w:rsidP="009F0099">
      <w:pPr>
        <w:pStyle w:val="Descripcin"/>
        <w:keepNext/>
        <w:rPr>
          <w:rFonts w:ascii="Arial" w:hAnsi="Arial" w:cs="Arial"/>
        </w:rPr>
      </w:pPr>
      <w:bookmarkStart w:id="135" w:name="_Toc184321191"/>
      <w:r w:rsidRPr="00D86EDA">
        <w:rPr>
          <w:rFonts w:ascii="Arial" w:hAnsi="Arial" w:cs="Arial"/>
        </w:rPr>
        <w:t xml:space="preserve">Tabla </w:t>
      </w:r>
      <w:r w:rsidR="002C5966" w:rsidRPr="00D86EDA">
        <w:rPr>
          <w:rFonts w:ascii="Arial" w:hAnsi="Arial" w:cs="Arial"/>
        </w:rPr>
        <w:fldChar w:fldCharType="begin"/>
      </w:r>
      <w:r w:rsidR="002C5966" w:rsidRPr="00D86EDA">
        <w:rPr>
          <w:rFonts w:ascii="Arial" w:hAnsi="Arial" w:cs="Arial"/>
        </w:rPr>
        <w:instrText xml:space="preserve"> SEQ Tabla \* ARABIC </w:instrText>
      </w:r>
      <w:r w:rsidR="002C5966" w:rsidRPr="00D86EDA">
        <w:rPr>
          <w:rFonts w:ascii="Arial" w:hAnsi="Arial" w:cs="Arial"/>
        </w:rPr>
        <w:fldChar w:fldCharType="separate"/>
      </w:r>
      <w:r w:rsidR="002C5966" w:rsidRPr="00D86EDA">
        <w:rPr>
          <w:rFonts w:ascii="Arial" w:hAnsi="Arial" w:cs="Arial"/>
          <w:noProof/>
        </w:rPr>
        <w:t>14</w:t>
      </w:r>
      <w:r w:rsidR="002C5966" w:rsidRPr="00D86EDA">
        <w:rPr>
          <w:rFonts w:ascii="Arial" w:hAnsi="Arial" w:cs="Arial"/>
          <w:noProof/>
        </w:rPr>
        <w:fldChar w:fldCharType="end"/>
      </w:r>
      <w:r w:rsidRPr="00D86EDA">
        <w:rPr>
          <w:rFonts w:ascii="Arial" w:hAnsi="Arial" w:cs="Arial"/>
        </w:rPr>
        <w:t xml:space="preserve"> - Tareas primer entregable</w:t>
      </w:r>
      <w:bookmarkEnd w:id="135"/>
    </w:p>
    <w:tbl>
      <w:tblPr>
        <w:tblW w:w="5000" w:type="pct"/>
        <w:tblCellMar>
          <w:left w:w="70" w:type="dxa"/>
          <w:right w:w="70" w:type="dxa"/>
        </w:tblCellMar>
        <w:tblLook w:val="04A0" w:firstRow="1" w:lastRow="0" w:firstColumn="1" w:lastColumn="0" w:noHBand="0" w:noVBand="1"/>
      </w:tblPr>
      <w:tblGrid>
        <w:gridCol w:w="364"/>
        <w:gridCol w:w="1375"/>
        <w:gridCol w:w="2650"/>
        <w:gridCol w:w="1757"/>
        <w:gridCol w:w="1208"/>
        <w:gridCol w:w="1474"/>
      </w:tblGrid>
      <w:tr w:rsidR="00957BA6" w:rsidRPr="00D86EDA" w14:paraId="5997DD31" w14:textId="77777777" w:rsidTr="009F0099">
        <w:trPr>
          <w:trHeight w:val="288"/>
        </w:trPr>
        <w:tc>
          <w:tcPr>
            <w:tcW w:w="206"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4CBFB04" w14:textId="77777777" w:rsidR="00957BA6" w:rsidRPr="00D86EDA" w:rsidRDefault="00957BA6" w:rsidP="00957BA6">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ID</w:t>
            </w:r>
          </w:p>
        </w:tc>
        <w:tc>
          <w:tcPr>
            <w:tcW w:w="779" w:type="pct"/>
            <w:tcBorders>
              <w:top w:val="single" w:sz="4" w:space="0" w:color="auto"/>
              <w:left w:val="nil"/>
              <w:bottom w:val="single" w:sz="4" w:space="0" w:color="auto"/>
              <w:right w:val="single" w:sz="4" w:space="0" w:color="auto"/>
            </w:tcBorders>
            <w:shd w:val="clear" w:color="000000" w:fill="D9D9D9"/>
            <w:vAlign w:val="center"/>
            <w:hideMark/>
          </w:tcPr>
          <w:p w14:paraId="40699747" w14:textId="77777777" w:rsidR="00957BA6" w:rsidRPr="00D86EDA" w:rsidRDefault="00957BA6" w:rsidP="00957BA6">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Título</w:t>
            </w:r>
          </w:p>
        </w:tc>
        <w:tc>
          <w:tcPr>
            <w:tcW w:w="1501" w:type="pct"/>
            <w:tcBorders>
              <w:top w:val="single" w:sz="4" w:space="0" w:color="auto"/>
              <w:left w:val="nil"/>
              <w:bottom w:val="single" w:sz="4" w:space="0" w:color="auto"/>
              <w:right w:val="single" w:sz="4" w:space="0" w:color="auto"/>
            </w:tcBorders>
            <w:shd w:val="clear" w:color="000000" w:fill="D9D9D9"/>
            <w:vAlign w:val="center"/>
            <w:hideMark/>
          </w:tcPr>
          <w:p w14:paraId="2DDD5BEE" w14:textId="77777777" w:rsidR="00957BA6" w:rsidRPr="00D86EDA" w:rsidRDefault="00957BA6" w:rsidP="00957BA6">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Descripción</w:t>
            </w:r>
          </w:p>
        </w:tc>
        <w:tc>
          <w:tcPr>
            <w:tcW w:w="995" w:type="pct"/>
            <w:tcBorders>
              <w:top w:val="single" w:sz="4" w:space="0" w:color="auto"/>
              <w:left w:val="nil"/>
              <w:bottom w:val="single" w:sz="4" w:space="0" w:color="auto"/>
              <w:right w:val="single" w:sz="4" w:space="0" w:color="auto"/>
            </w:tcBorders>
            <w:shd w:val="clear" w:color="000000" w:fill="D9D9D9"/>
            <w:vAlign w:val="center"/>
            <w:hideMark/>
          </w:tcPr>
          <w:p w14:paraId="201C8AD6" w14:textId="77777777" w:rsidR="00957BA6" w:rsidRPr="00D86EDA" w:rsidRDefault="00957BA6" w:rsidP="00957BA6">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Actor Principal</w:t>
            </w:r>
          </w:p>
        </w:tc>
        <w:tc>
          <w:tcPr>
            <w:tcW w:w="684" w:type="pct"/>
            <w:tcBorders>
              <w:top w:val="single" w:sz="4" w:space="0" w:color="auto"/>
              <w:left w:val="nil"/>
              <w:bottom w:val="single" w:sz="4" w:space="0" w:color="auto"/>
              <w:right w:val="single" w:sz="4" w:space="0" w:color="auto"/>
            </w:tcBorders>
            <w:shd w:val="clear" w:color="000000" w:fill="D9D9D9"/>
            <w:vAlign w:val="center"/>
            <w:hideMark/>
          </w:tcPr>
          <w:p w14:paraId="0206F143" w14:textId="77777777" w:rsidR="00957BA6" w:rsidRPr="00D86EDA" w:rsidRDefault="00957BA6" w:rsidP="00957BA6">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Estimación (Puntos)</w:t>
            </w:r>
          </w:p>
        </w:tc>
        <w:tc>
          <w:tcPr>
            <w:tcW w:w="835" w:type="pct"/>
            <w:tcBorders>
              <w:top w:val="single" w:sz="4" w:space="0" w:color="auto"/>
              <w:left w:val="nil"/>
              <w:bottom w:val="single" w:sz="4" w:space="0" w:color="auto"/>
              <w:right w:val="single" w:sz="4" w:space="0" w:color="auto"/>
            </w:tcBorders>
            <w:shd w:val="clear" w:color="000000" w:fill="D9D9D9"/>
            <w:vAlign w:val="center"/>
            <w:hideMark/>
          </w:tcPr>
          <w:p w14:paraId="5F624FAF" w14:textId="77777777" w:rsidR="00957BA6" w:rsidRPr="00D86EDA" w:rsidRDefault="00957BA6" w:rsidP="00957BA6">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Criterio de Aceptación</w:t>
            </w:r>
          </w:p>
        </w:tc>
      </w:tr>
      <w:tr w:rsidR="00957BA6" w:rsidRPr="00D86EDA" w14:paraId="751DF224" w14:textId="77777777" w:rsidTr="009F0099">
        <w:trPr>
          <w:trHeight w:val="864"/>
        </w:trPr>
        <w:tc>
          <w:tcPr>
            <w:tcW w:w="206" w:type="pct"/>
            <w:tcBorders>
              <w:top w:val="nil"/>
              <w:left w:val="single" w:sz="4" w:space="0" w:color="auto"/>
              <w:bottom w:val="single" w:sz="4" w:space="0" w:color="auto"/>
              <w:right w:val="single" w:sz="4" w:space="0" w:color="auto"/>
            </w:tcBorders>
            <w:shd w:val="clear" w:color="auto" w:fill="auto"/>
            <w:vAlign w:val="center"/>
            <w:hideMark/>
          </w:tcPr>
          <w:p w14:paraId="320D91DE"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1</w:t>
            </w:r>
          </w:p>
        </w:tc>
        <w:tc>
          <w:tcPr>
            <w:tcW w:w="779" w:type="pct"/>
            <w:tcBorders>
              <w:top w:val="nil"/>
              <w:left w:val="nil"/>
              <w:bottom w:val="single" w:sz="4" w:space="0" w:color="auto"/>
              <w:right w:val="single" w:sz="4" w:space="0" w:color="auto"/>
            </w:tcBorders>
            <w:shd w:val="clear" w:color="auto" w:fill="auto"/>
            <w:vAlign w:val="center"/>
            <w:hideMark/>
          </w:tcPr>
          <w:p w14:paraId="4DA1CF29"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Registro de Usuario</w:t>
            </w:r>
          </w:p>
        </w:tc>
        <w:tc>
          <w:tcPr>
            <w:tcW w:w="1501" w:type="pct"/>
            <w:tcBorders>
              <w:top w:val="nil"/>
              <w:left w:val="nil"/>
              <w:bottom w:val="single" w:sz="4" w:space="0" w:color="auto"/>
              <w:right w:val="single" w:sz="4" w:space="0" w:color="auto"/>
            </w:tcBorders>
            <w:shd w:val="clear" w:color="auto" w:fill="auto"/>
            <w:vAlign w:val="center"/>
            <w:hideMark/>
          </w:tcPr>
          <w:p w14:paraId="539525BF" w14:textId="77777777" w:rsidR="00957BA6" w:rsidRPr="00D86EDA" w:rsidRDefault="00957BA6" w:rsidP="00957BA6">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Permitir a los usuarios registrarse en el sistema.</w:t>
            </w:r>
          </w:p>
        </w:tc>
        <w:tc>
          <w:tcPr>
            <w:tcW w:w="995" w:type="pct"/>
            <w:tcBorders>
              <w:top w:val="nil"/>
              <w:left w:val="nil"/>
              <w:bottom w:val="single" w:sz="4" w:space="0" w:color="auto"/>
              <w:right w:val="single" w:sz="4" w:space="0" w:color="auto"/>
            </w:tcBorders>
            <w:shd w:val="clear" w:color="auto" w:fill="auto"/>
            <w:vAlign w:val="center"/>
            <w:hideMark/>
          </w:tcPr>
          <w:p w14:paraId="1BD5DFAA"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w:t>
            </w:r>
          </w:p>
        </w:tc>
        <w:tc>
          <w:tcPr>
            <w:tcW w:w="684" w:type="pct"/>
            <w:tcBorders>
              <w:top w:val="nil"/>
              <w:left w:val="nil"/>
              <w:bottom w:val="single" w:sz="4" w:space="0" w:color="auto"/>
              <w:right w:val="single" w:sz="4" w:space="0" w:color="auto"/>
            </w:tcBorders>
            <w:shd w:val="clear" w:color="auto" w:fill="auto"/>
            <w:vAlign w:val="center"/>
            <w:hideMark/>
          </w:tcPr>
          <w:p w14:paraId="76F236F9"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3</w:t>
            </w:r>
          </w:p>
        </w:tc>
        <w:tc>
          <w:tcPr>
            <w:tcW w:w="835" w:type="pct"/>
            <w:tcBorders>
              <w:top w:val="nil"/>
              <w:left w:val="nil"/>
              <w:bottom w:val="single" w:sz="4" w:space="0" w:color="auto"/>
              <w:right w:val="single" w:sz="4" w:space="0" w:color="auto"/>
            </w:tcBorders>
            <w:shd w:val="clear" w:color="auto" w:fill="auto"/>
            <w:hideMark/>
          </w:tcPr>
          <w:p w14:paraId="4533F3D4" w14:textId="77777777" w:rsidR="00957BA6" w:rsidRPr="00D86EDA" w:rsidRDefault="00957BA6" w:rsidP="00957BA6">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Usuarios pueden registrarse y recibir un correo de bienvenida.</w:t>
            </w:r>
          </w:p>
        </w:tc>
      </w:tr>
      <w:tr w:rsidR="00957BA6" w:rsidRPr="00D86EDA" w14:paraId="56A9EAA5" w14:textId="77777777" w:rsidTr="009F0099">
        <w:trPr>
          <w:trHeight w:val="576"/>
        </w:trPr>
        <w:tc>
          <w:tcPr>
            <w:tcW w:w="206" w:type="pct"/>
            <w:tcBorders>
              <w:top w:val="nil"/>
              <w:left w:val="single" w:sz="4" w:space="0" w:color="auto"/>
              <w:bottom w:val="single" w:sz="4" w:space="0" w:color="auto"/>
              <w:right w:val="single" w:sz="4" w:space="0" w:color="auto"/>
            </w:tcBorders>
            <w:shd w:val="clear" w:color="auto" w:fill="auto"/>
            <w:vAlign w:val="center"/>
            <w:hideMark/>
          </w:tcPr>
          <w:p w14:paraId="18DF3F06"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2</w:t>
            </w:r>
          </w:p>
        </w:tc>
        <w:tc>
          <w:tcPr>
            <w:tcW w:w="779" w:type="pct"/>
            <w:tcBorders>
              <w:top w:val="nil"/>
              <w:left w:val="nil"/>
              <w:bottom w:val="single" w:sz="4" w:space="0" w:color="auto"/>
              <w:right w:val="single" w:sz="4" w:space="0" w:color="auto"/>
            </w:tcBorders>
            <w:shd w:val="clear" w:color="auto" w:fill="auto"/>
            <w:vAlign w:val="center"/>
            <w:hideMark/>
          </w:tcPr>
          <w:p w14:paraId="47818B0B"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Inicio de Sesión</w:t>
            </w:r>
          </w:p>
        </w:tc>
        <w:tc>
          <w:tcPr>
            <w:tcW w:w="1501" w:type="pct"/>
            <w:tcBorders>
              <w:top w:val="nil"/>
              <w:left w:val="nil"/>
              <w:bottom w:val="single" w:sz="4" w:space="0" w:color="auto"/>
              <w:right w:val="single" w:sz="4" w:space="0" w:color="auto"/>
            </w:tcBorders>
            <w:shd w:val="clear" w:color="auto" w:fill="auto"/>
            <w:vAlign w:val="center"/>
            <w:hideMark/>
          </w:tcPr>
          <w:p w14:paraId="4FBFF1DF" w14:textId="77777777" w:rsidR="00957BA6" w:rsidRPr="00D86EDA" w:rsidRDefault="00957BA6" w:rsidP="00957BA6">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 xml:space="preserve">Implementar </w:t>
            </w:r>
            <w:proofErr w:type="spellStart"/>
            <w:r w:rsidRPr="00D86EDA">
              <w:rPr>
                <w:rFonts w:ascii="Arial" w:eastAsia="Times New Roman" w:hAnsi="Arial" w:cs="Arial"/>
                <w:color w:val="000000"/>
                <w:kern w:val="0"/>
                <w:sz w:val="20"/>
                <w:szCs w:val="20"/>
                <w:lang w:eastAsia="es-CL"/>
                <w14:ligatures w14:val="none"/>
              </w:rPr>
              <w:t>login</w:t>
            </w:r>
            <w:proofErr w:type="spellEnd"/>
            <w:r w:rsidRPr="00D86EDA">
              <w:rPr>
                <w:rFonts w:ascii="Arial" w:eastAsia="Times New Roman" w:hAnsi="Arial" w:cs="Arial"/>
                <w:color w:val="000000"/>
                <w:kern w:val="0"/>
                <w:sz w:val="20"/>
                <w:szCs w:val="20"/>
                <w:lang w:eastAsia="es-CL"/>
                <w14:ligatures w14:val="none"/>
              </w:rPr>
              <w:t xml:space="preserve"> con validación de credenciales y generación de token JWT.</w:t>
            </w:r>
          </w:p>
        </w:tc>
        <w:tc>
          <w:tcPr>
            <w:tcW w:w="995" w:type="pct"/>
            <w:tcBorders>
              <w:top w:val="nil"/>
              <w:left w:val="nil"/>
              <w:bottom w:val="single" w:sz="4" w:space="0" w:color="auto"/>
              <w:right w:val="single" w:sz="4" w:space="0" w:color="auto"/>
            </w:tcBorders>
            <w:shd w:val="clear" w:color="auto" w:fill="auto"/>
            <w:vAlign w:val="center"/>
            <w:hideMark/>
          </w:tcPr>
          <w:p w14:paraId="11AEDFCA"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w:t>
            </w:r>
          </w:p>
        </w:tc>
        <w:tc>
          <w:tcPr>
            <w:tcW w:w="684" w:type="pct"/>
            <w:tcBorders>
              <w:top w:val="nil"/>
              <w:left w:val="nil"/>
              <w:bottom w:val="single" w:sz="4" w:space="0" w:color="auto"/>
              <w:right w:val="single" w:sz="4" w:space="0" w:color="auto"/>
            </w:tcBorders>
            <w:shd w:val="clear" w:color="auto" w:fill="auto"/>
            <w:vAlign w:val="center"/>
            <w:hideMark/>
          </w:tcPr>
          <w:p w14:paraId="7CCC11CF"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5</w:t>
            </w:r>
          </w:p>
        </w:tc>
        <w:tc>
          <w:tcPr>
            <w:tcW w:w="835" w:type="pct"/>
            <w:tcBorders>
              <w:top w:val="nil"/>
              <w:left w:val="nil"/>
              <w:bottom w:val="single" w:sz="4" w:space="0" w:color="auto"/>
              <w:right w:val="single" w:sz="4" w:space="0" w:color="auto"/>
            </w:tcBorders>
            <w:shd w:val="clear" w:color="auto" w:fill="auto"/>
            <w:hideMark/>
          </w:tcPr>
          <w:p w14:paraId="3BD432B4" w14:textId="77777777" w:rsidR="00957BA6" w:rsidRPr="00D86EDA" w:rsidRDefault="00957BA6" w:rsidP="00957BA6">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Usuarios pueden iniciar sesión con credenciales válidas.</w:t>
            </w:r>
          </w:p>
        </w:tc>
      </w:tr>
      <w:tr w:rsidR="00957BA6" w:rsidRPr="00D86EDA" w14:paraId="4457A351" w14:textId="77777777" w:rsidTr="009F0099">
        <w:trPr>
          <w:trHeight w:val="864"/>
        </w:trPr>
        <w:tc>
          <w:tcPr>
            <w:tcW w:w="206" w:type="pct"/>
            <w:tcBorders>
              <w:top w:val="nil"/>
              <w:left w:val="single" w:sz="4" w:space="0" w:color="auto"/>
              <w:bottom w:val="single" w:sz="4" w:space="0" w:color="auto"/>
              <w:right w:val="single" w:sz="4" w:space="0" w:color="auto"/>
            </w:tcBorders>
            <w:shd w:val="clear" w:color="auto" w:fill="auto"/>
            <w:vAlign w:val="center"/>
            <w:hideMark/>
          </w:tcPr>
          <w:p w14:paraId="4F9BB22D"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3</w:t>
            </w:r>
          </w:p>
        </w:tc>
        <w:tc>
          <w:tcPr>
            <w:tcW w:w="779" w:type="pct"/>
            <w:tcBorders>
              <w:top w:val="nil"/>
              <w:left w:val="nil"/>
              <w:bottom w:val="single" w:sz="4" w:space="0" w:color="auto"/>
              <w:right w:val="single" w:sz="4" w:space="0" w:color="auto"/>
            </w:tcBorders>
            <w:shd w:val="clear" w:color="auto" w:fill="auto"/>
            <w:vAlign w:val="center"/>
            <w:hideMark/>
          </w:tcPr>
          <w:p w14:paraId="230F5A51"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Recuperación de Contraseña</w:t>
            </w:r>
          </w:p>
        </w:tc>
        <w:tc>
          <w:tcPr>
            <w:tcW w:w="1501" w:type="pct"/>
            <w:tcBorders>
              <w:top w:val="nil"/>
              <w:left w:val="nil"/>
              <w:bottom w:val="single" w:sz="4" w:space="0" w:color="auto"/>
              <w:right w:val="single" w:sz="4" w:space="0" w:color="auto"/>
            </w:tcBorders>
            <w:shd w:val="clear" w:color="auto" w:fill="auto"/>
            <w:vAlign w:val="center"/>
            <w:hideMark/>
          </w:tcPr>
          <w:p w14:paraId="1F089378" w14:textId="77777777" w:rsidR="00957BA6" w:rsidRPr="00D86EDA" w:rsidRDefault="00957BA6" w:rsidP="00957BA6">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Habilitar la opción de restablecer contraseñas.</w:t>
            </w:r>
          </w:p>
        </w:tc>
        <w:tc>
          <w:tcPr>
            <w:tcW w:w="995" w:type="pct"/>
            <w:tcBorders>
              <w:top w:val="nil"/>
              <w:left w:val="nil"/>
              <w:bottom w:val="single" w:sz="4" w:space="0" w:color="auto"/>
              <w:right w:val="single" w:sz="4" w:space="0" w:color="auto"/>
            </w:tcBorders>
            <w:shd w:val="clear" w:color="auto" w:fill="auto"/>
            <w:vAlign w:val="center"/>
            <w:hideMark/>
          </w:tcPr>
          <w:p w14:paraId="270E255B"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w:t>
            </w:r>
          </w:p>
        </w:tc>
        <w:tc>
          <w:tcPr>
            <w:tcW w:w="684" w:type="pct"/>
            <w:tcBorders>
              <w:top w:val="nil"/>
              <w:left w:val="nil"/>
              <w:bottom w:val="single" w:sz="4" w:space="0" w:color="auto"/>
              <w:right w:val="single" w:sz="4" w:space="0" w:color="auto"/>
            </w:tcBorders>
            <w:shd w:val="clear" w:color="auto" w:fill="auto"/>
            <w:vAlign w:val="center"/>
            <w:hideMark/>
          </w:tcPr>
          <w:p w14:paraId="64BBE7D4"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3</w:t>
            </w:r>
          </w:p>
        </w:tc>
        <w:tc>
          <w:tcPr>
            <w:tcW w:w="835" w:type="pct"/>
            <w:tcBorders>
              <w:top w:val="nil"/>
              <w:left w:val="nil"/>
              <w:bottom w:val="single" w:sz="4" w:space="0" w:color="auto"/>
              <w:right w:val="single" w:sz="4" w:space="0" w:color="auto"/>
            </w:tcBorders>
            <w:shd w:val="clear" w:color="auto" w:fill="auto"/>
            <w:hideMark/>
          </w:tcPr>
          <w:p w14:paraId="17B98CB4" w14:textId="77777777" w:rsidR="00957BA6" w:rsidRPr="00D86EDA" w:rsidRDefault="00957BA6" w:rsidP="00957BA6">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El enlace para restablecer contraseñas funciona correctamente.</w:t>
            </w:r>
          </w:p>
        </w:tc>
      </w:tr>
      <w:tr w:rsidR="00957BA6" w:rsidRPr="00D86EDA" w14:paraId="033A0A37" w14:textId="77777777" w:rsidTr="009F0099">
        <w:trPr>
          <w:trHeight w:val="864"/>
        </w:trPr>
        <w:tc>
          <w:tcPr>
            <w:tcW w:w="206" w:type="pct"/>
            <w:tcBorders>
              <w:top w:val="nil"/>
              <w:left w:val="single" w:sz="4" w:space="0" w:color="auto"/>
              <w:bottom w:val="single" w:sz="4" w:space="0" w:color="auto"/>
              <w:right w:val="single" w:sz="4" w:space="0" w:color="auto"/>
            </w:tcBorders>
            <w:shd w:val="clear" w:color="auto" w:fill="auto"/>
            <w:vAlign w:val="center"/>
            <w:hideMark/>
          </w:tcPr>
          <w:p w14:paraId="712130AA"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4</w:t>
            </w:r>
          </w:p>
        </w:tc>
        <w:tc>
          <w:tcPr>
            <w:tcW w:w="779" w:type="pct"/>
            <w:tcBorders>
              <w:top w:val="nil"/>
              <w:left w:val="nil"/>
              <w:bottom w:val="single" w:sz="4" w:space="0" w:color="auto"/>
              <w:right w:val="single" w:sz="4" w:space="0" w:color="auto"/>
            </w:tcBorders>
            <w:shd w:val="clear" w:color="auto" w:fill="auto"/>
            <w:vAlign w:val="center"/>
            <w:hideMark/>
          </w:tcPr>
          <w:p w14:paraId="2154EC96"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Seguridad de Contraseñas</w:t>
            </w:r>
          </w:p>
        </w:tc>
        <w:tc>
          <w:tcPr>
            <w:tcW w:w="1501" w:type="pct"/>
            <w:tcBorders>
              <w:top w:val="nil"/>
              <w:left w:val="nil"/>
              <w:bottom w:val="single" w:sz="4" w:space="0" w:color="auto"/>
              <w:right w:val="single" w:sz="4" w:space="0" w:color="auto"/>
            </w:tcBorders>
            <w:shd w:val="clear" w:color="auto" w:fill="auto"/>
            <w:vAlign w:val="center"/>
            <w:hideMark/>
          </w:tcPr>
          <w:p w14:paraId="5204EFA9" w14:textId="77777777" w:rsidR="00957BA6" w:rsidRPr="00D86EDA" w:rsidRDefault="00957BA6" w:rsidP="00957BA6">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 xml:space="preserve">Encriptar contraseñas usando </w:t>
            </w:r>
            <w:proofErr w:type="spellStart"/>
            <w:r w:rsidRPr="00D86EDA">
              <w:rPr>
                <w:rFonts w:ascii="Arial" w:eastAsia="Times New Roman" w:hAnsi="Arial" w:cs="Arial"/>
                <w:color w:val="000000"/>
                <w:kern w:val="0"/>
                <w:sz w:val="20"/>
                <w:szCs w:val="20"/>
                <w:lang w:eastAsia="es-CL"/>
                <w14:ligatures w14:val="none"/>
              </w:rPr>
              <w:t>bcrypt</w:t>
            </w:r>
            <w:proofErr w:type="spellEnd"/>
            <w:r w:rsidRPr="00D86EDA">
              <w:rPr>
                <w:rFonts w:ascii="Arial" w:eastAsia="Times New Roman" w:hAnsi="Arial" w:cs="Arial"/>
                <w:color w:val="000000"/>
                <w:kern w:val="0"/>
                <w:sz w:val="20"/>
                <w:szCs w:val="20"/>
                <w:lang w:eastAsia="es-CL"/>
                <w14:ligatures w14:val="none"/>
              </w:rPr>
              <w:t>.</w:t>
            </w:r>
          </w:p>
        </w:tc>
        <w:tc>
          <w:tcPr>
            <w:tcW w:w="995" w:type="pct"/>
            <w:tcBorders>
              <w:top w:val="nil"/>
              <w:left w:val="nil"/>
              <w:bottom w:val="single" w:sz="4" w:space="0" w:color="auto"/>
              <w:right w:val="single" w:sz="4" w:space="0" w:color="auto"/>
            </w:tcBorders>
            <w:shd w:val="clear" w:color="auto" w:fill="auto"/>
            <w:vAlign w:val="center"/>
            <w:hideMark/>
          </w:tcPr>
          <w:p w14:paraId="226B16F0"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Sistema</w:t>
            </w:r>
          </w:p>
        </w:tc>
        <w:tc>
          <w:tcPr>
            <w:tcW w:w="684" w:type="pct"/>
            <w:tcBorders>
              <w:top w:val="nil"/>
              <w:left w:val="nil"/>
              <w:bottom w:val="single" w:sz="4" w:space="0" w:color="auto"/>
              <w:right w:val="single" w:sz="4" w:space="0" w:color="auto"/>
            </w:tcBorders>
            <w:shd w:val="clear" w:color="auto" w:fill="auto"/>
            <w:vAlign w:val="center"/>
            <w:hideMark/>
          </w:tcPr>
          <w:p w14:paraId="015BC84A"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5</w:t>
            </w:r>
          </w:p>
        </w:tc>
        <w:tc>
          <w:tcPr>
            <w:tcW w:w="835" w:type="pct"/>
            <w:tcBorders>
              <w:top w:val="nil"/>
              <w:left w:val="nil"/>
              <w:bottom w:val="single" w:sz="4" w:space="0" w:color="auto"/>
              <w:right w:val="single" w:sz="4" w:space="0" w:color="auto"/>
            </w:tcBorders>
            <w:shd w:val="clear" w:color="auto" w:fill="auto"/>
            <w:hideMark/>
          </w:tcPr>
          <w:p w14:paraId="391F5CDB" w14:textId="77777777" w:rsidR="00957BA6" w:rsidRPr="00D86EDA" w:rsidRDefault="00957BA6" w:rsidP="00957BA6">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Las contraseñas están almacenadas de forma segura en la base de datos.</w:t>
            </w:r>
          </w:p>
        </w:tc>
      </w:tr>
      <w:tr w:rsidR="00957BA6" w:rsidRPr="00D86EDA" w14:paraId="69B5381C" w14:textId="77777777" w:rsidTr="009F0099">
        <w:trPr>
          <w:trHeight w:val="576"/>
        </w:trPr>
        <w:tc>
          <w:tcPr>
            <w:tcW w:w="206" w:type="pct"/>
            <w:tcBorders>
              <w:top w:val="nil"/>
              <w:left w:val="single" w:sz="4" w:space="0" w:color="auto"/>
              <w:bottom w:val="single" w:sz="4" w:space="0" w:color="auto"/>
              <w:right w:val="single" w:sz="4" w:space="0" w:color="auto"/>
            </w:tcBorders>
            <w:shd w:val="clear" w:color="auto" w:fill="auto"/>
            <w:vAlign w:val="center"/>
            <w:hideMark/>
          </w:tcPr>
          <w:p w14:paraId="64A697F3"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13</w:t>
            </w:r>
          </w:p>
        </w:tc>
        <w:tc>
          <w:tcPr>
            <w:tcW w:w="779" w:type="pct"/>
            <w:tcBorders>
              <w:top w:val="nil"/>
              <w:left w:val="nil"/>
              <w:bottom w:val="single" w:sz="4" w:space="0" w:color="auto"/>
              <w:right w:val="single" w:sz="4" w:space="0" w:color="auto"/>
            </w:tcBorders>
            <w:shd w:val="clear" w:color="auto" w:fill="auto"/>
            <w:vAlign w:val="center"/>
            <w:hideMark/>
          </w:tcPr>
          <w:p w14:paraId="6620396B" w14:textId="289E6C42"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Integración con Azure</w:t>
            </w:r>
            <w:r w:rsidR="00A9243B" w:rsidRPr="00D86EDA">
              <w:rPr>
                <w:rFonts w:ascii="Arial" w:eastAsia="Times New Roman" w:hAnsi="Arial" w:cs="Arial"/>
                <w:color w:val="000000"/>
                <w:kern w:val="0"/>
                <w:sz w:val="20"/>
                <w:szCs w:val="20"/>
                <w:lang w:eastAsia="es-CL"/>
                <w14:ligatures w14:val="none"/>
              </w:rPr>
              <w:fldChar w:fldCharType="begin"/>
            </w:r>
            <w:r w:rsidR="00A9243B" w:rsidRPr="00D86EDA">
              <w:rPr>
                <w:rFonts w:ascii="Arial" w:hAnsi="Arial" w:cs="Arial"/>
              </w:rPr>
              <w:instrText xml:space="preserve"> XE </w:instrText>
            </w:r>
            <w:r w:rsidR="00A9243B" w:rsidRPr="00D86EDA">
              <w:rPr>
                <w:rFonts w:ascii="Arial" w:hAnsi="Arial" w:cs="Arial"/>
              </w:rPr>
              <w:lastRenderedPageBreak/>
              <w:instrText>"</w:instrText>
            </w:r>
            <w:r w:rsidR="00A9243B" w:rsidRPr="00D86EDA">
              <w:rPr>
                <w:rFonts w:ascii="Arial" w:hAnsi="Arial" w:cs="Arial"/>
                <w:b/>
                <w:color w:val="000000" w:themeColor="text1"/>
                <w:sz w:val="24"/>
                <w:szCs w:val="24"/>
                <w:lang w:eastAsia="es-CL"/>
              </w:rPr>
              <w:instrText>Azure</w:instrText>
            </w:r>
            <w:r w:rsidR="00A9243B" w:rsidRPr="00D86EDA">
              <w:rPr>
                <w:rFonts w:ascii="Arial" w:hAnsi="Arial" w:cs="Arial"/>
                <w:b/>
                <w:color w:val="000000" w:themeColor="text1"/>
              </w:rPr>
              <w:instrText>:</w:instrText>
            </w:r>
            <w:r w:rsidR="00A9243B" w:rsidRPr="00D86EDA">
              <w:rPr>
                <w:rFonts w:ascii="Arial" w:hAnsi="Arial" w:cs="Arial"/>
              </w:rPr>
              <w:instrText xml:space="preserve">Es la plataforma Microsoft que ofrece servicios en la nube" </w:instrText>
            </w:r>
            <w:r w:rsidR="00A9243B" w:rsidRPr="00D86EDA">
              <w:rPr>
                <w:rFonts w:ascii="Arial" w:eastAsia="Times New Roman" w:hAnsi="Arial" w:cs="Arial"/>
                <w:color w:val="000000"/>
                <w:kern w:val="0"/>
                <w:sz w:val="20"/>
                <w:szCs w:val="20"/>
                <w:lang w:eastAsia="es-CL"/>
                <w14:ligatures w14:val="none"/>
              </w:rPr>
              <w:fldChar w:fldCharType="end"/>
            </w:r>
            <w:r w:rsidRPr="00D86EDA">
              <w:rPr>
                <w:rFonts w:ascii="Arial" w:eastAsia="Times New Roman" w:hAnsi="Arial" w:cs="Arial"/>
                <w:color w:val="000000"/>
                <w:kern w:val="0"/>
                <w:sz w:val="20"/>
                <w:szCs w:val="20"/>
                <w:lang w:eastAsia="es-CL"/>
                <w14:ligatures w14:val="none"/>
              </w:rPr>
              <w:t xml:space="preserve"> SQL</w:t>
            </w:r>
          </w:p>
        </w:tc>
        <w:tc>
          <w:tcPr>
            <w:tcW w:w="1501" w:type="pct"/>
            <w:tcBorders>
              <w:top w:val="nil"/>
              <w:left w:val="nil"/>
              <w:bottom w:val="single" w:sz="4" w:space="0" w:color="auto"/>
              <w:right w:val="single" w:sz="4" w:space="0" w:color="auto"/>
            </w:tcBorders>
            <w:shd w:val="clear" w:color="auto" w:fill="auto"/>
            <w:vAlign w:val="center"/>
            <w:hideMark/>
          </w:tcPr>
          <w:p w14:paraId="7D479D2D" w14:textId="36279D38" w:rsidR="00957BA6" w:rsidRPr="00D86EDA" w:rsidRDefault="00957BA6" w:rsidP="00957BA6">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lastRenderedPageBreak/>
              <w:t>Configurar la base de datos en Azure</w:t>
            </w:r>
            <w:r w:rsidR="00A9243B" w:rsidRPr="00D86EDA">
              <w:rPr>
                <w:rFonts w:ascii="Arial" w:eastAsia="Times New Roman" w:hAnsi="Arial" w:cs="Arial"/>
                <w:color w:val="000000"/>
                <w:kern w:val="0"/>
                <w:sz w:val="20"/>
                <w:szCs w:val="20"/>
                <w:lang w:eastAsia="es-CL"/>
                <w14:ligatures w14:val="none"/>
              </w:rPr>
              <w:fldChar w:fldCharType="begin"/>
            </w:r>
            <w:r w:rsidR="00A9243B" w:rsidRPr="00D86EDA">
              <w:rPr>
                <w:rFonts w:ascii="Arial" w:hAnsi="Arial" w:cs="Arial"/>
              </w:rPr>
              <w:instrText xml:space="preserve"> XE "</w:instrText>
            </w:r>
            <w:r w:rsidR="00A9243B" w:rsidRPr="00D86EDA">
              <w:rPr>
                <w:rFonts w:ascii="Arial" w:hAnsi="Arial" w:cs="Arial"/>
                <w:b/>
                <w:color w:val="000000" w:themeColor="text1"/>
                <w:sz w:val="24"/>
                <w:szCs w:val="24"/>
                <w:lang w:eastAsia="es-CL"/>
              </w:rPr>
              <w:instrText>Azure</w:instrText>
            </w:r>
            <w:r w:rsidR="00A9243B" w:rsidRPr="00D86EDA">
              <w:rPr>
                <w:rFonts w:ascii="Arial" w:hAnsi="Arial" w:cs="Arial"/>
                <w:b/>
                <w:color w:val="000000" w:themeColor="text1"/>
              </w:rPr>
              <w:instrText>:</w:instrText>
            </w:r>
            <w:r w:rsidR="00A9243B" w:rsidRPr="00D86EDA">
              <w:rPr>
                <w:rFonts w:ascii="Arial" w:hAnsi="Arial" w:cs="Arial"/>
              </w:rPr>
              <w:instrText xml:space="preserve">Es la plataforma Microsoft </w:instrText>
            </w:r>
            <w:r w:rsidR="00A9243B" w:rsidRPr="00D86EDA">
              <w:rPr>
                <w:rFonts w:ascii="Arial" w:hAnsi="Arial" w:cs="Arial"/>
              </w:rPr>
              <w:lastRenderedPageBreak/>
              <w:instrText xml:space="preserve">que ofrece servicios en la nube" </w:instrText>
            </w:r>
            <w:r w:rsidR="00A9243B" w:rsidRPr="00D86EDA">
              <w:rPr>
                <w:rFonts w:ascii="Arial" w:eastAsia="Times New Roman" w:hAnsi="Arial" w:cs="Arial"/>
                <w:color w:val="000000"/>
                <w:kern w:val="0"/>
                <w:sz w:val="20"/>
                <w:szCs w:val="20"/>
                <w:lang w:eastAsia="es-CL"/>
                <w14:ligatures w14:val="none"/>
              </w:rPr>
              <w:fldChar w:fldCharType="end"/>
            </w:r>
            <w:r w:rsidRPr="00D86EDA">
              <w:rPr>
                <w:rFonts w:ascii="Arial" w:eastAsia="Times New Roman" w:hAnsi="Arial" w:cs="Arial"/>
                <w:color w:val="000000"/>
                <w:kern w:val="0"/>
                <w:sz w:val="20"/>
                <w:szCs w:val="20"/>
                <w:lang w:eastAsia="es-CL"/>
                <w14:ligatures w14:val="none"/>
              </w:rPr>
              <w:t xml:space="preserve"> SQL para gestionar usuarios y empresas.</w:t>
            </w:r>
          </w:p>
        </w:tc>
        <w:tc>
          <w:tcPr>
            <w:tcW w:w="995" w:type="pct"/>
            <w:tcBorders>
              <w:top w:val="nil"/>
              <w:left w:val="nil"/>
              <w:bottom w:val="single" w:sz="4" w:space="0" w:color="auto"/>
              <w:right w:val="single" w:sz="4" w:space="0" w:color="auto"/>
            </w:tcBorders>
            <w:shd w:val="clear" w:color="auto" w:fill="auto"/>
            <w:vAlign w:val="center"/>
            <w:hideMark/>
          </w:tcPr>
          <w:p w14:paraId="3F65C959"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lastRenderedPageBreak/>
              <w:t>Sistema</w:t>
            </w:r>
          </w:p>
        </w:tc>
        <w:tc>
          <w:tcPr>
            <w:tcW w:w="684" w:type="pct"/>
            <w:tcBorders>
              <w:top w:val="nil"/>
              <w:left w:val="nil"/>
              <w:bottom w:val="single" w:sz="4" w:space="0" w:color="auto"/>
              <w:right w:val="single" w:sz="4" w:space="0" w:color="auto"/>
            </w:tcBorders>
            <w:shd w:val="clear" w:color="auto" w:fill="auto"/>
            <w:vAlign w:val="center"/>
            <w:hideMark/>
          </w:tcPr>
          <w:p w14:paraId="3EEA3ADE"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8</w:t>
            </w:r>
          </w:p>
        </w:tc>
        <w:tc>
          <w:tcPr>
            <w:tcW w:w="835" w:type="pct"/>
            <w:tcBorders>
              <w:top w:val="nil"/>
              <w:left w:val="nil"/>
              <w:bottom w:val="single" w:sz="4" w:space="0" w:color="auto"/>
              <w:right w:val="single" w:sz="4" w:space="0" w:color="auto"/>
            </w:tcBorders>
            <w:shd w:val="clear" w:color="auto" w:fill="auto"/>
            <w:hideMark/>
          </w:tcPr>
          <w:p w14:paraId="3AE120D4" w14:textId="77777777" w:rsidR="00957BA6" w:rsidRPr="00D86EDA" w:rsidRDefault="00957BA6" w:rsidP="00957BA6">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 xml:space="preserve">La base de datos almacena </w:t>
            </w:r>
            <w:r w:rsidRPr="00D86EDA">
              <w:rPr>
                <w:rFonts w:ascii="Arial" w:eastAsia="Times New Roman" w:hAnsi="Arial" w:cs="Arial"/>
                <w:color w:val="000000"/>
                <w:kern w:val="0"/>
                <w:sz w:val="20"/>
                <w:szCs w:val="20"/>
                <w:lang w:eastAsia="es-CL"/>
                <w14:ligatures w14:val="none"/>
              </w:rPr>
              <w:lastRenderedPageBreak/>
              <w:t>correctamente los datos.</w:t>
            </w:r>
          </w:p>
        </w:tc>
      </w:tr>
      <w:tr w:rsidR="00957BA6" w:rsidRPr="00D86EDA" w14:paraId="11311F4B" w14:textId="77777777" w:rsidTr="009F0099">
        <w:trPr>
          <w:trHeight w:val="576"/>
        </w:trPr>
        <w:tc>
          <w:tcPr>
            <w:tcW w:w="206" w:type="pct"/>
            <w:tcBorders>
              <w:top w:val="nil"/>
              <w:left w:val="single" w:sz="4" w:space="0" w:color="auto"/>
              <w:bottom w:val="single" w:sz="4" w:space="0" w:color="auto"/>
              <w:right w:val="single" w:sz="4" w:space="0" w:color="auto"/>
            </w:tcBorders>
            <w:shd w:val="clear" w:color="auto" w:fill="auto"/>
            <w:vAlign w:val="center"/>
            <w:hideMark/>
          </w:tcPr>
          <w:p w14:paraId="683674DE"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lastRenderedPageBreak/>
              <w:t>14</w:t>
            </w:r>
          </w:p>
        </w:tc>
        <w:tc>
          <w:tcPr>
            <w:tcW w:w="779" w:type="pct"/>
            <w:tcBorders>
              <w:top w:val="nil"/>
              <w:left w:val="nil"/>
              <w:bottom w:val="single" w:sz="4" w:space="0" w:color="auto"/>
              <w:right w:val="single" w:sz="4" w:space="0" w:color="auto"/>
            </w:tcBorders>
            <w:shd w:val="clear" w:color="auto" w:fill="auto"/>
            <w:vAlign w:val="center"/>
            <w:hideMark/>
          </w:tcPr>
          <w:p w14:paraId="0C2E5BAB" w14:textId="77EAC8B8"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Hosting en Azure</w:t>
            </w:r>
            <w:r w:rsidR="00A9243B" w:rsidRPr="00D86EDA">
              <w:rPr>
                <w:rFonts w:ascii="Arial" w:eastAsia="Times New Roman" w:hAnsi="Arial" w:cs="Arial"/>
                <w:color w:val="000000"/>
                <w:kern w:val="0"/>
                <w:sz w:val="20"/>
                <w:szCs w:val="20"/>
                <w:lang w:eastAsia="es-CL"/>
                <w14:ligatures w14:val="none"/>
              </w:rPr>
              <w:fldChar w:fldCharType="begin"/>
            </w:r>
            <w:r w:rsidR="00A9243B" w:rsidRPr="00D86EDA">
              <w:rPr>
                <w:rFonts w:ascii="Arial" w:hAnsi="Arial" w:cs="Arial"/>
              </w:rPr>
              <w:instrText xml:space="preserve"> XE "</w:instrText>
            </w:r>
            <w:r w:rsidR="00A9243B" w:rsidRPr="00D86EDA">
              <w:rPr>
                <w:rFonts w:ascii="Arial" w:hAnsi="Arial" w:cs="Arial"/>
                <w:b/>
                <w:color w:val="000000" w:themeColor="text1"/>
                <w:sz w:val="24"/>
                <w:szCs w:val="24"/>
                <w:lang w:eastAsia="es-CL"/>
              </w:rPr>
              <w:instrText>Azure</w:instrText>
            </w:r>
            <w:r w:rsidR="00A9243B" w:rsidRPr="00D86EDA">
              <w:rPr>
                <w:rFonts w:ascii="Arial" w:hAnsi="Arial" w:cs="Arial"/>
                <w:b/>
                <w:color w:val="000000" w:themeColor="text1"/>
              </w:rPr>
              <w:instrText>:</w:instrText>
            </w:r>
            <w:r w:rsidR="00A9243B" w:rsidRPr="00D86EDA">
              <w:rPr>
                <w:rFonts w:ascii="Arial" w:hAnsi="Arial" w:cs="Arial"/>
              </w:rPr>
              <w:instrText xml:space="preserve">Es la plataforma Microsoft que ofrece servicios en la nube" </w:instrText>
            </w:r>
            <w:r w:rsidR="00A9243B" w:rsidRPr="00D86EDA">
              <w:rPr>
                <w:rFonts w:ascii="Arial" w:eastAsia="Times New Roman" w:hAnsi="Arial" w:cs="Arial"/>
                <w:color w:val="000000"/>
                <w:kern w:val="0"/>
                <w:sz w:val="20"/>
                <w:szCs w:val="20"/>
                <w:lang w:eastAsia="es-CL"/>
                <w14:ligatures w14:val="none"/>
              </w:rPr>
              <w:fldChar w:fldCharType="end"/>
            </w:r>
          </w:p>
        </w:tc>
        <w:tc>
          <w:tcPr>
            <w:tcW w:w="1501" w:type="pct"/>
            <w:tcBorders>
              <w:top w:val="nil"/>
              <w:left w:val="nil"/>
              <w:bottom w:val="single" w:sz="4" w:space="0" w:color="auto"/>
              <w:right w:val="single" w:sz="4" w:space="0" w:color="auto"/>
            </w:tcBorders>
            <w:shd w:val="clear" w:color="auto" w:fill="auto"/>
            <w:vAlign w:val="center"/>
            <w:hideMark/>
          </w:tcPr>
          <w:p w14:paraId="697F5BA0" w14:textId="67265183" w:rsidR="00957BA6" w:rsidRPr="00D86EDA" w:rsidRDefault="00957BA6" w:rsidP="00957BA6">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Configurar la infraestructura en Azure</w:t>
            </w:r>
            <w:r w:rsidR="00A9243B" w:rsidRPr="00D86EDA">
              <w:rPr>
                <w:rFonts w:ascii="Arial" w:eastAsia="Times New Roman" w:hAnsi="Arial" w:cs="Arial"/>
                <w:color w:val="000000"/>
                <w:kern w:val="0"/>
                <w:sz w:val="20"/>
                <w:szCs w:val="20"/>
                <w:lang w:eastAsia="es-CL"/>
                <w14:ligatures w14:val="none"/>
              </w:rPr>
              <w:fldChar w:fldCharType="begin"/>
            </w:r>
            <w:r w:rsidR="00A9243B" w:rsidRPr="00D86EDA">
              <w:rPr>
                <w:rFonts w:ascii="Arial" w:hAnsi="Arial" w:cs="Arial"/>
              </w:rPr>
              <w:instrText xml:space="preserve"> XE "</w:instrText>
            </w:r>
            <w:r w:rsidR="00A9243B" w:rsidRPr="00D86EDA">
              <w:rPr>
                <w:rFonts w:ascii="Arial" w:hAnsi="Arial" w:cs="Arial"/>
                <w:b/>
                <w:color w:val="000000" w:themeColor="text1"/>
                <w:sz w:val="24"/>
                <w:szCs w:val="24"/>
                <w:lang w:eastAsia="es-CL"/>
              </w:rPr>
              <w:instrText>Azure</w:instrText>
            </w:r>
            <w:r w:rsidR="00A9243B" w:rsidRPr="00D86EDA">
              <w:rPr>
                <w:rFonts w:ascii="Arial" w:hAnsi="Arial" w:cs="Arial"/>
                <w:b/>
                <w:color w:val="000000" w:themeColor="text1"/>
              </w:rPr>
              <w:instrText>:</w:instrText>
            </w:r>
            <w:r w:rsidR="00A9243B" w:rsidRPr="00D86EDA">
              <w:rPr>
                <w:rFonts w:ascii="Arial" w:hAnsi="Arial" w:cs="Arial"/>
              </w:rPr>
              <w:instrText xml:space="preserve">Es la plataforma Microsoft que ofrece servicios en la nube" </w:instrText>
            </w:r>
            <w:r w:rsidR="00A9243B" w:rsidRPr="00D86EDA">
              <w:rPr>
                <w:rFonts w:ascii="Arial" w:eastAsia="Times New Roman" w:hAnsi="Arial" w:cs="Arial"/>
                <w:color w:val="000000"/>
                <w:kern w:val="0"/>
                <w:sz w:val="20"/>
                <w:szCs w:val="20"/>
                <w:lang w:eastAsia="es-CL"/>
                <w14:ligatures w14:val="none"/>
              </w:rPr>
              <w:fldChar w:fldCharType="end"/>
            </w:r>
            <w:r w:rsidRPr="00D86EDA">
              <w:rPr>
                <w:rFonts w:ascii="Arial" w:eastAsia="Times New Roman" w:hAnsi="Arial" w:cs="Arial"/>
                <w:color w:val="000000"/>
                <w:kern w:val="0"/>
                <w:sz w:val="20"/>
                <w:szCs w:val="20"/>
                <w:lang w:eastAsia="es-CL"/>
                <w14:ligatures w14:val="none"/>
              </w:rPr>
              <w:t xml:space="preserve"> para el hospedaje del sistema.</w:t>
            </w:r>
          </w:p>
        </w:tc>
        <w:tc>
          <w:tcPr>
            <w:tcW w:w="995" w:type="pct"/>
            <w:tcBorders>
              <w:top w:val="nil"/>
              <w:left w:val="nil"/>
              <w:bottom w:val="single" w:sz="4" w:space="0" w:color="auto"/>
              <w:right w:val="single" w:sz="4" w:space="0" w:color="auto"/>
            </w:tcBorders>
            <w:shd w:val="clear" w:color="auto" w:fill="auto"/>
            <w:vAlign w:val="center"/>
            <w:hideMark/>
          </w:tcPr>
          <w:p w14:paraId="55EB0548"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Sistema</w:t>
            </w:r>
          </w:p>
        </w:tc>
        <w:tc>
          <w:tcPr>
            <w:tcW w:w="684" w:type="pct"/>
            <w:tcBorders>
              <w:top w:val="nil"/>
              <w:left w:val="nil"/>
              <w:bottom w:val="single" w:sz="4" w:space="0" w:color="auto"/>
              <w:right w:val="single" w:sz="4" w:space="0" w:color="auto"/>
            </w:tcBorders>
            <w:shd w:val="clear" w:color="auto" w:fill="auto"/>
            <w:vAlign w:val="center"/>
            <w:hideMark/>
          </w:tcPr>
          <w:p w14:paraId="3436742C" w14:textId="77777777" w:rsidR="00957BA6" w:rsidRPr="00D86EDA" w:rsidRDefault="00957BA6" w:rsidP="00957BA6">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8</w:t>
            </w:r>
          </w:p>
        </w:tc>
        <w:tc>
          <w:tcPr>
            <w:tcW w:w="835" w:type="pct"/>
            <w:tcBorders>
              <w:top w:val="nil"/>
              <w:left w:val="nil"/>
              <w:bottom w:val="single" w:sz="4" w:space="0" w:color="auto"/>
              <w:right w:val="single" w:sz="4" w:space="0" w:color="auto"/>
            </w:tcBorders>
            <w:shd w:val="clear" w:color="auto" w:fill="auto"/>
            <w:hideMark/>
          </w:tcPr>
          <w:p w14:paraId="28138DBC" w14:textId="77777777" w:rsidR="00957BA6" w:rsidRPr="00D86EDA" w:rsidRDefault="00957BA6" w:rsidP="00957BA6">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La aplicación es accesible a través de una URL pública.</w:t>
            </w:r>
          </w:p>
        </w:tc>
      </w:tr>
    </w:tbl>
    <w:p w14:paraId="2E5B8518" w14:textId="610F8819" w:rsidR="00946294" w:rsidRPr="00D86EDA" w:rsidRDefault="00946294" w:rsidP="000E5C4B">
      <w:pPr>
        <w:pStyle w:val="Subtituloproyecto"/>
        <w:rPr>
          <w:rFonts w:cs="Arial"/>
        </w:rPr>
      </w:pPr>
    </w:p>
    <w:p w14:paraId="4F9B9CC7" w14:textId="3E344BD2" w:rsidR="0A42EE36" w:rsidRPr="00D86EDA" w:rsidRDefault="0A42EE36" w:rsidP="0A42EE36">
      <w:pPr>
        <w:pStyle w:val="Subtituloproyecto"/>
        <w:rPr>
          <w:rFonts w:cs="Arial"/>
        </w:rPr>
      </w:pPr>
    </w:p>
    <w:p w14:paraId="02157891" w14:textId="44897055" w:rsidR="0A42EE36" w:rsidRPr="00D86EDA" w:rsidRDefault="0A42EE36" w:rsidP="0A42EE36">
      <w:pPr>
        <w:pStyle w:val="Subtituloproyecto"/>
        <w:rPr>
          <w:rFonts w:cs="Arial"/>
        </w:rPr>
      </w:pPr>
    </w:p>
    <w:p w14:paraId="453AC819" w14:textId="324B4C65" w:rsidR="0A42EE36" w:rsidRPr="00D86EDA" w:rsidRDefault="0A42EE36" w:rsidP="0A42EE36">
      <w:pPr>
        <w:pStyle w:val="Subtituloproyecto"/>
        <w:rPr>
          <w:rFonts w:cs="Arial"/>
        </w:rPr>
      </w:pPr>
    </w:p>
    <w:p w14:paraId="553F0948" w14:textId="30655FE8" w:rsidR="0A42EE36" w:rsidRPr="00D86EDA" w:rsidRDefault="0A42EE36" w:rsidP="0A42EE36">
      <w:pPr>
        <w:pStyle w:val="Subtituloproyecto"/>
        <w:rPr>
          <w:rFonts w:cs="Arial"/>
        </w:rPr>
      </w:pPr>
    </w:p>
    <w:p w14:paraId="5AC36ADF" w14:textId="242ABC46" w:rsidR="0A42EE36" w:rsidRPr="00D86EDA" w:rsidRDefault="0A42EE36" w:rsidP="0A42EE36">
      <w:pPr>
        <w:pStyle w:val="Subtituloproyecto"/>
        <w:rPr>
          <w:rFonts w:cs="Arial"/>
        </w:rPr>
      </w:pPr>
    </w:p>
    <w:p w14:paraId="1D87EB31" w14:textId="5092AB23" w:rsidR="63C6F96F" w:rsidRPr="00D86EDA" w:rsidRDefault="63C6F96F" w:rsidP="6FA8F4A5">
      <w:pPr>
        <w:pStyle w:val="Subtituloproyecto"/>
        <w:rPr>
          <w:rFonts w:cs="Arial"/>
        </w:rPr>
      </w:pPr>
      <w:r w:rsidRPr="00D86EDA">
        <w:rPr>
          <w:rFonts w:cs="Arial"/>
        </w:rPr>
        <w:t>Segundo entregable</w:t>
      </w:r>
      <w:r w:rsidR="4CF8A008" w:rsidRPr="00D86EDA">
        <w:rPr>
          <w:rFonts w:cs="Arial"/>
        </w:rPr>
        <w:t>.</w:t>
      </w:r>
    </w:p>
    <w:p w14:paraId="3578C701" w14:textId="1FB25368" w:rsidR="00325D5F" w:rsidRPr="00D86EDA" w:rsidRDefault="00325D5F" w:rsidP="00325D5F">
      <w:pPr>
        <w:pStyle w:val="ParrafoProyecto0"/>
      </w:pPr>
      <w:r w:rsidRPr="00D86EDA">
        <w:t xml:space="preserve">El desarrollo del </w:t>
      </w:r>
      <w:r w:rsidR="0A40B615" w:rsidRPr="00D86EDA">
        <w:t>segundo entregable</w:t>
      </w:r>
      <w:r w:rsidRPr="00D86EDA">
        <w:t xml:space="preserve"> involucra el desarrollo de las siguientes tareas en un periodo de 55 días</w:t>
      </w:r>
      <w:r w:rsidR="182CBEF7" w:rsidRPr="00D86EDA">
        <w:t>.</w:t>
      </w:r>
    </w:p>
    <w:p w14:paraId="57488F94" w14:textId="0CDA0D51" w:rsidR="009F0099" w:rsidRPr="00D86EDA" w:rsidRDefault="009F0099" w:rsidP="009F0099">
      <w:pPr>
        <w:pStyle w:val="Descripcin"/>
        <w:keepNext/>
        <w:rPr>
          <w:rFonts w:ascii="Arial" w:hAnsi="Arial" w:cs="Arial"/>
        </w:rPr>
      </w:pPr>
      <w:bookmarkStart w:id="136" w:name="_Toc184321192"/>
      <w:r w:rsidRPr="00D86EDA">
        <w:rPr>
          <w:rFonts w:ascii="Arial" w:hAnsi="Arial" w:cs="Arial"/>
        </w:rPr>
        <w:t xml:space="preserve">Tabla </w:t>
      </w:r>
      <w:r w:rsidR="002C5966" w:rsidRPr="00D86EDA">
        <w:rPr>
          <w:rFonts w:ascii="Arial" w:hAnsi="Arial" w:cs="Arial"/>
        </w:rPr>
        <w:fldChar w:fldCharType="begin"/>
      </w:r>
      <w:r w:rsidR="002C5966" w:rsidRPr="00D86EDA">
        <w:rPr>
          <w:rFonts w:ascii="Arial" w:hAnsi="Arial" w:cs="Arial"/>
        </w:rPr>
        <w:instrText xml:space="preserve"> SEQ Tabla \* ARABIC </w:instrText>
      </w:r>
      <w:r w:rsidR="002C5966" w:rsidRPr="00D86EDA">
        <w:rPr>
          <w:rFonts w:ascii="Arial" w:hAnsi="Arial" w:cs="Arial"/>
        </w:rPr>
        <w:fldChar w:fldCharType="separate"/>
      </w:r>
      <w:r w:rsidR="002C5966" w:rsidRPr="00D86EDA">
        <w:rPr>
          <w:rFonts w:ascii="Arial" w:hAnsi="Arial" w:cs="Arial"/>
          <w:noProof/>
        </w:rPr>
        <w:t>15</w:t>
      </w:r>
      <w:r w:rsidR="002C5966" w:rsidRPr="00D86EDA">
        <w:rPr>
          <w:rFonts w:ascii="Arial" w:hAnsi="Arial" w:cs="Arial"/>
          <w:noProof/>
        </w:rPr>
        <w:fldChar w:fldCharType="end"/>
      </w:r>
      <w:r w:rsidRPr="00D86EDA">
        <w:rPr>
          <w:rFonts w:ascii="Arial" w:hAnsi="Arial" w:cs="Arial"/>
        </w:rPr>
        <w:t xml:space="preserve"> - Tareas segundo entregable</w:t>
      </w:r>
      <w:bookmarkEnd w:id="136"/>
    </w:p>
    <w:tbl>
      <w:tblPr>
        <w:tblW w:w="5000" w:type="pct"/>
        <w:tblCellMar>
          <w:left w:w="70" w:type="dxa"/>
          <w:right w:w="70" w:type="dxa"/>
        </w:tblCellMar>
        <w:tblLook w:val="04A0" w:firstRow="1" w:lastRow="0" w:firstColumn="1" w:lastColumn="0" w:noHBand="0" w:noVBand="1"/>
      </w:tblPr>
      <w:tblGrid>
        <w:gridCol w:w="365"/>
        <w:gridCol w:w="1734"/>
        <w:gridCol w:w="2179"/>
        <w:gridCol w:w="1038"/>
        <w:gridCol w:w="1287"/>
        <w:gridCol w:w="2225"/>
      </w:tblGrid>
      <w:tr w:rsidR="00757269" w:rsidRPr="00D86EDA" w14:paraId="2DEE016D" w14:textId="77777777" w:rsidTr="00325D5F">
        <w:trPr>
          <w:trHeight w:val="576"/>
        </w:trPr>
        <w:tc>
          <w:tcPr>
            <w:tcW w:w="20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5DF2489C" w14:textId="77777777" w:rsidR="00757269" w:rsidRPr="00D86EDA" w:rsidRDefault="00757269" w:rsidP="00757269">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ID</w:t>
            </w:r>
          </w:p>
        </w:tc>
        <w:tc>
          <w:tcPr>
            <w:tcW w:w="982" w:type="pct"/>
            <w:tcBorders>
              <w:top w:val="single" w:sz="4" w:space="0" w:color="auto"/>
              <w:left w:val="nil"/>
              <w:bottom w:val="single" w:sz="4" w:space="0" w:color="auto"/>
              <w:right w:val="single" w:sz="4" w:space="0" w:color="auto"/>
            </w:tcBorders>
            <w:shd w:val="clear" w:color="000000" w:fill="D9D9D9"/>
            <w:vAlign w:val="center"/>
            <w:hideMark/>
          </w:tcPr>
          <w:p w14:paraId="32D8759E" w14:textId="77777777" w:rsidR="00757269" w:rsidRPr="00D86EDA" w:rsidRDefault="00757269" w:rsidP="00757269">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Título</w:t>
            </w:r>
          </w:p>
        </w:tc>
        <w:tc>
          <w:tcPr>
            <w:tcW w:w="1234" w:type="pct"/>
            <w:tcBorders>
              <w:top w:val="single" w:sz="4" w:space="0" w:color="auto"/>
              <w:left w:val="nil"/>
              <w:bottom w:val="single" w:sz="4" w:space="0" w:color="auto"/>
              <w:right w:val="single" w:sz="4" w:space="0" w:color="auto"/>
            </w:tcBorders>
            <w:shd w:val="clear" w:color="000000" w:fill="D9D9D9"/>
            <w:vAlign w:val="center"/>
            <w:hideMark/>
          </w:tcPr>
          <w:p w14:paraId="35250C49" w14:textId="77777777" w:rsidR="00757269" w:rsidRPr="00D86EDA" w:rsidRDefault="00757269" w:rsidP="00757269">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Descripción</w:t>
            </w:r>
          </w:p>
        </w:tc>
        <w:tc>
          <w:tcPr>
            <w:tcW w:w="588" w:type="pct"/>
            <w:tcBorders>
              <w:top w:val="single" w:sz="4" w:space="0" w:color="auto"/>
              <w:left w:val="nil"/>
              <w:bottom w:val="single" w:sz="4" w:space="0" w:color="auto"/>
              <w:right w:val="single" w:sz="4" w:space="0" w:color="auto"/>
            </w:tcBorders>
            <w:shd w:val="clear" w:color="000000" w:fill="D9D9D9"/>
            <w:vAlign w:val="center"/>
            <w:hideMark/>
          </w:tcPr>
          <w:p w14:paraId="695516D9" w14:textId="77777777" w:rsidR="00757269" w:rsidRPr="00D86EDA" w:rsidRDefault="00757269" w:rsidP="00757269">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Actor Principal</w:t>
            </w:r>
          </w:p>
        </w:tc>
        <w:tc>
          <w:tcPr>
            <w:tcW w:w="729" w:type="pct"/>
            <w:tcBorders>
              <w:top w:val="single" w:sz="4" w:space="0" w:color="auto"/>
              <w:left w:val="nil"/>
              <w:bottom w:val="single" w:sz="4" w:space="0" w:color="auto"/>
              <w:right w:val="single" w:sz="4" w:space="0" w:color="auto"/>
            </w:tcBorders>
            <w:shd w:val="clear" w:color="000000" w:fill="D9D9D9"/>
            <w:vAlign w:val="center"/>
            <w:hideMark/>
          </w:tcPr>
          <w:p w14:paraId="005A63DE" w14:textId="77777777" w:rsidR="00757269" w:rsidRPr="00D86EDA" w:rsidRDefault="00757269" w:rsidP="00757269">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Estimación (Puntos)</w:t>
            </w:r>
          </w:p>
        </w:tc>
        <w:tc>
          <w:tcPr>
            <w:tcW w:w="1260" w:type="pct"/>
            <w:tcBorders>
              <w:top w:val="single" w:sz="4" w:space="0" w:color="auto"/>
              <w:left w:val="nil"/>
              <w:bottom w:val="single" w:sz="4" w:space="0" w:color="auto"/>
              <w:right w:val="single" w:sz="4" w:space="0" w:color="auto"/>
            </w:tcBorders>
            <w:shd w:val="clear" w:color="000000" w:fill="D9D9D9"/>
            <w:vAlign w:val="center"/>
            <w:hideMark/>
          </w:tcPr>
          <w:p w14:paraId="26B5F7BE" w14:textId="77777777" w:rsidR="00757269" w:rsidRPr="00D86EDA" w:rsidRDefault="00757269" w:rsidP="00757269">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Criterio de Aceptación</w:t>
            </w:r>
          </w:p>
        </w:tc>
      </w:tr>
      <w:tr w:rsidR="00757269" w:rsidRPr="00D86EDA" w14:paraId="0BA47FF5" w14:textId="77777777" w:rsidTr="00325D5F">
        <w:trPr>
          <w:trHeight w:val="864"/>
        </w:trPr>
        <w:tc>
          <w:tcPr>
            <w:tcW w:w="207" w:type="pct"/>
            <w:tcBorders>
              <w:top w:val="nil"/>
              <w:left w:val="single" w:sz="4" w:space="0" w:color="auto"/>
              <w:bottom w:val="single" w:sz="4" w:space="0" w:color="auto"/>
              <w:right w:val="single" w:sz="4" w:space="0" w:color="auto"/>
            </w:tcBorders>
            <w:shd w:val="clear" w:color="auto" w:fill="auto"/>
            <w:vAlign w:val="center"/>
            <w:hideMark/>
          </w:tcPr>
          <w:p w14:paraId="1EB98CD0"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4</w:t>
            </w:r>
          </w:p>
        </w:tc>
        <w:tc>
          <w:tcPr>
            <w:tcW w:w="982" w:type="pct"/>
            <w:tcBorders>
              <w:top w:val="nil"/>
              <w:left w:val="nil"/>
              <w:bottom w:val="single" w:sz="4" w:space="0" w:color="auto"/>
              <w:right w:val="single" w:sz="4" w:space="0" w:color="auto"/>
            </w:tcBorders>
            <w:shd w:val="clear" w:color="auto" w:fill="auto"/>
            <w:vAlign w:val="center"/>
            <w:hideMark/>
          </w:tcPr>
          <w:p w14:paraId="4F5BD5B6"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Registro de Empresas</w:t>
            </w:r>
          </w:p>
        </w:tc>
        <w:tc>
          <w:tcPr>
            <w:tcW w:w="1234" w:type="pct"/>
            <w:tcBorders>
              <w:top w:val="nil"/>
              <w:left w:val="nil"/>
              <w:bottom w:val="single" w:sz="4" w:space="0" w:color="auto"/>
              <w:right w:val="single" w:sz="4" w:space="0" w:color="auto"/>
            </w:tcBorders>
            <w:shd w:val="clear" w:color="auto" w:fill="auto"/>
            <w:vAlign w:val="center"/>
            <w:hideMark/>
          </w:tcPr>
          <w:p w14:paraId="11229245" w14:textId="77777777" w:rsidR="00757269" w:rsidRPr="00D86EDA" w:rsidRDefault="00757269" w:rsidP="008C364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Permitir a los usuarios registrar empresas clientes.</w:t>
            </w:r>
          </w:p>
        </w:tc>
        <w:tc>
          <w:tcPr>
            <w:tcW w:w="588" w:type="pct"/>
            <w:tcBorders>
              <w:top w:val="nil"/>
              <w:left w:val="nil"/>
              <w:bottom w:val="single" w:sz="4" w:space="0" w:color="auto"/>
              <w:right w:val="single" w:sz="4" w:space="0" w:color="auto"/>
            </w:tcBorders>
            <w:shd w:val="clear" w:color="auto" w:fill="auto"/>
            <w:vAlign w:val="center"/>
            <w:hideMark/>
          </w:tcPr>
          <w:p w14:paraId="76520ACC"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w:t>
            </w:r>
          </w:p>
        </w:tc>
        <w:tc>
          <w:tcPr>
            <w:tcW w:w="729" w:type="pct"/>
            <w:tcBorders>
              <w:top w:val="nil"/>
              <w:left w:val="nil"/>
              <w:bottom w:val="single" w:sz="4" w:space="0" w:color="auto"/>
              <w:right w:val="single" w:sz="4" w:space="0" w:color="auto"/>
            </w:tcBorders>
            <w:shd w:val="clear" w:color="auto" w:fill="auto"/>
            <w:noWrap/>
            <w:vAlign w:val="center"/>
            <w:hideMark/>
          </w:tcPr>
          <w:p w14:paraId="44753AFB"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5</w:t>
            </w:r>
          </w:p>
        </w:tc>
        <w:tc>
          <w:tcPr>
            <w:tcW w:w="1260" w:type="pct"/>
            <w:tcBorders>
              <w:top w:val="nil"/>
              <w:left w:val="nil"/>
              <w:bottom w:val="single" w:sz="4" w:space="0" w:color="auto"/>
              <w:right w:val="single" w:sz="4" w:space="0" w:color="auto"/>
            </w:tcBorders>
            <w:shd w:val="clear" w:color="auto" w:fill="auto"/>
            <w:vAlign w:val="center"/>
            <w:hideMark/>
          </w:tcPr>
          <w:p w14:paraId="60648739" w14:textId="77777777" w:rsidR="00757269" w:rsidRPr="00D86EDA" w:rsidRDefault="00757269" w:rsidP="008C364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Los datos de las empresas son almacenados correctamente.</w:t>
            </w:r>
          </w:p>
        </w:tc>
      </w:tr>
      <w:tr w:rsidR="00757269" w:rsidRPr="00D86EDA" w14:paraId="7542760C" w14:textId="77777777" w:rsidTr="00325D5F">
        <w:trPr>
          <w:trHeight w:val="576"/>
        </w:trPr>
        <w:tc>
          <w:tcPr>
            <w:tcW w:w="207" w:type="pct"/>
            <w:tcBorders>
              <w:top w:val="nil"/>
              <w:left w:val="single" w:sz="4" w:space="0" w:color="auto"/>
              <w:bottom w:val="single" w:sz="4" w:space="0" w:color="auto"/>
              <w:right w:val="single" w:sz="4" w:space="0" w:color="auto"/>
            </w:tcBorders>
            <w:shd w:val="clear" w:color="auto" w:fill="auto"/>
            <w:vAlign w:val="center"/>
            <w:hideMark/>
          </w:tcPr>
          <w:p w14:paraId="40CDA336"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5</w:t>
            </w:r>
          </w:p>
        </w:tc>
        <w:tc>
          <w:tcPr>
            <w:tcW w:w="982" w:type="pct"/>
            <w:tcBorders>
              <w:top w:val="nil"/>
              <w:left w:val="nil"/>
              <w:bottom w:val="single" w:sz="4" w:space="0" w:color="auto"/>
              <w:right w:val="single" w:sz="4" w:space="0" w:color="auto"/>
            </w:tcBorders>
            <w:shd w:val="clear" w:color="auto" w:fill="auto"/>
            <w:vAlign w:val="center"/>
            <w:hideMark/>
          </w:tcPr>
          <w:p w14:paraId="2BFB13DA"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Edición de Empresas</w:t>
            </w:r>
          </w:p>
        </w:tc>
        <w:tc>
          <w:tcPr>
            <w:tcW w:w="1234" w:type="pct"/>
            <w:tcBorders>
              <w:top w:val="nil"/>
              <w:left w:val="nil"/>
              <w:bottom w:val="single" w:sz="4" w:space="0" w:color="auto"/>
              <w:right w:val="single" w:sz="4" w:space="0" w:color="auto"/>
            </w:tcBorders>
            <w:shd w:val="clear" w:color="auto" w:fill="auto"/>
            <w:vAlign w:val="center"/>
            <w:hideMark/>
          </w:tcPr>
          <w:p w14:paraId="5A3565BD" w14:textId="77777777" w:rsidR="00757269" w:rsidRPr="00D86EDA" w:rsidRDefault="00757269" w:rsidP="008C364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Habilitar la edición de la información de empresas.</w:t>
            </w:r>
          </w:p>
        </w:tc>
        <w:tc>
          <w:tcPr>
            <w:tcW w:w="588" w:type="pct"/>
            <w:tcBorders>
              <w:top w:val="nil"/>
              <w:left w:val="nil"/>
              <w:bottom w:val="single" w:sz="4" w:space="0" w:color="auto"/>
              <w:right w:val="single" w:sz="4" w:space="0" w:color="auto"/>
            </w:tcBorders>
            <w:shd w:val="clear" w:color="auto" w:fill="auto"/>
            <w:vAlign w:val="center"/>
            <w:hideMark/>
          </w:tcPr>
          <w:p w14:paraId="4D8CF1CE"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w:t>
            </w:r>
          </w:p>
        </w:tc>
        <w:tc>
          <w:tcPr>
            <w:tcW w:w="729" w:type="pct"/>
            <w:tcBorders>
              <w:top w:val="nil"/>
              <w:left w:val="nil"/>
              <w:bottom w:val="single" w:sz="4" w:space="0" w:color="auto"/>
              <w:right w:val="single" w:sz="4" w:space="0" w:color="auto"/>
            </w:tcBorders>
            <w:shd w:val="clear" w:color="auto" w:fill="auto"/>
            <w:noWrap/>
            <w:vAlign w:val="center"/>
            <w:hideMark/>
          </w:tcPr>
          <w:p w14:paraId="33254620"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3</w:t>
            </w:r>
          </w:p>
        </w:tc>
        <w:tc>
          <w:tcPr>
            <w:tcW w:w="1260" w:type="pct"/>
            <w:tcBorders>
              <w:top w:val="nil"/>
              <w:left w:val="nil"/>
              <w:bottom w:val="single" w:sz="4" w:space="0" w:color="auto"/>
              <w:right w:val="single" w:sz="4" w:space="0" w:color="auto"/>
            </w:tcBorders>
            <w:shd w:val="clear" w:color="auto" w:fill="auto"/>
            <w:vAlign w:val="center"/>
            <w:hideMark/>
          </w:tcPr>
          <w:p w14:paraId="38000EBF" w14:textId="77777777" w:rsidR="00757269" w:rsidRPr="00D86EDA" w:rsidRDefault="00757269" w:rsidP="008C364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Los datos actualizados se reflejan en el sistema.</w:t>
            </w:r>
          </w:p>
        </w:tc>
      </w:tr>
      <w:tr w:rsidR="00757269" w:rsidRPr="00D86EDA" w14:paraId="75D262D0" w14:textId="77777777" w:rsidTr="00325D5F">
        <w:trPr>
          <w:trHeight w:val="864"/>
        </w:trPr>
        <w:tc>
          <w:tcPr>
            <w:tcW w:w="207" w:type="pct"/>
            <w:tcBorders>
              <w:top w:val="nil"/>
              <w:left w:val="single" w:sz="4" w:space="0" w:color="auto"/>
              <w:bottom w:val="single" w:sz="4" w:space="0" w:color="auto"/>
              <w:right w:val="single" w:sz="4" w:space="0" w:color="auto"/>
            </w:tcBorders>
            <w:shd w:val="clear" w:color="auto" w:fill="auto"/>
            <w:vAlign w:val="center"/>
            <w:hideMark/>
          </w:tcPr>
          <w:p w14:paraId="11B7A133"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6</w:t>
            </w:r>
          </w:p>
        </w:tc>
        <w:tc>
          <w:tcPr>
            <w:tcW w:w="982" w:type="pct"/>
            <w:tcBorders>
              <w:top w:val="nil"/>
              <w:left w:val="nil"/>
              <w:bottom w:val="single" w:sz="4" w:space="0" w:color="auto"/>
              <w:right w:val="single" w:sz="4" w:space="0" w:color="auto"/>
            </w:tcBorders>
            <w:shd w:val="clear" w:color="auto" w:fill="auto"/>
            <w:vAlign w:val="center"/>
            <w:hideMark/>
          </w:tcPr>
          <w:p w14:paraId="4CAFD84D"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Generación de Órdenes de Transporte</w:t>
            </w:r>
          </w:p>
        </w:tc>
        <w:tc>
          <w:tcPr>
            <w:tcW w:w="1234" w:type="pct"/>
            <w:tcBorders>
              <w:top w:val="nil"/>
              <w:left w:val="nil"/>
              <w:bottom w:val="single" w:sz="4" w:space="0" w:color="auto"/>
              <w:right w:val="single" w:sz="4" w:space="0" w:color="auto"/>
            </w:tcBorders>
            <w:shd w:val="clear" w:color="auto" w:fill="auto"/>
            <w:vAlign w:val="center"/>
            <w:hideMark/>
          </w:tcPr>
          <w:p w14:paraId="1109D359" w14:textId="77777777" w:rsidR="00757269" w:rsidRPr="00D86EDA" w:rsidRDefault="00757269" w:rsidP="008C364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Crear órdenes con detalles como origen, destino, tipo de carga y fecha.</w:t>
            </w:r>
          </w:p>
        </w:tc>
        <w:tc>
          <w:tcPr>
            <w:tcW w:w="588" w:type="pct"/>
            <w:tcBorders>
              <w:top w:val="nil"/>
              <w:left w:val="nil"/>
              <w:bottom w:val="single" w:sz="4" w:space="0" w:color="auto"/>
              <w:right w:val="single" w:sz="4" w:space="0" w:color="auto"/>
            </w:tcBorders>
            <w:shd w:val="clear" w:color="auto" w:fill="auto"/>
            <w:vAlign w:val="center"/>
            <w:hideMark/>
          </w:tcPr>
          <w:p w14:paraId="40FDBAD9"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w:t>
            </w:r>
          </w:p>
        </w:tc>
        <w:tc>
          <w:tcPr>
            <w:tcW w:w="729" w:type="pct"/>
            <w:tcBorders>
              <w:top w:val="nil"/>
              <w:left w:val="nil"/>
              <w:bottom w:val="single" w:sz="4" w:space="0" w:color="auto"/>
              <w:right w:val="single" w:sz="4" w:space="0" w:color="auto"/>
            </w:tcBorders>
            <w:shd w:val="clear" w:color="auto" w:fill="auto"/>
            <w:noWrap/>
            <w:vAlign w:val="center"/>
            <w:hideMark/>
          </w:tcPr>
          <w:p w14:paraId="60F5F58A"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8</w:t>
            </w:r>
          </w:p>
        </w:tc>
        <w:tc>
          <w:tcPr>
            <w:tcW w:w="1260" w:type="pct"/>
            <w:tcBorders>
              <w:top w:val="nil"/>
              <w:left w:val="nil"/>
              <w:bottom w:val="single" w:sz="4" w:space="0" w:color="auto"/>
              <w:right w:val="single" w:sz="4" w:space="0" w:color="auto"/>
            </w:tcBorders>
            <w:shd w:val="clear" w:color="auto" w:fill="auto"/>
            <w:vAlign w:val="center"/>
            <w:hideMark/>
          </w:tcPr>
          <w:p w14:paraId="56D99FC0" w14:textId="77777777" w:rsidR="00757269" w:rsidRPr="00D86EDA" w:rsidRDefault="00757269" w:rsidP="008C364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Las órdenes se generan con un ID único y se guardan correctamente.</w:t>
            </w:r>
          </w:p>
        </w:tc>
      </w:tr>
      <w:tr w:rsidR="00757269" w:rsidRPr="00D86EDA" w14:paraId="14B42679" w14:textId="77777777" w:rsidTr="00325D5F">
        <w:trPr>
          <w:trHeight w:val="864"/>
        </w:trPr>
        <w:tc>
          <w:tcPr>
            <w:tcW w:w="207" w:type="pct"/>
            <w:tcBorders>
              <w:top w:val="nil"/>
              <w:left w:val="single" w:sz="4" w:space="0" w:color="auto"/>
              <w:bottom w:val="single" w:sz="4" w:space="0" w:color="auto"/>
              <w:right w:val="single" w:sz="4" w:space="0" w:color="auto"/>
            </w:tcBorders>
            <w:shd w:val="clear" w:color="auto" w:fill="auto"/>
            <w:vAlign w:val="center"/>
            <w:hideMark/>
          </w:tcPr>
          <w:p w14:paraId="2325AC24"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lastRenderedPageBreak/>
              <w:t>8</w:t>
            </w:r>
          </w:p>
        </w:tc>
        <w:tc>
          <w:tcPr>
            <w:tcW w:w="982" w:type="pct"/>
            <w:tcBorders>
              <w:top w:val="nil"/>
              <w:left w:val="nil"/>
              <w:bottom w:val="single" w:sz="4" w:space="0" w:color="auto"/>
              <w:right w:val="single" w:sz="4" w:space="0" w:color="auto"/>
            </w:tcBorders>
            <w:shd w:val="clear" w:color="auto" w:fill="auto"/>
            <w:vAlign w:val="center"/>
            <w:hideMark/>
          </w:tcPr>
          <w:p w14:paraId="7749AE2D"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Notificaciones por Correo</w:t>
            </w:r>
          </w:p>
        </w:tc>
        <w:tc>
          <w:tcPr>
            <w:tcW w:w="1234" w:type="pct"/>
            <w:tcBorders>
              <w:top w:val="nil"/>
              <w:left w:val="nil"/>
              <w:bottom w:val="single" w:sz="4" w:space="0" w:color="auto"/>
              <w:right w:val="single" w:sz="4" w:space="0" w:color="auto"/>
            </w:tcBorders>
            <w:shd w:val="clear" w:color="auto" w:fill="auto"/>
            <w:vAlign w:val="center"/>
            <w:hideMark/>
          </w:tcPr>
          <w:p w14:paraId="60ABF107" w14:textId="77777777" w:rsidR="00757269" w:rsidRPr="00D86EDA" w:rsidRDefault="00757269" w:rsidP="008C364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Enviar notificaciones por correo al crear una orden.</w:t>
            </w:r>
          </w:p>
        </w:tc>
        <w:tc>
          <w:tcPr>
            <w:tcW w:w="588" w:type="pct"/>
            <w:tcBorders>
              <w:top w:val="nil"/>
              <w:left w:val="nil"/>
              <w:bottom w:val="single" w:sz="4" w:space="0" w:color="auto"/>
              <w:right w:val="single" w:sz="4" w:space="0" w:color="auto"/>
            </w:tcBorders>
            <w:shd w:val="clear" w:color="auto" w:fill="auto"/>
            <w:vAlign w:val="center"/>
            <w:hideMark/>
          </w:tcPr>
          <w:p w14:paraId="3F4A7CF9"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Sistema</w:t>
            </w:r>
          </w:p>
        </w:tc>
        <w:tc>
          <w:tcPr>
            <w:tcW w:w="729" w:type="pct"/>
            <w:tcBorders>
              <w:top w:val="nil"/>
              <w:left w:val="nil"/>
              <w:bottom w:val="single" w:sz="4" w:space="0" w:color="auto"/>
              <w:right w:val="single" w:sz="4" w:space="0" w:color="auto"/>
            </w:tcBorders>
            <w:shd w:val="clear" w:color="auto" w:fill="auto"/>
            <w:noWrap/>
            <w:vAlign w:val="center"/>
            <w:hideMark/>
          </w:tcPr>
          <w:p w14:paraId="27A937B9"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3</w:t>
            </w:r>
          </w:p>
        </w:tc>
        <w:tc>
          <w:tcPr>
            <w:tcW w:w="1260" w:type="pct"/>
            <w:tcBorders>
              <w:top w:val="nil"/>
              <w:left w:val="nil"/>
              <w:bottom w:val="single" w:sz="4" w:space="0" w:color="auto"/>
              <w:right w:val="single" w:sz="4" w:space="0" w:color="auto"/>
            </w:tcBorders>
            <w:shd w:val="clear" w:color="auto" w:fill="auto"/>
            <w:vAlign w:val="center"/>
            <w:hideMark/>
          </w:tcPr>
          <w:p w14:paraId="21CB70D4" w14:textId="77777777" w:rsidR="00757269" w:rsidRPr="00D86EDA" w:rsidRDefault="00757269" w:rsidP="008C364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Los correos son enviados al cliente cuando se crea una orden.</w:t>
            </w:r>
          </w:p>
        </w:tc>
      </w:tr>
      <w:tr w:rsidR="00757269" w:rsidRPr="00D86EDA" w14:paraId="279204B1" w14:textId="77777777" w:rsidTr="00325D5F">
        <w:trPr>
          <w:trHeight w:val="864"/>
        </w:trPr>
        <w:tc>
          <w:tcPr>
            <w:tcW w:w="207" w:type="pct"/>
            <w:tcBorders>
              <w:top w:val="nil"/>
              <w:left w:val="single" w:sz="4" w:space="0" w:color="auto"/>
              <w:bottom w:val="single" w:sz="4" w:space="0" w:color="auto"/>
              <w:right w:val="single" w:sz="4" w:space="0" w:color="auto"/>
            </w:tcBorders>
            <w:shd w:val="clear" w:color="auto" w:fill="auto"/>
            <w:vAlign w:val="center"/>
            <w:hideMark/>
          </w:tcPr>
          <w:p w14:paraId="5E349EF0"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11</w:t>
            </w:r>
          </w:p>
        </w:tc>
        <w:tc>
          <w:tcPr>
            <w:tcW w:w="982" w:type="pct"/>
            <w:tcBorders>
              <w:top w:val="nil"/>
              <w:left w:val="nil"/>
              <w:bottom w:val="single" w:sz="4" w:space="0" w:color="auto"/>
              <w:right w:val="single" w:sz="4" w:space="0" w:color="auto"/>
            </w:tcBorders>
            <w:shd w:val="clear" w:color="auto" w:fill="auto"/>
            <w:vAlign w:val="center"/>
            <w:hideMark/>
          </w:tcPr>
          <w:p w14:paraId="23C232C2"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Diseño de Interfaz de Usuario</w:t>
            </w:r>
          </w:p>
        </w:tc>
        <w:tc>
          <w:tcPr>
            <w:tcW w:w="1234" w:type="pct"/>
            <w:tcBorders>
              <w:top w:val="nil"/>
              <w:left w:val="nil"/>
              <w:bottom w:val="single" w:sz="4" w:space="0" w:color="auto"/>
              <w:right w:val="single" w:sz="4" w:space="0" w:color="auto"/>
            </w:tcBorders>
            <w:shd w:val="clear" w:color="auto" w:fill="auto"/>
            <w:vAlign w:val="center"/>
            <w:hideMark/>
          </w:tcPr>
          <w:p w14:paraId="6C220096" w14:textId="77777777" w:rsidR="00757269" w:rsidRPr="00D86EDA" w:rsidRDefault="00757269" w:rsidP="008C364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Mejorar la interfaz de usuario para las secciones de empresas y órdenes.</w:t>
            </w:r>
          </w:p>
        </w:tc>
        <w:tc>
          <w:tcPr>
            <w:tcW w:w="588" w:type="pct"/>
            <w:tcBorders>
              <w:top w:val="nil"/>
              <w:left w:val="nil"/>
              <w:bottom w:val="single" w:sz="4" w:space="0" w:color="auto"/>
              <w:right w:val="single" w:sz="4" w:space="0" w:color="auto"/>
            </w:tcBorders>
            <w:shd w:val="clear" w:color="auto" w:fill="auto"/>
            <w:vAlign w:val="center"/>
            <w:hideMark/>
          </w:tcPr>
          <w:p w14:paraId="6F7D5899"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w:t>
            </w:r>
          </w:p>
        </w:tc>
        <w:tc>
          <w:tcPr>
            <w:tcW w:w="729" w:type="pct"/>
            <w:tcBorders>
              <w:top w:val="nil"/>
              <w:left w:val="nil"/>
              <w:bottom w:val="single" w:sz="4" w:space="0" w:color="auto"/>
              <w:right w:val="single" w:sz="4" w:space="0" w:color="auto"/>
            </w:tcBorders>
            <w:shd w:val="clear" w:color="auto" w:fill="auto"/>
            <w:noWrap/>
            <w:vAlign w:val="center"/>
            <w:hideMark/>
          </w:tcPr>
          <w:p w14:paraId="36BCEB2E" w14:textId="77777777" w:rsidR="00757269" w:rsidRPr="00D86EDA" w:rsidRDefault="00757269" w:rsidP="00757269">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13</w:t>
            </w:r>
          </w:p>
        </w:tc>
        <w:tc>
          <w:tcPr>
            <w:tcW w:w="1260" w:type="pct"/>
            <w:tcBorders>
              <w:top w:val="nil"/>
              <w:left w:val="nil"/>
              <w:bottom w:val="single" w:sz="4" w:space="0" w:color="auto"/>
              <w:right w:val="single" w:sz="4" w:space="0" w:color="auto"/>
            </w:tcBorders>
            <w:shd w:val="clear" w:color="auto" w:fill="auto"/>
            <w:vAlign w:val="center"/>
            <w:hideMark/>
          </w:tcPr>
          <w:p w14:paraId="08971875" w14:textId="77777777" w:rsidR="00757269" w:rsidRPr="00D86EDA" w:rsidRDefault="00757269" w:rsidP="008C364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La interfaz es clara, funcional y responsiva.</w:t>
            </w:r>
          </w:p>
        </w:tc>
      </w:tr>
    </w:tbl>
    <w:p w14:paraId="67521FB0" w14:textId="40F571C5" w:rsidR="00A75CF4" w:rsidRPr="00D86EDA" w:rsidRDefault="00A75CF4" w:rsidP="0040449B">
      <w:pPr>
        <w:spacing w:line="360" w:lineRule="auto"/>
        <w:jc w:val="both"/>
        <w:rPr>
          <w:rFonts w:ascii="Arial" w:hAnsi="Arial" w:cs="Arial"/>
        </w:rPr>
      </w:pPr>
    </w:p>
    <w:p w14:paraId="3103582A" w14:textId="4B37A0F8" w:rsidR="3C7A2A24" w:rsidRPr="00D86EDA" w:rsidRDefault="3C7A2A24" w:rsidP="3C7A2A24">
      <w:pPr>
        <w:spacing w:line="360" w:lineRule="auto"/>
        <w:jc w:val="both"/>
        <w:rPr>
          <w:rFonts w:ascii="Arial" w:hAnsi="Arial" w:cs="Arial"/>
        </w:rPr>
      </w:pPr>
    </w:p>
    <w:p w14:paraId="63973210" w14:textId="403BABF0" w:rsidR="4074C2D4" w:rsidRPr="00D86EDA" w:rsidRDefault="4074C2D4" w:rsidP="4074C2D4">
      <w:pPr>
        <w:spacing w:line="360" w:lineRule="auto"/>
        <w:jc w:val="both"/>
        <w:rPr>
          <w:rFonts w:ascii="Arial" w:hAnsi="Arial" w:cs="Arial"/>
        </w:rPr>
      </w:pPr>
    </w:p>
    <w:p w14:paraId="120353C1" w14:textId="64173939" w:rsidR="4074C2D4" w:rsidRPr="00D86EDA" w:rsidRDefault="4074C2D4" w:rsidP="4074C2D4">
      <w:pPr>
        <w:spacing w:line="360" w:lineRule="auto"/>
        <w:jc w:val="both"/>
        <w:rPr>
          <w:rFonts w:ascii="Arial" w:hAnsi="Arial" w:cs="Arial"/>
        </w:rPr>
      </w:pPr>
    </w:p>
    <w:p w14:paraId="49538F47" w14:textId="7028E0A6" w:rsidR="4074C2D4" w:rsidRPr="00D86EDA" w:rsidRDefault="4074C2D4" w:rsidP="4074C2D4">
      <w:pPr>
        <w:spacing w:line="360" w:lineRule="auto"/>
        <w:jc w:val="both"/>
        <w:rPr>
          <w:rFonts w:ascii="Arial" w:hAnsi="Arial" w:cs="Arial"/>
        </w:rPr>
      </w:pPr>
    </w:p>
    <w:p w14:paraId="7CB1E32B" w14:textId="5BE11E10" w:rsidR="4074C2D4" w:rsidRPr="00D86EDA" w:rsidRDefault="4074C2D4" w:rsidP="4074C2D4">
      <w:pPr>
        <w:spacing w:line="360" w:lineRule="auto"/>
        <w:jc w:val="both"/>
        <w:rPr>
          <w:rFonts w:ascii="Arial" w:hAnsi="Arial" w:cs="Arial"/>
        </w:rPr>
      </w:pPr>
    </w:p>
    <w:p w14:paraId="1844913C" w14:textId="35C981CB" w:rsidR="4074C2D4" w:rsidRPr="00D86EDA" w:rsidRDefault="4074C2D4" w:rsidP="4074C2D4">
      <w:pPr>
        <w:spacing w:line="360" w:lineRule="auto"/>
        <w:jc w:val="both"/>
        <w:rPr>
          <w:rFonts w:ascii="Arial" w:hAnsi="Arial" w:cs="Arial"/>
        </w:rPr>
      </w:pPr>
    </w:p>
    <w:p w14:paraId="6AF37D28" w14:textId="03EB910A" w:rsidR="4074C2D4" w:rsidRPr="00D86EDA" w:rsidRDefault="4074C2D4" w:rsidP="4074C2D4">
      <w:pPr>
        <w:spacing w:line="360" w:lineRule="auto"/>
        <w:jc w:val="both"/>
        <w:rPr>
          <w:rFonts w:ascii="Arial" w:hAnsi="Arial" w:cs="Arial"/>
        </w:rPr>
      </w:pPr>
    </w:p>
    <w:p w14:paraId="3EAA6711" w14:textId="320C8348" w:rsidR="0A42EE36" w:rsidRPr="00D86EDA" w:rsidRDefault="0A42EE36" w:rsidP="0A42EE36">
      <w:pPr>
        <w:spacing w:line="360" w:lineRule="auto"/>
        <w:jc w:val="both"/>
        <w:rPr>
          <w:rFonts w:ascii="Arial" w:hAnsi="Arial" w:cs="Arial"/>
        </w:rPr>
      </w:pPr>
    </w:p>
    <w:p w14:paraId="4ED259CF" w14:textId="07126F63" w:rsidR="0A42EE36" w:rsidRPr="00D86EDA" w:rsidRDefault="0A42EE36" w:rsidP="0A42EE36">
      <w:pPr>
        <w:spacing w:line="360" w:lineRule="auto"/>
        <w:jc w:val="both"/>
        <w:rPr>
          <w:rFonts w:ascii="Arial" w:hAnsi="Arial" w:cs="Arial"/>
        </w:rPr>
      </w:pPr>
    </w:p>
    <w:p w14:paraId="7F49682E" w14:textId="032600CD" w:rsidR="0A42EE36" w:rsidRPr="00D86EDA" w:rsidRDefault="0A42EE36" w:rsidP="0A42EE36">
      <w:pPr>
        <w:spacing w:line="360" w:lineRule="auto"/>
        <w:jc w:val="both"/>
        <w:rPr>
          <w:rFonts w:ascii="Arial" w:hAnsi="Arial" w:cs="Arial"/>
        </w:rPr>
      </w:pPr>
    </w:p>
    <w:p w14:paraId="46834424" w14:textId="04F2A129" w:rsidR="4D1B76EF" w:rsidRPr="00D86EDA" w:rsidRDefault="4D1B76EF" w:rsidP="6FA8F4A5">
      <w:pPr>
        <w:pStyle w:val="Subtituloproyecto"/>
        <w:rPr>
          <w:rFonts w:cs="Arial"/>
        </w:rPr>
      </w:pPr>
      <w:r w:rsidRPr="00D86EDA">
        <w:rPr>
          <w:rFonts w:cs="Arial"/>
        </w:rPr>
        <w:t>Tercer entregable</w:t>
      </w:r>
      <w:r w:rsidR="5399F5E5" w:rsidRPr="00D86EDA">
        <w:rPr>
          <w:rFonts w:cs="Arial"/>
        </w:rPr>
        <w:t>.</w:t>
      </w:r>
    </w:p>
    <w:p w14:paraId="79C888E4" w14:textId="71FA8D17" w:rsidR="00325D5F" w:rsidRPr="00D86EDA" w:rsidRDefault="00325D5F" w:rsidP="00325D5F">
      <w:pPr>
        <w:pStyle w:val="ParrafoProyecto0"/>
      </w:pPr>
      <w:r w:rsidRPr="00D86EDA">
        <w:t xml:space="preserve">El desarrollo del </w:t>
      </w:r>
      <w:r w:rsidR="5C48D290" w:rsidRPr="00D86EDA">
        <w:t>tercer entregable</w:t>
      </w:r>
      <w:r w:rsidRPr="00D86EDA">
        <w:t xml:space="preserve"> involucra el desarrollo de las siguientes tareas en un periodo de 15 días</w:t>
      </w:r>
    </w:p>
    <w:p w14:paraId="5BB11CC2" w14:textId="53AB4BBE" w:rsidR="009F0099" w:rsidRPr="00D86EDA" w:rsidRDefault="009F0099" w:rsidP="009F0099">
      <w:pPr>
        <w:pStyle w:val="Descripcin"/>
        <w:keepNext/>
        <w:rPr>
          <w:rFonts w:ascii="Arial" w:hAnsi="Arial" w:cs="Arial"/>
        </w:rPr>
      </w:pPr>
      <w:bookmarkStart w:id="137" w:name="_Toc184321193"/>
      <w:r w:rsidRPr="00D86EDA">
        <w:rPr>
          <w:rFonts w:ascii="Arial" w:hAnsi="Arial" w:cs="Arial"/>
        </w:rPr>
        <w:t xml:space="preserve">Tabla </w:t>
      </w:r>
      <w:r w:rsidR="002C5966" w:rsidRPr="00D86EDA">
        <w:rPr>
          <w:rFonts w:ascii="Arial" w:hAnsi="Arial" w:cs="Arial"/>
        </w:rPr>
        <w:fldChar w:fldCharType="begin"/>
      </w:r>
      <w:r w:rsidR="002C5966" w:rsidRPr="00D86EDA">
        <w:rPr>
          <w:rFonts w:ascii="Arial" w:hAnsi="Arial" w:cs="Arial"/>
        </w:rPr>
        <w:instrText xml:space="preserve"> SEQ Tabla \* ARABIC </w:instrText>
      </w:r>
      <w:r w:rsidR="002C5966" w:rsidRPr="00D86EDA">
        <w:rPr>
          <w:rFonts w:ascii="Arial" w:hAnsi="Arial" w:cs="Arial"/>
        </w:rPr>
        <w:fldChar w:fldCharType="separate"/>
      </w:r>
      <w:r w:rsidR="002C5966" w:rsidRPr="00D86EDA">
        <w:rPr>
          <w:rFonts w:ascii="Arial" w:hAnsi="Arial" w:cs="Arial"/>
          <w:noProof/>
        </w:rPr>
        <w:t>16</w:t>
      </w:r>
      <w:r w:rsidR="002C5966" w:rsidRPr="00D86EDA">
        <w:rPr>
          <w:rFonts w:ascii="Arial" w:hAnsi="Arial" w:cs="Arial"/>
          <w:noProof/>
        </w:rPr>
        <w:fldChar w:fldCharType="end"/>
      </w:r>
      <w:r w:rsidRPr="00D86EDA">
        <w:rPr>
          <w:rFonts w:ascii="Arial" w:hAnsi="Arial" w:cs="Arial"/>
        </w:rPr>
        <w:t xml:space="preserve"> - Tareas tercer entregable</w:t>
      </w:r>
      <w:bookmarkEnd w:id="137"/>
    </w:p>
    <w:tbl>
      <w:tblPr>
        <w:tblW w:w="0" w:type="auto"/>
        <w:tblCellMar>
          <w:left w:w="70" w:type="dxa"/>
          <w:right w:w="70" w:type="dxa"/>
        </w:tblCellMar>
        <w:tblLook w:val="04A0" w:firstRow="1" w:lastRow="0" w:firstColumn="1" w:lastColumn="0" w:noHBand="0" w:noVBand="1"/>
      </w:tblPr>
      <w:tblGrid>
        <w:gridCol w:w="363"/>
        <w:gridCol w:w="1627"/>
        <w:gridCol w:w="2070"/>
        <w:gridCol w:w="1430"/>
        <w:gridCol w:w="1283"/>
        <w:gridCol w:w="2055"/>
      </w:tblGrid>
      <w:tr w:rsidR="0089691D" w:rsidRPr="00D86EDA" w14:paraId="256F776C" w14:textId="77777777" w:rsidTr="00255459">
        <w:trPr>
          <w:trHeight w:val="576"/>
        </w:trPr>
        <w:tc>
          <w:tcPr>
            <w:tcW w:w="0" w:type="auto"/>
            <w:tcBorders>
              <w:top w:val="single" w:sz="4" w:space="0" w:color="auto"/>
              <w:left w:val="single" w:sz="4" w:space="0" w:color="auto"/>
              <w:bottom w:val="single" w:sz="4" w:space="0" w:color="auto"/>
              <w:right w:val="single" w:sz="4" w:space="0" w:color="auto"/>
            </w:tcBorders>
            <w:shd w:val="clear" w:color="000000" w:fill="D9D9D9"/>
            <w:vAlign w:val="center"/>
            <w:hideMark/>
          </w:tcPr>
          <w:p w14:paraId="44C74141" w14:textId="77777777" w:rsidR="0089691D" w:rsidRPr="00D86EDA" w:rsidRDefault="0089691D" w:rsidP="0089691D">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ID</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2B1F313B" w14:textId="77777777" w:rsidR="0089691D" w:rsidRPr="00D86EDA" w:rsidRDefault="0089691D" w:rsidP="0089691D">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Título</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66B07D5F" w14:textId="77777777" w:rsidR="0089691D" w:rsidRPr="00D86EDA" w:rsidRDefault="0089691D" w:rsidP="0089691D">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Descripción</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1BC696A8" w14:textId="77777777" w:rsidR="0089691D" w:rsidRPr="00D86EDA" w:rsidRDefault="0089691D" w:rsidP="0089691D">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Actor Principal</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2C8E6926" w14:textId="77777777" w:rsidR="0089691D" w:rsidRPr="00D86EDA" w:rsidRDefault="0089691D" w:rsidP="0089691D">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Estimación (Puntos)</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6E64A088" w14:textId="77777777" w:rsidR="0089691D" w:rsidRPr="00D86EDA" w:rsidRDefault="0089691D" w:rsidP="0089691D">
            <w:pPr>
              <w:spacing w:after="0" w:line="240" w:lineRule="auto"/>
              <w:jc w:val="center"/>
              <w:rPr>
                <w:rFonts w:ascii="Arial" w:eastAsia="Times New Roman" w:hAnsi="Arial" w:cs="Arial"/>
                <w:b/>
                <w:bCs/>
                <w:color w:val="000000"/>
                <w:kern w:val="0"/>
                <w:sz w:val="20"/>
                <w:szCs w:val="20"/>
                <w:lang w:eastAsia="es-CL"/>
                <w14:ligatures w14:val="none"/>
              </w:rPr>
            </w:pPr>
            <w:r w:rsidRPr="00D86EDA">
              <w:rPr>
                <w:rFonts w:ascii="Arial" w:eastAsia="Times New Roman" w:hAnsi="Arial" w:cs="Arial"/>
                <w:b/>
                <w:bCs/>
                <w:color w:val="000000"/>
                <w:kern w:val="0"/>
                <w:sz w:val="20"/>
                <w:szCs w:val="20"/>
                <w:lang w:eastAsia="es-CL"/>
                <w14:ligatures w14:val="none"/>
              </w:rPr>
              <w:t>Criterio de Aceptación</w:t>
            </w:r>
          </w:p>
        </w:tc>
      </w:tr>
      <w:tr w:rsidR="0089691D" w:rsidRPr="00D86EDA" w14:paraId="39D5D5D1" w14:textId="77777777" w:rsidTr="00255459">
        <w:trPr>
          <w:trHeight w:val="115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0452102"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7</w:t>
            </w:r>
          </w:p>
        </w:tc>
        <w:tc>
          <w:tcPr>
            <w:tcW w:w="0" w:type="auto"/>
            <w:tcBorders>
              <w:top w:val="nil"/>
              <w:left w:val="nil"/>
              <w:bottom w:val="single" w:sz="4" w:space="0" w:color="auto"/>
              <w:right w:val="single" w:sz="4" w:space="0" w:color="auto"/>
            </w:tcBorders>
            <w:shd w:val="clear" w:color="auto" w:fill="auto"/>
            <w:vAlign w:val="center"/>
            <w:hideMark/>
          </w:tcPr>
          <w:p w14:paraId="37101B19"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Seguimiento de Órdenes</w:t>
            </w:r>
          </w:p>
        </w:tc>
        <w:tc>
          <w:tcPr>
            <w:tcW w:w="0" w:type="auto"/>
            <w:tcBorders>
              <w:top w:val="nil"/>
              <w:left w:val="nil"/>
              <w:bottom w:val="single" w:sz="4" w:space="0" w:color="auto"/>
              <w:right w:val="single" w:sz="4" w:space="0" w:color="auto"/>
            </w:tcBorders>
            <w:shd w:val="clear" w:color="auto" w:fill="auto"/>
            <w:hideMark/>
          </w:tcPr>
          <w:p w14:paraId="7FEC71F5" w14:textId="77777777" w:rsidR="0089691D" w:rsidRPr="00D86EDA" w:rsidRDefault="0089691D" w:rsidP="0089691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Permitir a los usuarios consultar el estado de sus órdenes en tiempo real.</w:t>
            </w:r>
          </w:p>
        </w:tc>
        <w:tc>
          <w:tcPr>
            <w:tcW w:w="0" w:type="auto"/>
            <w:tcBorders>
              <w:top w:val="nil"/>
              <w:left w:val="nil"/>
              <w:bottom w:val="single" w:sz="4" w:space="0" w:color="auto"/>
              <w:right w:val="single" w:sz="4" w:space="0" w:color="auto"/>
            </w:tcBorders>
            <w:shd w:val="clear" w:color="auto" w:fill="auto"/>
            <w:vAlign w:val="center"/>
            <w:hideMark/>
          </w:tcPr>
          <w:p w14:paraId="2CDCC914"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Usuario</w:t>
            </w:r>
          </w:p>
        </w:tc>
        <w:tc>
          <w:tcPr>
            <w:tcW w:w="0" w:type="auto"/>
            <w:tcBorders>
              <w:top w:val="nil"/>
              <w:left w:val="nil"/>
              <w:bottom w:val="single" w:sz="4" w:space="0" w:color="auto"/>
              <w:right w:val="single" w:sz="4" w:space="0" w:color="auto"/>
            </w:tcBorders>
            <w:shd w:val="clear" w:color="auto" w:fill="auto"/>
            <w:vAlign w:val="center"/>
            <w:hideMark/>
          </w:tcPr>
          <w:p w14:paraId="2D1ACE85"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8</w:t>
            </w:r>
          </w:p>
        </w:tc>
        <w:tc>
          <w:tcPr>
            <w:tcW w:w="0" w:type="auto"/>
            <w:tcBorders>
              <w:top w:val="nil"/>
              <w:left w:val="nil"/>
              <w:bottom w:val="single" w:sz="4" w:space="0" w:color="auto"/>
              <w:right w:val="single" w:sz="4" w:space="0" w:color="auto"/>
            </w:tcBorders>
            <w:shd w:val="clear" w:color="auto" w:fill="auto"/>
            <w:hideMark/>
          </w:tcPr>
          <w:p w14:paraId="78719E61" w14:textId="77777777" w:rsidR="0089691D" w:rsidRPr="00D86EDA" w:rsidRDefault="0089691D" w:rsidP="0089691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El usuario puede ver estados actualizados y detalles históricos de sus órdenes.</w:t>
            </w:r>
          </w:p>
        </w:tc>
      </w:tr>
      <w:tr w:rsidR="0089691D" w:rsidRPr="00D86EDA" w14:paraId="23046D21" w14:textId="77777777" w:rsidTr="00255459">
        <w:trPr>
          <w:trHeight w:val="86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B788007"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10</w:t>
            </w:r>
          </w:p>
        </w:tc>
        <w:tc>
          <w:tcPr>
            <w:tcW w:w="0" w:type="auto"/>
            <w:tcBorders>
              <w:top w:val="nil"/>
              <w:left w:val="nil"/>
              <w:bottom w:val="single" w:sz="4" w:space="0" w:color="auto"/>
              <w:right w:val="single" w:sz="4" w:space="0" w:color="auto"/>
            </w:tcBorders>
            <w:shd w:val="clear" w:color="auto" w:fill="auto"/>
            <w:vAlign w:val="center"/>
            <w:hideMark/>
          </w:tcPr>
          <w:p w14:paraId="38D462DC"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Generación de Reportes</w:t>
            </w:r>
          </w:p>
        </w:tc>
        <w:tc>
          <w:tcPr>
            <w:tcW w:w="0" w:type="auto"/>
            <w:tcBorders>
              <w:top w:val="nil"/>
              <w:left w:val="nil"/>
              <w:bottom w:val="single" w:sz="4" w:space="0" w:color="auto"/>
              <w:right w:val="single" w:sz="4" w:space="0" w:color="auto"/>
            </w:tcBorders>
            <w:shd w:val="clear" w:color="auto" w:fill="auto"/>
            <w:hideMark/>
          </w:tcPr>
          <w:p w14:paraId="46E1755A" w14:textId="77777777" w:rsidR="0089691D" w:rsidRPr="00D86EDA" w:rsidRDefault="0089691D" w:rsidP="0089691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Generar reportes detallados con datos de órdenes y empresas.</w:t>
            </w:r>
          </w:p>
        </w:tc>
        <w:tc>
          <w:tcPr>
            <w:tcW w:w="0" w:type="auto"/>
            <w:tcBorders>
              <w:top w:val="nil"/>
              <w:left w:val="nil"/>
              <w:bottom w:val="single" w:sz="4" w:space="0" w:color="auto"/>
              <w:right w:val="single" w:sz="4" w:space="0" w:color="auto"/>
            </w:tcBorders>
            <w:shd w:val="clear" w:color="auto" w:fill="auto"/>
            <w:vAlign w:val="center"/>
            <w:hideMark/>
          </w:tcPr>
          <w:p w14:paraId="525FD8F5"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Administrador</w:t>
            </w:r>
          </w:p>
        </w:tc>
        <w:tc>
          <w:tcPr>
            <w:tcW w:w="0" w:type="auto"/>
            <w:tcBorders>
              <w:top w:val="nil"/>
              <w:left w:val="nil"/>
              <w:bottom w:val="single" w:sz="4" w:space="0" w:color="auto"/>
              <w:right w:val="single" w:sz="4" w:space="0" w:color="auto"/>
            </w:tcBorders>
            <w:shd w:val="clear" w:color="auto" w:fill="auto"/>
            <w:vAlign w:val="center"/>
            <w:hideMark/>
          </w:tcPr>
          <w:p w14:paraId="421311FC"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8</w:t>
            </w:r>
          </w:p>
        </w:tc>
        <w:tc>
          <w:tcPr>
            <w:tcW w:w="0" w:type="auto"/>
            <w:tcBorders>
              <w:top w:val="nil"/>
              <w:left w:val="nil"/>
              <w:bottom w:val="single" w:sz="4" w:space="0" w:color="auto"/>
              <w:right w:val="single" w:sz="4" w:space="0" w:color="auto"/>
            </w:tcBorders>
            <w:shd w:val="clear" w:color="auto" w:fill="auto"/>
            <w:hideMark/>
          </w:tcPr>
          <w:p w14:paraId="70A5C85C" w14:textId="4951B2C2" w:rsidR="0089691D" w:rsidRPr="00D86EDA" w:rsidRDefault="0089691D" w:rsidP="0089691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Los reportes son exportables en PDF y Excel</w:t>
            </w:r>
            <w:r w:rsidR="004674C8" w:rsidRPr="00D86EDA">
              <w:rPr>
                <w:rFonts w:ascii="Arial" w:eastAsia="Times New Roman" w:hAnsi="Arial" w:cs="Arial"/>
                <w:color w:val="000000"/>
                <w:kern w:val="0"/>
                <w:sz w:val="20"/>
                <w:szCs w:val="20"/>
                <w:lang w:eastAsia="es-CL"/>
                <w14:ligatures w14:val="none"/>
              </w:rPr>
              <w:fldChar w:fldCharType="begin"/>
            </w:r>
            <w:r w:rsidR="004674C8" w:rsidRPr="00D86EDA">
              <w:rPr>
                <w:rFonts w:ascii="Arial" w:hAnsi="Arial" w:cs="Arial"/>
              </w:rPr>
              <w:instrText xml:space="preserve"> XE "</w:instrText>
            </w:r>
            <w:r w:rsidR="004674C8" w:rsidRPr="00D86EDA">
              <w:rPr>
                <w:rFonts w:ascii="Arial" w:hAnsi="Arial" w:cs="Arial"/>
                <w:b/>
                <w:color w:val="000000" w:themeColor="text1"/>
                <w:sz w:val="24"/>
                <w:szCs w:val="24"/>
                <w:lang w:eastAsia="es-CL"/>
              </w:rPr>
              <w:instrText>Excel</w:instrText>
            </w:r>
            <w:r w:rsidR="004674C8" w:rsidRPr="00D86EDA">
              <w:rPr>
                <w:rFonts w:ascii="Arial" w:hAnsi="Arial" w:cs="Arial"/>
                <w:b/>
                <w:color w:val="000000" w:themeColor="text1"/>
              </w:rPr>
              <w:instrText>:</w:instrText>
            </w:r>
            <w:r w:rsidR="004674C8" w:rsidRPr="00D86EDA">
              <w:rPr>
                <w:rFonts w:ascii="Arial" w:hAnsi="Arial" w:cs="Arial"/>
              </w:rPr>
              <w:instrText xml:space="preserve">Programa de hoja de cálculos" </w:instrText>
            </w:r>
            <w:r w:rsidR="004674C8" w:rsidRPr="00D86EDA">
              <w:rPr>
                <w:rFonts w:ascii="Arial" w:eastAsia="Times New Roman" w:hAnsi="Arial" w:cs="Arial"/>
                <w:color w:val="000000"/>
                <w:kern w:val="0"/>
                <w:sz w:val="20"/>
                <w:szCs w:val="20"/>
                <w:lang w:eastAsia="es-CL"/>
                <w14:ligatures w14:val="none"/>
              </w:rPr>
              <w:fldChar w:fldCharType="end"/>
            </w:r>
            <w:r w:rsidRPr="00D86EDA">
              <w:rPr>
                <w:rFonts w:ascii="Arial" w:eastAsia="Times New Roman" w:hAnsi="Arial" w:cs="Arial"/>
                <w:color w:val="000000"/>
                <w:kern w:val="0"/>
                <w:sz w:val="20"/>
                <w:szCs w:val="20"/>
                <w:lang w:eastAsia="es-CL"/>
                <w14:ligatures w14:val="none"/>
              </w:rPr>
              <w:t xml:space="preserve"> y </w:t>
            </w:r>
            <w:r w:rsidRPr="00D86EDA">
              <w:rPr>
                <w:rFonts w:ascii="Arial" w:eastAsia="Times New Roman" w:hAnsi="Arial" w:cs="Arial"/>
                <w:color w:val="000000"/>
                <w:kern w:val="0"/>
                <w:sz w:val="20"/>
                <w:szCs w:val="20"/>
                <w:lang w:eastAsia="es-CL"/>
                <w14:ligatures w14:val="none"/>
              </w:rPr>
              <w:lastRenderedPageBreak/>
              <w:t>muestran datos correctos.</w:t>
            </w:r>
          </w:p>
        </w:tc>
      </w:tr>
      <w:tr w:rsidR="0089691D" w:rsidRPr="00D86EDA" w14:paraId="790AA6E8" w14:textId="77777777" w:rsidTr="00255459">
        <w:trPr>
          <w:trHeight w:val="86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BDB60A1"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lastRenderedPageBreak/>
              <w:t>9</w:t>
            </w:r>
          </w:p>
        </w:tc>
        <w:tc>
          <w:tcPr>
            <w:tcW w:w="0" w:type="auto"/>
            <w:tcBorders>
              <w:top w:val="nil"/>
              <w:left w:val="nil"/>
              <w:bottom w:val="single" w:sz="4" w:space="0" w:color="auto"/>
              <w:right w:val="single" w:sz="4" w:space="0" w:color="auto"/>
            </w:tcBorders>
            <w:shd w:val="clear" w:color="auto" w:fill="auto"/>
            <w:vAlign w:val="center"/>
            <w:hideMark/>
          </w:tcPr>
          <w:p w14:paraId="2A16F1EE"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Gestión de Usuarios</w:t>
            </w:r>
          </w:p>
        </w:tc>
        <w:tc>
          <w:tcPr>
            <w:tcW w:w="0" w:type="auto"/>
            <w:tcBorders>
              <w:top w:val="nil"/>
              <w:left w:val="nil"/>
              <w:bottom w:val="single" w:sz="4" w:space="0" w:color="auto"/>
              <w:right w:val="single" w:sz="4" w:space="0" w:color="auto"/>
            </w:tcBorders>
            <w:shd w:val="clear" w:color="auto" w:fill="auto"/>
            <w:hideMark/>
          </w:tcPr>
          <w:p w14:paraId="4D4C1199" w14:textId="77777777" w:rsidR="0089691D" w:rsidRPr="00D86EDA" w:rsidRDefault="0089691D" w:rsidP="0089691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Habilitar la gestión de usuarios (roles, permisos).</w:t>
            </w:r>
          </w:p>
        </w:tc>
        <w:tc>
          <w:tcPr>
            <w:tcW w:w="0" w:type="auto"/>
            <w:tcBorders>
              <w:top w:val="nil"/>
              <w:left w:val="nil"/>
              <w:bottom w:val="single" w:sz="4" w:space="0" w:color="auto"/>
              <w:right w:val="single" w:sz="4" w:space="0" w:color="auto"/>
            </w:tcBorders>
            <w:shd w:val="clear" w:color="auto" w:fill="auto"/>
            <w:vAlign w:val="center"/>
            <w:hideMark/>
          </w:tcPr>
          <w:p w14:paraId="7A4C0820"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Administrador</w:t>
            </w:r>
          </w:p>
        </w:tc>
        <w:tc>
          <w:tcPr>
            <w:tcW w:w="0" w:type="auto"/>
            <w:tcBorders>
              <w:top w:val="nil"/>
              <w:left w:val="nil"/>
              <w:bottom w:val="single" w:sz="4" w:space="0" w:color="auto"/>
              <w:right w:val="single" w:sz="4" w:space="0" w:color="auto"/>
            </w:tcBorders>
            <w:shd w:val="clear" w:color="auto" w:fill="auto"/>
            <w:vAlign w:val="center"/>
            <w:hideMark/>
          </w:tcPr>
          <w:p w14:paraId="51E0A2E5"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5</w:t>
            </w:r>
          </w:p>
        </w:tc>
        <w:tc>
          <w:tcPr>
            <w:tcW w:w="0" w:type="auto"/>
            <w:tcBorders>
              <w:top w:val="nil"/>
              <w:left w:val="nil"/>
              <w:bottom w:val="single" w:sz="4" w:space="0" w:color="auto"/>
              <w:right w:val="single" w:sz="4" w:space="0" w:color="auto"/>
            </w:tcBorders>
            <w:shd w:val="clear" w:color="auto" w:fill="auto"/>
            <w:hideMark/>
          </w:tcPr>
          <w:p w14:paraId="31D5FAFE" w14:textId="77777777" w:rsidR="0089691D" w:rsidRPr="00D86EDA" w:rsidRDefault="0089691D" w:rsidP="0089691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Los administradores pueden asignar roles a los usuarios existentes.</w:t>
            </w:r>
          </w:p>
        </w:tc>
      </w:tr>
      <w:tr w:rsidR="0089691D" w:rsidRPr="00D86EDA" w14:paraId="1970A875" w14:textId="77777777" w:rsidTr="00255459">
        <w:trPr>
          <w:trHeight w:val="115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8B1FACF"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15</w:t>
            </w:r>
          </w:p>
        </w:tc>
        <w:tc>
          <w:tcPr>
            <w:tcW w:w="0" w:type="auto"/>
            <w:tcBorders>
              <w:top w:val="nil"/>
              <w:left w:val="nil"/>
              <w:bottom w:val="single" w:sz="4" w:space="0" w:color="auto"/>
              <w:right w:val="single" w:sz="4" w:space="0" w:color="auto"/>
            </w:tcBorders>
            <w:shd w:val="clear" w:color="auto" w:fill="auto"/>
            <w:vAlign w:val="center"/>
            <w:hideMark/>
          </w:tcPr>
          <w:p w14:paraId="4EEF99A9"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Pruebas Funcionales</w:t>
            </w:r>
          </w:p>
        </w:tc>
        <w:tc>
          <w:tcPr>
            <w:tcW w:w="0" w:type="auto"/>
            <w:tcBorders>
              <w:top w:val="nil"/>
              <w:left w:val="nil"/>
              <w:bottom w:val="single" w:sz="4" w:space="0" w:color="auto"/>
              <w:right w:val="single" w:sz="4" w:space="0" w:color="auto"/>
            </w:tcBorders>
            <w:shd w:val="clear" w:color="auto" w:fill="auto"/>
            <w:hideMark/>
          </w:tcPr>
          <w:p w14:paraId="58E6C6A7" w14:textId="77777777" w:rsidR="0089691D" w:rsidRPr="00D86EDA" w:rsidRDefault="0089691D" w:rsidP="0089691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Realizar pruebas para garantizar el correcto funcionamiento del sistema.</w:t>
            </w:r>
          </w:p>
        </w:tc>
        <w:tc>
          <w:tcPr>
            <w:tcW w:w="0" w:type="auto"/>
            <w:tcBorders>
              <w:top w:val="nil"/>
              <w:left w:val="nil"/>
              <w:bottom w:val="single" w:sz="4" w:space="0" w:color="auto"/>
              <w:right w:val="single" w:sz="4" w:space="0" w:color="auto"/>
            </w:tcBorders>
            <w:shd w:val="clear" w:color="auto" w:fill="auto"/>
            <w:vAlign w:val="center"/>
            <w:hideMark/>
          </w:tcPr>
          <w:p w14:paraId="285FE1D7"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Equipo de Desarrollo</w:t>
            </w:r>
          </w:p>
        </w:tc>
        <w:tc>
          <w:tcPr>
            <w:tcW w:w="0" w:type="auto"/>
            <w:tcBorders>
              <w:top w:val="nil"/>
              <w:left w:val="nil"/>
              <w:bottom w:val="single" w:sz="4" w:space="0" w:color="auto"/>
              <w:right w:val="single" w:sz="4" w:space="0" w:color="auto"/>
            </w:tcBorders>
            <w:shd w:val="clear" w:color="auto" w:fill="auto"/>
            <w:vAlign w:val="center"/>
            <w:hideMark/>
          </w:tcPr>
          <w:p w14:paraId="0167C189"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13</w:t>
            </w:r>
          </w:p>
        </w:tc>
        <w:tc>
          <w:tcPr>
            <w:tcW w:w="0" w:type="auto"/>
            <w:tcBorders>
              <w:top w:val="nil"/>
              <w:left w:val="nil"/>
              <w:bottom w:val="single" w:sz="4" w:space="0" w:color="auto"/>
              <w:right w:val="single" w:sz="4" w:space="0" w:color="auto"/>
            </w:tcBorders>
            <w:shd w:val="clear" w:color="auto" w:fill="auto"/>
            <w:hideMark/>
          </w:tcPr>
          <w:p w14:paraId="047862BD" w14:textId="77777777" w:rsidR="0089691D" w:rsidRPr="00D86EDA" w:rsidRDefault="0089691D" w:rsidP="0089691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Todas las funcionalidades principales son probadas y validadas.</w:t>
            </w:r>
          </w:p>
        </w:tc>
      </w:tr>
      <w:tr w:rsidR="0089691D" w:rsidRPr="00D86EDA" w14:paraId="761035EA" w14:textId="77777777" w:rsidTr="00255459">
        <w:trPr>
          <w:trHeight w:val="144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1FB4D88"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16</w:t>
            </w:r>
          </w:p>
        </w:tc>
        <w:tc>
          <w:tcPr>
            <w:tcW w:w="0" w:type="auto"/>
            <w:tcBorders>
              <w:top w:val="nil"/>
              <w:left w:val="nil"/>
              <w:bottom w:val="single" w:sz="4" w:space="0" w:color="auto"/>
              <w:right w:val="single" w:sz="4" w:space="0" w:color="auto"/>
            </w:tcBorders>
            <w:shd w:val="clear" w:color="auto" w:fill="auto"/>
            <w:vAlign w:val="center"/>
            <w:hideMark/>
          </w:tcPr>
          <w:p w14:paraId="70DA1760"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Documentación del Sistema</w:t>
            </w:r>
          </w:p>
        </w:tc>
        <w:tc>
          <w:tcPr>
            <w:tcW w:w="0" w:type="auto"/>
            <w:tcBorders>
              <w:top w:val="nil"/>
              <w:left w:val="nil"/>
              <w:bottom w:val="single" w:sz="4" w:space="0" w:color="auto"/>
              <w:right w:val="single" w:sz="4" w:space="0" w:color="auto"/>
            </w:tcBorders>
            <w:shd w:val="clear" w:color="auto" w:fill="auto"/>
            <w:hideMark/>
          </w:tcPr>
          <w:p w14:paraId="79BFC061" w14:textId="77777777" w:rsidR="0089691D" w:rsidRPr="00D86EDA" w:rsidRDefault="0089691D" w:rsidP="0089691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Crear manuales para usuarios y documentación técnica para mantenimiento del sistema.</w:t>
            </w:r>
          </w:p>
        </w:tc>
        <w:tc>
          <w:tcPr>
            <w:tcW w:w="0" w:type="auto"/>
            <w:tcBorders>
              <w:top w:val="nil"/>
              <w:left w:val="nil"/>
              <w:bottom w:val="single" w:sz="4" w:space="0" w:color="auto"/>
              <w:right w:val="single" w:sz="4" w:space="0" w:color="auto"/>
            </w:tcBorders>
            <w:shd w:val="clear" w:color="auto" w:fill="auto"/>
            <w:vAlign w:val="center"/>
            <w:hideMark/>
          </w:tcPr>
          <w:p w14:paraId="4C443B0E"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Equipo de Desarrollo</w:t>
            </w:r>
          </w:p>
        </w:tc>
        <w:tc>
          <w:tcPr>
            <w:tcW w:w="0" w:type="auto"/>
            <w:tcBorders>
              <w:top w:val="nil"/>
              <w:left w:val="nil"/>
              <w:bottom w:val="single" w:sz="4" w:space="0" w:color="auto"/>
              <w:right w:val="single" w:sz="4" w:space="0" w:color="auto"/>
            </w:tcBorders>
            <w:shd w:val="clear" w:color="auto" w:fill="auto"/>
            <w:vAlign w:val="center"/>
            <w:hideMark/>
          </w:tcPr>
          <w:p w14:paraId="709A5EA0" w14:textId="77777777" w:rsidR="0089691D" w:rsidRPr="00D86EDA" w:rsidRDefault="0089691D" w:rsidP="0089691D">
            <w:pPr>
              <w:spacing w:after="0" w:line="240" w:lineRule="auto"/>
              <w:jc w:val="center"/>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5</w:t>
            </w:r>
          </w:p>
        </w:tc>
        <w:tc>
          <w:tcPr>
            <w:tcW w:w="0" w:type="auto"/>
            <w:tcBorders>
              <w:top w:val="nil"/>
              <w:left w:val="nil"/>
              <w:bottom w:val="single" w:sz="4" w:space="0" w:color="auto"/>
              <w:right w:val="single" w:sz="4" w:space="0" w:color="auto"/>
            </w:tcBorders>
            <w:shd w:val="clear" w:color="auto" w:fill="auto"/>
            <w:hideMark/>
          </w:tcPr>
          <w:p w14:paraId="6D2D1875" w14:textId="77777777" w:rsidR="0089691D" w:rsidRPr="00D86EDA" w:rsidRDefault="0089691D" w:rsidP="0089691D">
            <w:pPr>
              <w:spacing w:after="0" w:line="240" w:lineRule="auto"/>
              <w:rPr>
                <w:rFonts w:ascii="Arial" w:eastAsia="Times New Roman" w:hAnsi="Arial" w:cs="Arial"/>
                <w:color w:val="000000"/>
                <w:kern w:val="0"/>
                <w:sz w:val="20"/>
                <w:szCs w:val="20"/>
                <w:lang w:eastAsia="es-CL"/>
                <w14:ligatures w14:val="none"/>
              </w:rPr>
            </w:pPr>
            <w:r w:rsidRPr="00D86EDA">
              <w:rPr>
                <w:rFonts w:ascii="Arial" w:eastAsia="Times New Roman" w:hAnsi="Arial" w:cs="Arial"/>
                <w:color w:val="000000"/>
                <w:kern w:val="0"/>
                <w:sz w:val="20"/>
                <w:szCs w:val="20"/>
                <w:lang w:eastAsia="es-CL"/>
                <w14:ligatures w14:val="none"/>
              </w:rPr>
              <w:t>La documentación está actualizada y es fácil de entender.</w:t>
            </w:r>
          </w:p>
        </w:tc>
      </w:tr>
    </w:tbl>
    <w:p w14:paraId="092D9099" w14:textId="32F4AB95" w:rsidR="008C364D" w:rsidRPr="00D86EDA" w:rsidRDefault="008C364D" w:rsidP="008C364D">
      <w:pPr>
        <w:pStyle w:val="Subtituloproyecto"/>
        <w:rPr>
          <w:rFonts w:cs="Arial"/>
        </w:rPr>
      </w:pPr>
    </w:p>
    <w:p w14:paraId="638B68BE" w14:textId="749A55C1" w:rsidR="008C364D" w:rsidRPr="00D86EDA" w:rsidRDefault="008C364D" w:rsidP="008C364D">
      <w:pPr>
        <w:pStyle w:val="Subtituloproyecto"/>
        <w:rPr>
          <w:rFonts w:cs="Arial"/>
        </w:rPr>
      </w:pPr>
    </w:p>
    <w:p w14:paraId="2170A205" w14:textId="77777777" w:rsidR="00FB30BF" w:rsidRPr="00D86EDA" w:rsidRDefault="00FB30BF" w:rsidP="008C364D">
      <w:pPr>
        <w:pStyle w:val="Subtituloproyecto"/>
        <w:rPr>
          <w:rFonts w:cs="Arial"/>
        </w:rPr>
      </w:pPr>
    </w:p>
    <w:p w14:paraId="3A880502" w14:textId="77777777" w:rsidR="00EC71A4" w:rsidRPr="00D86EDA" w:rsidRDefault="00EC71A4" w:rsidP="008C364D">
      <w:pPr>
        <w:pStyle w:val="Subtituloproyecto"/>
        <w:rPr>
          <w:rFonts w:cs="Arial"/>
        </w:rPr>
      </w:pPr>
    </w:p>
    <w:p w14:paraId="7B8C240E" w14:textId="77777777" w:rsidR="00EC71A4" w:rsidRPr="00D86EDA" w:rsidRDefault="00EC71A4" w:rsidP="008C364D">
      <w:pPr>
        <w:pStyle w:val="Subtituloproyecto"/>
        <w:rPr>
          <w:rFonts w:cs="Arial"/>
        </w:rPr>
      </w:pPr>
    </w:p>
    <w:p w14:paraId="7FF4CC7D" w14:textId="77777777" w:rsidR="00EC71A4" w:rsidRPr="00D86EDA" w:rsidRDefault="00EC71A4" w:rsidP="008C364D">
      <w:pPr>
        <w:pStyle w:val="Subtituloproyecto"/>
        <w:rPr>
          <w:rFonts w:cs="Arial"/>
        </w:rPr>
      </w:pPr>
    </w:p>
    <w:p w14:paraId="125A070F" w14:textId="77777777" w:rsidR="00EC71A4" w:rsidRPr="00D86EDA" w:rsidRDefault="00EC71A4" w:rsidP="008C364D">
      <w:pPr>
        <w:pStyle w:val="Subtituloproyecto"/>
        <w:rPr>
          <w:rFonts w:cs="Arial"/>
        </w:rPr>
      </w:pPr>
    </w:p>
    <w:p w14:paraId="12FDE80B" w14:textId="3510303E" w:rsidR="0A42EE36" w:rsidRPr="00D86EDA" w:rsidRDefault="0A42EE36" w:rsidP="0A42EE36">
      <w:pPr>
        <w:pStyle w:val="Subtituloproyecto"/>
        <w:rPr>
          <w:rFonts w:cs="Arial"/>
        </w:rPr>
      </w:pPr>
    </w:p>
    <w:p w14:paraId="4EE896E6" w14:textId="77777777" w:rsidR="005F7543" w:rsidRDefault="005F7543" w:rsidP="002377C2">
      <w:pPr>
        <w:pStyle w:val="Subtituloproyecto"/>
        <w:rPr>
          <w:rFonts w:cs="Arial"/>
        </w:rPr>
        <w:sectPr w:rsidR="005F7543" w:rsidSect="005E475D">
          <w:pgSz w:w="12240" w:h="15840"/>
          <w:pgMar w:top="1417" w:right="1701" w:bottom="1417" w:left="1701" w:header="708" w:footer="708" w:gutter="0"/>
          <w:cols w:space="708"/>
          <w:titlePg/>
          <w:docGrid w:linePitch="360"/>
        </w:sectPr>
      </w:pPr>
    </w:p>
    <w:p w14:paraId="1A49F33B" w14:textId="709BF74B" w:rsidR="00FB30BF" w:rsidRPr="00D86EDA" w:rsidRDefault="00C60F0D" w:rsidP="002377C2">
      <w:pPr>
        <w:pStyle w:val="Subtituloproyecto"/>
        <w:rPr>
          <w:rFonts w:cs="Arial"/>
        </w:rPr>
      </w:pPr>
      <w:r w:rsidRPr="00D86EDA">
        <w:rPr>
          <w:rFonts w:cs="Arial"/>
        </w:rPr>
        <w:lastRenderedPageBreak/>
        <w:t>Plata</w:t>
      </w:r>
      <w:r w:rsidR="00705398" w:rsidRPr="00D86EDA">
        <w:rPr>
          <w:rFonts w:cs="Arial"/>
        </w:rPr>
        <w:t>forma de aplicació</w:t>
      </w:r>
      <w:r w:rsidR="002377C2" w:rsidRPr="00D86EDA">
        <w:rPr>
          <w:rFonts w:cs="Arial"/>
        </w:rPr>
        <w:t>n</w:t>
      </w:r>
      <w:r w:rsidR="441128FE" w:rsidRPr="00D86EDA">
        <w:rPr>
          <w:rFonts w:cs="Arial"/>
        </w:rPr>
        <w:t>.</w:t>
      </w:r>
    </w:p>
    <w:p w14:paraId="2D7CEEC0" w14:textId="68BDAF7A" w:rsidR="00FB30BF" w:rsidRPr="00D86EDA" w:rsidRDefault="002347A2" w:rsidP="002347A2">
      <w:pPr>
        <w:pStyle w:val="ParrafoProyecto0"/>
      </w:pPr>
      <w:r w:rsidRPr="00D86EDA">
        <w:rPr>
          <w:rStyle w:val="ParrafoProyectoCar0"/>
        </w:rPr>
        <w:t>Azure</w:t>
      </w:r>
      <w:r w:rsidR="00A9243B" w:rsidRPr="00D86EDA">
        <w:rPr>
          <w:rStyle w:val="ParrafoProyectoCar0"/>
        </w:rPr>
        <w:fldChar w:fldCharType="begin"/>
      </w:r>
      <w:r w:rsidR="00A9243B" w:rsidRPr="00D86EDA">
        <w:instrText xml:space="preserve"> XE "</w:instrText>
      </w:r>
      <w:r w:rsidR="00A9243B" w:rsidRPr="00D86EDA">
        <w:rPr>
          <w:b/>
          <w:bCs/>
          <w:lang w:eastAsia="es-CL"/>
        </w:rPr>
        <w:instrText>Azure</w:instrText>
      </w:r>
      <w:r w:rsidR="00A9243B" w:rsidRPr="00D86EDA">
        <w:rPr>
          <w:b/>
          <w:bCs/>
        </w:rPr>
        <w:instrText>:</w:instrText>
      </w:r>
      <w:r w:rsidR="00A9243B" w:rsidRPr="00D86EDA">
        <w:instrText xml:space="preserve">Es la plataforma Microsoft que ofrece servicios en la nube" </w:instrText>
      </w:r>
      <w:r w:rsidR="00A9243B" w:rsidRPr="00D86EDA">
        <w:rPr>
          <w:rStyle w:val="ParrafoProyectoCar0"/>
        </w:rPr>
        <w:fldChar w:fldCharType="end"/>
      </w:r>
      <w:r w:rsidRPr="00D86EDA">
        <w:rPr>
          <w:rStyle w:val="ParrafoProyectoCar0"/>
        </w:rPr>
        <w:t xml:space="preserve"> Web</w:t>
      </w:r>
      <w:r w:rsidR="00B13C4E" w:rsidRPr="00D86EDA">
        <w:rPr>
          <w:rStyle w:val="ParrafoProyectoCar0"/>
        </w:rPr>
        <w:fldChar w:fldCharType="begin"/>
      </w:r>
      <w:r w:rsidR="00B13C4E" w:rsidRPr="00D86EDA">
        <w:instrText xml:space="preserve"> XE "</w:instrText>
      </w:r>
      <w:r w:rsidR="00B13C4E" w:rsidRPr="00D86EDA">
        <w:rPr>
          <w:b/>
          <w:bCs/>
          <w:lang w:eastAsia="es-CL"/>
        </w:rPr>
        <w:instrText>Web</w:instrText>
      </w:r>
      <w:r w:rsidR="00B13C4E" w:rsidRPr="00D86EDA">
        <w:rPr>
          <w:b/>
          <w:bCs/>
        </w:rPr>
        <w:instrText>:</w:instrText>
      </w:r>
      <w:r w:rsidR="00B13C4E" w:rsidRPr="00D86EDA">
        <w:instrText xml:space="preserve">Sistema de información que se comparte por Internet" </w:instrText>
      </w:r>
      <w:r w:rsidR="00B13C4E" w:rsidRPr="00D86EDA">
        <w:rPr>
          <w:rStyle w:val="ParrafoProyectoCar0"/>
        </w:rPr>
        <w:fldChar w:fldCharType="end"/>
      </w:r>
      <w:r w:rsidRPr="00D86EDA">
        <w:rPr>
          <w:rStyle w:val="ParrafoProyectoCar0"/>
        </w:rPr>
        <w:t xml:space="preserve"> App </w:t>
      </w:r>
      <w:proofErr w:type="spellStart"/>
      <w:r w:rsidRPr="00D86EDA">
        <w:rPr>
          <w:rStyle w:val="ParrafoProyectoCar0"/>
        </w:rPr>
        <w:t>Services</w:t>
      </w:r>
      <w:proofErr w:type="spellEnd"/>
      <w:r w:rsidR="00F1173A" w:rsidRPr="00D86EDA">
        <w:rPr>
          <w:rStyle w:val="ParrafoProyectoCar0"/>
        </w:rPr>
        <w:t>,</w:t>
      </w:r>
      <w:r w:rsidRPr="00D86EDA">
        <w:rPr>
          <w:rStyle w:val="ParrafoProyectoCar0"/>
        </w:rPr>
        <w:t xml:space="preserve"> proporciona la plataforma para ejecutar nuestro proyecto. En ella se alojará el </w:t>
      </w:r>
      <w:proofErr w:type="spellStart"/>
      <w:r w:rsidRPr="00D86EDA">
        <w:rPr>
          <w:rStyle w:val="ParrafoProyectoCar0"/>
        </w:rPr>
        <w:t>backend</w:t>
      </w:r>
      <w:proofErr w:type="spellEnd"/>
      <w:r w:rsidRPr="00D86EDA">
        <w:rPr>
          <w:rStyle w:val="ParrafoProyectoCar0"/>
        </w:rPr>
        <w:t xml:space="preserve">, donde se gestionan las funcionalidades del proyecto, y el </w:t>
      </w:r>
      <w:proofErr w:type="spellStart"/>
      <w:r w:rsidRPr="00D86EDA">
        <w:rPr>
          <w:rStyle w:val="ParrafoProyectoCar0"/>
        </w:rPr>
        <w:t>frontend</w:t>
      </w:r>
      <w:proofErr w:type="spellEnd"/>
      <w:r w:rsidRPr="00D86EDA">
        <w:rPr>
          <w:rStyle w:val="ParrafoProyectoCar0"/>
        </w:rPr>
        <w:t>, que interactúa directamente con el usuario.</w:t>
      </w:r>
    </w:p>
    <w:p w14:paraId="0771AC8E" w14:textId="7E277408" w:rsidR="00DB7BED" w:rsidRPr="00D86EDA" w:rsidRDefault="00DB7BED" w:rsidP="00DB7BED">
      <w:pPr>
        <w:pStyle w:val="Descripcin"/>
        <w:keepNext/>
        <w:rPr>
          <w:rFonts w:ascii="Arial" w:hAnsi="Arial" w:cs="Arial"/>
        </w:rPr>
      </w:pPr>
      <w:bookmarkStart w:id="138" w:name="_Toc184321163"/>
      <w:r w:rsidRPr="00D86EDA">
        <w:rPr>
          <w:rFonts w:ascii="Arial" w:hAnsi="Arial" w:cs="Arial"/>
        </w:rPr>
        <w:lastRenderedPageBreak/>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21</w:t>
      </w:r>
      <w:r w:rsidR="002C5966" w:rsidRPr="00D86EDA">
        <w:rPr>
          <w:rFonts w:ascii="Arial" w:hAnsi="Arial" w:cs="Arial"/>
          <w:noProof/>
        </w:rPr>
        <w:fldChar w:fldCharType="end"/>
      </w:r>
      <w:r w:rsidRPr="00D86EDA">
        <w:rPr>
          <w:rFonts w:ascii="Arial" w:hAnsi="Arial" w:cs="Arial"/>
        </w:rPr>
        <w:t xml:space="preserve"> - implementación de Web APP </w:t>
      </w:r>
      <w:proofErr w:type="spellStart"/>
      <w:r w:rsidRPr="00D86EDA">
        <w:rPr>
          <w:rFonts w:ascii="Arial" w:hAnsi="Arial" w:cs="Arial"/>
        </w:rPr>
        <w:t>Services</w:t>
      </w:r>
      <w:bookmarkEnd w:id="138"/>
      <w:proofErr w:type="spellEnd"/>
    </w:p>
    <w:p w14:paraId="4BF1D28A" w14:textId="598CE704" w:rsidR="005F7543" w:rsidRDefault="00EC71A4" w:rsidP="005F7543">
      <w:pPr>
        <w:pStyle w:val="Subtituloproyecto"/>
        <w:rPr>
          <w:rFonts w:cs="Arial"/>
        </w:rPr>
        <w:sectPr w:rsidR="005F7543" w:rsidSect="005F7543">
          <w:pgSz w:w="15840" w:h="12240" w:orient="landscape" w:code="1"/>
          <w:pgMar w:top="1701" w:right="1418" w:bottom="1701" w:left="1418" w:header="709" w:footer="709" w:gutter="0"/>
          <w:cols w:space="708"/>
          <w:titlePg/>
          <w:docGrid w:linePitch="360"/>
        </w:sectPr>
      </w:pPr>
      <w:r w:rsidRPr="00D86EDA">
        <w:rPr>
          <w:rFonts w:cs="Arial"/>
          <w:noProof/>
        </w:rPr>
        <w:drawing>
          <wp:inline distT="0" distB="0" distL="0" distR="0" wp14:anchorId="66F2348B" wp14:editId="089CD166">
            <wp:extent cx="8684018" cy="4230978"/>
            <wp:effectExtent l="19050" t="19050" r="22225" b="17780"/>
            <wp:docPr id="4332403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40328" name="Imagen 1" descr="Interfaz de usuario gráfica, Texto, Aplicación, Correo electrónico&#10;&#10;Descripción generada automáticamente"/>
                    <pic:cNvPicPr/>
                  </pic:nvPicPr>
                  <pic:blipFill>
                    <a:blip r:embed="rId31"/>
                    <a:stretch>
                      <a:fillRect/>
                    </a:stretch>
                  </pic:blipFill>
                  <pic:spPr>
                    <a:xfrm>
                      <a:off x="0" y="0"/>
                      <a:ext cx="8701356" cy="4239425"/>
                    </a:xfrm>
                    <a:prstGeom prst="rect">
                      <a:avLst/>
                    </a:prstGeom>
                    <a:ln>
                      <a:solidFill>
                        <a:schemeClr val="accent1"/>
                      </a:solidFill>
                    </a:ln>
                  </pic:spPr>
                </pic:pic>
              </a:graphicData>
            </a:graphic>
          </wp:inline>
        </w:drawing>
      </w:r>
      <w:bookmarkStart w:id="139" w:name="_Toc1472155326"/>
      <w:bookmarkStart w:id="140" w:name="_Toc1476346840"/>
    </w:p>
    <w:p w14:paraId="36A3261F" w14:textId="6DD4A60E" w:rsidR="0040449B" w:rsidRPr="00D86EDA" w:rsidRDefault="00E82755" w:rsidP="002377C2">
      <w:pPr>
        <w:pStyle w:val="Subtituloproyecto"/>
        <w:outlineLvl w:val="1"/>
        <w:rPr>
          <w:rFonts w:cs="Arial"/>
        </w:rPr>
      </w:pPr>
      <w:bookmarkStart w:id="141" w:name="_Toc184323788"/>
      <w:r w:rsidRPr="00D86EDA">
        <w:rPr>
          <w:rFonts w:cs="Arial"/>
        </w:rPr>
        <w:lastRenderedPageBreak/>
        <w:t>Base de datos</w:t>
      </w:r>
      <w:r w:rsidR="36724E38" w:rsidRPr="00D86EDA">
        <w:rPr>
          <w:rFonts w:cs="Arial"/>
        </w:rPr>
        <w:t>.</w:t>
      </w:r>
      <w:bookmarkEnd w:id="139"/>
      <w:bookmarkEnd w:id="140"/>
      <w:bookmarkEnd w:id="141"/>
    </w:p>
    <w:p w14:paraId="2DB0192C" w14:textId="358A7908" w:rsidR="00AC4495" w:rsidRPr="00D86EDA" w:rsidRDefault="00853B29" w:rsidP="00853B29">
      <w:pPr>
        <w:pStyle w:val="ParrafoProyecto0"/>
      </w:pPr>
      <w:r w:rsidRPr="00D86EDA">
        <w:t>La base de datos es un pilar fundamental en cualquier proyecto de software, ya que permite almacenar, organizar y gestionar la información requerida para el correcto funcionamiento del sistema. Además, asegura que los datos estén disponibles de manera confiable, eficiente y segura, facilitando las operaciones y procesos críticos del aplicativo.</w:t>
      </w:r>
    </w:p>
    <w:p w14:paraId="40EAB14D" w14:textId="6E4E7D7D" w:rsidR="005F7543" w:rsidRPr="00D86EDA" w:rsidRDefault="005F7543" w:rsidP="002377C2">
      <w:pPr>
        <w:pStyle w:val="Subtituloproyecto"/>
        <w:outlineLvl w:val="2"/>
      </w:pPr>
      <w:bookmarkStart w:id="142" w:name="_Toc441032233"/>
      <w:bookmarkStart w:id="143" w:name="_Toc2111468168"/>
    </w:p>
    <w:p w14:paraId="2C729FAF" w14:textId="26B24959" w:rsidR="007813C6" w:rsidRPr="00D86EDA" w:rsidRDefault="007813C6" w:rsidP="002377C2">
      <w:pPr>
        <w:pStyle w:val="Subtituloproyecto"/>
        <w:outlineLvl w:val="2"/>
        <w:rPr>
          <w:rFonts w:cs="Arial"/>
        </w:rPr>
      </w:pPr>
      <w:bookmarkStart w:id="144" w:name="_Toc184323789"/>
      <w:r w:rsidRPr="00D86EDA">
        <w:rPr>
          <w:rFonts w:cs="Arial"/>
        </w:rPr>
        <w:t>Microsoft</w:t>
      </w:r>
      <w:r w:rsidR="00C65C92" w:rsidRPr="00D86EDA">
        <w:rPr>
          <w:rFonts w:cs="Arial"/>
        </w:rPr>
        <w:fldChar w:fldCharType="begin"/>
      </w:r>
      <w:r w:rsidR="00C65C92" w:rsidRPr="00D86EDA">
        <w:rPr>
          <w:rFonts w:cs="Arial"/>
        </w:rPr>
        <w:instrText xml:space="preserve"> XE "</w:instrText>
      </w:r>
      <w:r w:rsidR="00C65C92" w:rsidRPr="00D86EDA">
        <w:rPr>
          <w:rFonts w:cs="Arial"/>
          <w:b/>
          <w:color w:val="000000" w:themeColor="text1"/>
          <w:sz w:val="24"/>
          <w:szCs w:val="24"/>
          <w:lang w:eastAsia="es-CL"/>
        </w:rPr>
        <w:instrText>Microsoft</w:instrText>
      </w:r>
      <w:r w:rsidR="00C65C92" w:rsidRPr="00D86EDA">
        <w:rPr>
          <w:rFonts w:cs="Arial"/>
          <w:b/>
          <w:color w:val="000000" w:themeColor="text1"/>
        </w:rPr>
        <w:instrText>:</w:instrText>
      </w:r>
      <w:r w:rsidR="00C65C92" w:rsidRPr="00D86EDA">
        <w:rPr>
          <w:rFonts w:cs="Arial"/>
        </w:rPr>
        <w:instrText xml:space="preserve">Corporación Tecnológica" </w:instrText>
      </w:r>
      <w:r w:rsidR="00C65C92" w:rsidRPr="00D86EDA">
        <w:rPr>
          <w:rFonts w:cs="Arial"/>
        </w:rPr>
        <w:fldChar w:fldCharType="end"/>
      </w:r>
      <w:r w:rsidRPr="00D86EDA">
        <w:rPr>
          <w:rFonts w:cs="Arial"/>
        </w:rPr>
        <w:t xml:space="preserve"> Az</w:t>
      </w:r>
      <w:r w:rsidR="00CB4CDE" w:rsidRPr="00D86EDA">
        <w:rPr>
          <w:rFonts w:cs="Arial"/>
        </w:rPr>
        <w:t>ure</w:t>
      </w:r>
      <w:r w:rsidR="00A9243B" w:rsidRPr="00D86EDA">
        <w:rPr>
          <w:rFonts w:cs="Arial"/>
        </w:rPr>
        <w:fldChar w:fldCharType="begin"/>
      </w:r>
      <w:r w:rsidR="00A9243B" w:rsidRPr="00D86EDA">
        <w:rPr>
          <w:rFonts w:cs="Arial"/>
        </w:rPr>
        <w:instrText xml:space="preserve"> XE "</w:instrText>
      </w:r>
      <w:r w:rsidR="00A9243B" w:rsidRPr="00D86EDA">
        <w:rPr>
          <w:rFonts w:cs="Arial"/>
          <w:b/>
          <w:color w:val="000000" w:themeColor="text1"/>
          <w:sz w:val="24"/>
          <w:szCs w:val="24"/>
          <w:lang w:eastAsia="es-CL"/>
        </w:rPr>
        <w:instrText>Azure</w:instrText>
      </w:r>
      <w:r w:rsidR="00A9243B" w:rsidRPr="00D86EDA">
        <w:rPr>
          <w:rFonts w:cs="Arial"/>
          <w:b/>
          <w:color w:val="000000" w:themeColor="text1"/>
        </w:rPr>
        <w:instrText>:</w:instrText>
      </w:r>
      <w:r w:rsidR="00A9243B" w:rsidRPr="00D86EDA">
        <w:rPr>
          <w:rFonts w:cs="Arial"/>
        </w:rPr>
        <w:instrText xml:space="preserve">Es la plataforma Microsoft que ofrece servicios en la nube" </w:instrText>
      </w:r>
      <w:r w:rsidR="00A9243B" w:rsidRPr="00D86EDA">
        <w:rPr>
          <w:rFonts w:cs="Arial"/>
        </w:rPr>
        <w:fldChar w:fldCharType="end"/>
      </w:r>
      <w:r w:rsidR="00CB4CDE" w:rsidRPr="00D86EDA">
        <w:rPr>
          <w:rFonts w:cs="Arial"/>
        </w:rPr>
        <w:t xml:space="preserve"> </w:t>
      </w:r>
      <w:r w:rsidR="001B0112" w:rsidRPr="00D86EDA">
        <w:rPr>
          <w:rFonts w:cs="Arial"/>
        </w:rPr>
        <w:t>d</w:t>
      </w:r>
      <w:r w:rsidR="00CB4CDE" w:rsidRPr="00D86EDA">
        <w:rPr>
          <w:rFonts w:cs="Arial"/>
        </w:rPr>
        <w:t>a</w:t>
      </w:r>
      <w:r w:rsidR="001B0112" w:rsidRPr="00D86EDA">
        <w:rPr>
          <w:rFonts w:cs="Arial"/>
        </w:rPr>
        <w:t>ta</w:t>
      </w:r>
      <w:r w:rsidR="00CB4CDE" w:rsidRPr="00D86EDA">
        <w:rPr>
          <w:rFonts w:cs="Arial"/>
        </w:rPr>
        <w:t xml:space="preserve"> base.</w:t>
      </w:r>
      <w:bookmarkEnd w:id="142"/>
      <w:bookmarkEnd w:id="143"/>
      <w:bookmarkEnd w:id="144"/>
    </w:p>
    <w:p w14:paraId="0C53756D" w14:textId="7CC858E8" w:rsidR="001B0112" w:rsidRPr="00D86EDA" w:rsidRDefault="001B0112" w:rsidP="001B0112">
      <w:pPr>
        <w:pStyle w:val="ParrafoProyecto0"/>
      </w:pPr>
      <w:r w:rsidRPr="00D86EDA">
        <w:t>Para este proyecto, se utiliza Microsoft</w:t>
      </w:r>
      <w:r w:rsidR="00C65C92" w:rsidRPr="00D86EDA">
        <w:fldChar w:fldCharType="begin"/>
      </w:r>
      <w:r w:rsidR="00C65C92" w:rsidRPr="00D86EDA">
        <w:instrText xml:space="preserve"> XE "</w:instrText>
      </w:r>
      <w:r w:rsidR="00C65C92" w:rsidRPr="00D86EDA">
        <w:rPr>
          <w:b/>
          <w:bCs/>
          <w:lang w:eastAsia="es-CL"/>
        </w:rPr>
        <w:instrText>Microsoft</w:instrText>
      </w:r>
      <w:r w:rsidR="00C65C92" w:rsidRPr="00D86EDA">
        <w:rPr>
          <w:b/>
          <w:bCs/>
        </w:rPr>
        <w:instrText>:</w:instrText>
      </w:r>
      <w:r w:rsidR="00C65C92" w:rsidRPr="00D86EDA">
        <w:instrText xml:space="preserve">Corporación Tecnológica" </w:instrText>
      </w:r>
      <w:r w:rsidR="00C65C92" w:rsidRPr="00D86EDA">
        <w:fldChar w:fldCharType="end"/>
      </w:r>
      <w:r w:rsidRPr="00D86EDA">
        <w:t xml:space="preserve"> Azure</w:t>
      </w:r>
      <w:r w:rsidR="00A9243B" w:rsidRPr="00D86EDA">
        <w:fldChar w:fldCharType="begin"/>
      </w:r>
      <w:r w:rsidR="00A9243B" w:rsidRPr="00D86EDA">
        <w:instrText xml:space="preserve"> XE "</w:instrText>
      </w:r>
      <w:r w:rsidR="00A9243B" w:rsidRPr="00D86EDA">
        <w:rPr>
          <w:b/>
          <w:bCs/>
          <w:lang w:eastAsia="es-CL"/>
        </w:rPr>
        <w:instrText>Azure</w:instrText>
      </w:r>
      <w:r w:rsidR="00A9243B" w:rsidRPr="00D86EDA">
        <w:rPr>
          <w:b/>
          <w:bCs/>
        </w:rPr>
        <w:instrText>:</w:instrText>
      </w:r>
      <w:r w:rsidR="00A9243B" w:rsidRPr="00D86EDA">
        <w:instrText xml:space="preserve">Es la plataforma Microsoft que ofrece servicios en la nube" </w:instrText>
      </w:r>
      <w:r w:rsidR="00A9243B" w:rsidRPr="00D86EDA">
        <w:fldChar w:fldCharType="end"/>
      </w:r>
      <w:r w:rsidRPr="00D86EDA">
        <w:t xml:space="preserve"> </w:t>
      </w:r>
      <w:proofErr w:type="spellStart"/>
      <w:r w:rsidRPr="00D86EDA">
        <w:t>Database</w:t>
      </w:r>
      <w:proofErr w:type="spellEnd"/>
      <w:r w:rsidRPr="00D86EDA">
        <w:t xml:space="preserve"> como la solución principal para almacenar los datos necesarios, garantizando que la información se gestione y guarde de manera eficiente.</w:t>
      </w:r>
    </w:p>
    <w:p w14:paraId="73140936" w14:textId="3354B692" w:rsidR="008450ED" w:rsidRPr="00D86EDA" w:rsidRDefault="001B0112" w:rsidP="001B0112">
      <w:pPr>
        <w:pStyle w:val="ParrafoProyecto0"/>
      </w:pPr>
      <w:r w:rsidRPr="00D86EDA">
        <w:t>Como primer paso, es necesario crear un grupo de recursos en Azure</w:t>
      </w:r>
      <w:r w:rsidR="00A9243B" w:rsidRPr="00D86EDA">
        <w:fldChar w:fldCharType="begin"/>
      </w:r>
      <w:r w:rsidR="00A9243B" w:rsidRPr="00D86EDA">
        <w:instrText xml:space="preserve"> XE "</w:instrText>
      </w:r>
      <w:r w:rsidR="00A9243B" w:rsidRPr="00D86EDA">
        <w:rPr>
          <w:b/>
          <w:lang w:eastAsia="es-CL"/>
        </w:rPr>
        <w:instrText>Azure</w:instrText>
      </w:r>
      <w:r w:rsidR="00A9243B" w:rsidRPr="00D86EDA">
        <w:rPr>
          <w:b/>
        </w:rPr>
        <w:instrText>:</w:instrText>
      </w:r>
      <w:r w:rsidR="00A9243B" w:rsidRPr="00D86EDA">
        <w:instrText xml:space="preserve">Es la plataforma Microsoft que ofrece servicios en la nube" </w:instrText>
      </w:r>
      <w:r w:rsidR="00A9243B" w:rsidRPr="00D86EDA">
        <w:fldChar w:fldCharType="end"/>
      </w:r>
      <w:r w:rsidRPr="00D86EDA">
        <w:t>, que servirá como contenedor para todos los servicios requeridos por la aplicación. En este caso, se configurarán los servicios de Azure</w:t>
      </w:r>
      <w:r w:rsidR="00A9243B" w:rsidRPr="00D86EDA">
        <w:fldChar w:fldCharType="begin"/>
      </w:r>
      <w:r w:rsidR="00A9243B" w:rsidRPr="00D86EDA">
        <w:instrText xml:space="preserve"> XE "</w:instrText>
      </w:r>
      <w:r w:rsidR="00A9243B" w:rsidRPr="00D86EDA">
        <w:rPr>
          <w:b/>
          <w:lang w:eastAsia="es-CL"/>
        </w:rPr>
        <w:instrText>Azure</w:instrText>
      </w:r>
      <w:r w:rsidR="00A9243B" w:rsidRPr="00D86EDA">
        <w:rPr>
          <w:b/>
        </w:rPr>
        <w:instrText>:</w:instrText>
      </w:r>
      <w:r w:rsidR="00A9243B" w:rsidRPr="00D86EDA">
        <w:instrText xml:space="preserve">Es la plataforma Microsoft que ofrece servicios en la nube" </w:instrText>
      </w:r>
      <w:r w:rsidR="00A9243B" w:rsidRPr="00D86EDA">
        <w:fldChar w:fldCharType="end"/>
      </w:r>
      <w:r w:rsidRPr="00D86EDA">
        <w:t xml:space="preserve"> </w:t>
      </w:r>
      <w:proofErr w:type="spellStart"/>
      <w:r w:rsidRPr="00D86EDA">
        <w:t>Database</w:t>
      </w:r>
      <w:proofErr w:type="spellEnd"/>
      <w:r w:rsidRPr="00D86EDA">
        <w:t xml:space="preserve"> necesarios para soportar las funcionalidades del sistema.</w:t>
      </w:r>
    </w:p>
    <w:p w14:paraId="6B234535" w14:textId="3972DE8A" w:rsidR="004458EE" w:rsidRPr="00D86EDA" w:rsidRDefault="004458EE" w:rsidP="004458EE">
      <w:pPr>
        <w:pStyle w:val="Descripcin"/>
        <w:keepNext/>
        <w:jc w:val="both"/>
        <w:rPr>
          <w:rFonts w:ascii="Arial" w:hAnsi="Arial" w:cs="Arial"/>
        </w:rPr>
      </w:pPr>
      <w:bookmarkStart w:id="145" w:name="_Toc184321164"/>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22</w:t>
      </w:r>
      <w:r w:rsidR="002C5966" w:rsidRPr="00D86EDA">
        <w:rPr>
          <w:rFonts w:ascii="Arial" w:hAnsi="Arial" w:cs="Arial"/>
          <w:noProof/>
        </w:rPr>
        <w:fldChar w:fldCharType="end"/>
      </w:r>
      <w:r w:rsidRPr="00D86EDA">
        <w:rPr>
          <w:rFonts w:ascii="Arial" w:hAnsi="Arial" w:cs="Arial"/>
        </w:rPr>
        <w:t xml:space="preserve"> - Grupo de recursos de Azure</w:t>
      </w:r>
      <w:bookmarkEnd w:id="145"/>
    </w:p>
    <w:p w14:paraId="5BAE7DB4" w14:textId="59E58C21" w:rsidR="00FD4C0D" w:rsidRPr="00D86EDA" w:rsidRDefault="00FD4C0D" w:rsidP="008450ED">
      <w:pPr>
        <w:pStyle w:val="ParrafoProyecto0"/>
      </w:pPr>
      <w:r w:rsidRPr="00D86EDA">
        <w:rPr>
          <w:noProof/>
        </w:rPr>
        <w:drawing>
          <wp:inline distT="0" distB="0" distL="0" distR="0" wp14:anchorId="563DB8D6" wp14:editId="3C6FA0C0">
            <wp:extent cx="5612130" cy="2450497"/>
            <wp:effectExtent l="19050" t="19050" r="25400" b="12065"/>
            <wp:docPr id="601118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18890" name=""/>
                    <pic:cNvPicPr/>
                  </pic:nvPicPr>
                  <pic:blipFill>
                    <a:blip r:embed="rId32"/>
                    <a:stretch>
                      <a:fillRect/>
                    </a:stretch>
                  </pic:blipFill>
                  <pic:spPr>
                    <a:xfrm>
                      <a:off x="0" y="0"/>
                      <a:ext cx="5612130" cy="2450497"/>
                    </a:xfrm>
                    <a:prstGeom prst="rect">
                      <a:avLst/>
                    </a:prstGeom>
                    <a:ln>
                      <a:solidFill>
                        <a:schemeClr val="tx1"/>
                      </a:solidFill>
                    </a:ln>
                  </pic:spPr>
                </pic:pic>
              </a:graphicData>
            </a:graphic>
          </wp:inline>
        </w:drawing>
      </w:r>
    </w:p>
    <w:p w14:paraId="178039CB" w14:textId="21AB63D1" w:rsidR="00846A4A" w:rsidRPr="00D86EDA" w:rsidRDefault="00846A4A" w:rsidP="008450ED">
      <w:pPr>
        <w:pStyle w:val="ParrafoProyecto0"/>
      </w:pPr>
    </w:p>
    <w:p w14:paraId="1677BE16" w14:textId="77777777" w:rsidR="004B38BC" w:rsidRPr="00D86EDA" w:rsidRDefault="004B38BC" w:rsidP="008450ED">
      <w:pPr>
        <w:pStyle w:val="ParrafoProyecto0"/>
      </w:pPr>
    </w:p>
    <w:p w14:paraId="1CF8BF6F" w14:textId="77777777" w:rsidR="004B38BC" w:rsidRPr="00D86EDA" w:rsidRDefault="004B38BC" w:rsidP="008450ED">
      <w:pPr>
        <w:pStyle w:val="ParrafoProyecto0"/>
      </w:pPr>
    </w:p>
    <w:p w14:paraId="6F4979EA" w14:textId="0ED39E62" w:rsidR="008450ED" w:rsidRPr="00D86EDA" w:rsidRDefault="00846A4A" w:rsidP="002377C2">
      <w:pPr>
        <w:pStyle w:val="Subtituloproyecto"/>
        <w:outlineLvl w:val="2"/>
        <w:rPr>
          <w:rFonts w:cs="Arial"/>
        </w:rPr>
      </w:pPr>
      <w:bookmarkStart w:id="146" w:name="_Toc555855996"/>
      <w:bookmarkStart w:id="147" w:name="_Toc1327619703"/>
      <w:bookmarkStart w:id="148" w:name="_Toc184323790"/>
      <w:r w:rsidRPr="00D86EDA">
        <w:rPr>
          <w:rFonts w:cs="Arial"/>
        </w:rPr>
        <w:t xml:space="preserve">Modelo </w:t>
      </w:r>
      <w:r w:rsidR="00C51D01" w:rsidRPr="00D86EDA">
        <w:rPr>
          <w:rFonts w:cs="Arial"/>
        </w:rPr>
        <w:t>lógico</w:t>
      </w:r>
      <w:r w:rsidR="339FFD7F" w:rsidRPr="00D86EDA">
        <w:rPr>
          <w:rFonts w:cs="Arial"/>
        </w:rPr>
        <w:t>.</w:t>
      </w:r>
      <w:bookmarkEnd w:id="146"/>
      <w:bookmarkEnd w:id="147"/>
      <w:bookmarkEnd w:id="148"/>
    </w:p>
    <w:p w14:paraId="0C4E5A0C" w14:textId="60A2E2DA" w:rsidR="00242C52" w:rsidRPr="00D86EDA" w:rsidRDefault="006E6F72" w:rsidP="006E6F72">
      <w:pPr>
        <w:pStyle w:val="ParrafoProyecto0"/>
      </w:pPr>
      <w:r w:rsidRPr="00D86EDA">
        <w:t>El modelo lógico es un diseño fundamental que describe cómo se estructuran y relacionan los datos dentro de un sistema. Emplea conceptos como entidades, relaciones y atributos, siendo independiente de la tecnología. Actúa como un puente entre el diseño conceptual y su implementación física, proporcionando una visión clara y general sobre cómo interactúan los datos entre sí.</w:t>
      </w:r>
    </w:p>
    <w:p w14:paraId="73C64593" w14:textId="1160F016" w:rsidR="004458EE" w:rsidRPr="00D86EDA" w:rsidRDefault="004458EE" w:rsidP="004458EE">
      <w:pPr>
        <w:pStyle w:val="Descripcin"/>
        <w:keepNext/>
        <w:jc w:val="both"/>
        <w:rPr>
          <w:rFonts w:ascii="Arial" w:hAnsi="Arial" w:cs="Arial"/>
        </w:rPr>
      </w:pPr>
      <w:bookmarkStart w:id="149" w:name="_Toc184321165"/>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23</w:t>
      </w:r>
      <w:r w:rsidR="002C5966" w:rsidRPr="00D86EDA">
        <w:rPr>
          <w:rFonts w:ascii="Arial" w:hAnsi="Arial" w:cs="Arial"/>
          <w:noProof/>
        </w:rPr>
        <w:fldChar w:fldCharType="end"/>
      </w:r>
      <w:r w:rsidRPr="00D86EDA">
        <w:rPr>
          <w:rFonts w:ascii="Arial" w:hAnsi="Arial" w:cs="Arial"/>
        </w:rPr>
        <w:t xml:space="preserve"> - Modelo lógico de datos</w:t>
      </w:r>
      <w:bookmarkEnd w:id="149"/>
    </w:p>
    <w:p w14:paraId="6A71DB4C" w14:textId="5C9A06DB" w:rsidR="006E6F72" w:rsidRPr="00D86EDA" w:rsidRDefault="00B746C3" w:rsidP="005E680D">
      <w:pPr>
        <w:pStyle w:val="ParrafoProyecto0"/>
      </w:pPr>
      <w:r w:rsidRPr="00D86EDA">
        <w:rPr>
          <w:noProof/>
        </w:rPr>
        <w:drawing>
          <wp:inline distT="0" distB="0" distL="0" distR="0" wp14:anchorId="1C05F5F3" wp14:editId="06AF7DC9">
            <wp:extent cx="5957956" cy="3609289"/>
            <wp:effectExtent l="19050" t="19050" r="24130" b="10795"/>
            <wp:docPr id="12259849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84939" name="Imagen 1" descr="Diagrama&#10;&#10;Descripción generada automáticamente"/>
                    <pic:cNvPicPr/>
                  </pic:nvPicPr>
                  <pic:blipFill>
                    <a:blip r:embed="rId33"/>
                    <a:stretch>
                      <a:fillRect/>
                    </a:stretch>
                  </pic:blipFill>
                  <pic:spPr>
                    <a:xfrm>
                      <a:off x="0" y="0"/>
                      <a:ext cx="5971164" cy="3617290"/>
                    </a:xfrm>
                    <a:prstGeom prst="rect">
                      <a:avLst/>
                    </a:prstGeom>
                    <a:ln>
                      <a:solidFill>
                        <a:schemeClr val="tx1"/>
                      </a:solidFill>
                    </a:ln>
                  </pic:spPr>
                </pic:pic>
              </a:graphicData>
            </a:graphic>
          </wp:inline>
        </w:drawing>
      </w:r>
    </w:p>
    <w:p w14:paraId="7F91870A" w14:textId="77777777" w:rsidR="006E6F72" w:rsidRPr="00D86EDA" w:rsidRDefault="006E6F72" w:rsidP="006E6F72">
      <w:pPr>
        <w:pStyle w:val="ParrafoProyecto0"/>
      </w:pPr>
    </w:p>
    <w:p w14:paraId="2606D2FC" w14:textId="0669197F" w:rsidR="36C3B248" w:rsidRPr="00D86EDA" w:rsidRDefault="36C3B248" w:rsidP="36C3B248">
      <w:pPr>
        <w:pStyle w:val="ParrafoProyecto0"/>
      </w:pPr>
    </w:p>
    <w:p w14:paraId="2AE5C4A5" w14:textId="2258E636" w:rsidR="36C3B248" w:rsidRPr="00D86EDA" w:rsidRDefault="36C3B248" w:rsidP="36C3B248">
      <w:pPr>
        <w:pStyle w:val="ParrafoProyecto0"/>
      </w:pPr>
    </w:p>
    <w:p w14:paraId="70EB2433" w14:textId="21CC7408" w:rsidR="36C3B248" w:rsidRPr="00D86EDA" w:rsidRDefault="36C3B248" w:rsidP="36C3B248">
      <w:pPr>
        <w:pStyle w:val="ParrafoProyecto0"/>
      </w:pPr>
    </w:p>
    <w:p w14:paraId="6F6EE078" w14:textId="068E8518" w:rsidR="36C3B248" w:rsidRPr="00D86EDA" w:rsidRDefault="36C3B248" w:rsidP="36C3B248">
      <w:pPr>
        <w:pStyle w:val="ParrafoProyecto0"/>
      </w:pPr>
    </w:p>
    <w:p w14:paraId="600B2360" w14:textId="59E06B29" w:rsidR="36C3B248" w:rsidRPr="00D86EDA" w:rsidRDefault="36C3B248" w:rsidP="36C3B248">
      <w:pPr>
        <w:pStyle w:val="ParrafoProyecto0"/>
      </w:pPr>
    </w:p>
    <w:p w14:paraId="1DFF4D2D" w14:textId="26C66FA8" w:rsidR="6AE4E541" w:rsidRPr="00D86EDA" w:rsidRDefault="6AE4E541" w:rsidP="6AE4E541">
      <w:pPr>
        <w:pStyle w:val="ParrafoProyecto0"/>
      </w:pPr>
    </w:p>
    <w:p w14:paraId="76F2D782" w14:textId="2B8FEF7D" w:rsidR="00B746C3" w:rsidRPr="00D86EDA" w:rsidRDefault="00B746C3" w:rsidP="002377C2">
      <w:pPr>
        <w:pStyle w:val="Subtituloproyecto"/>
        <w:outlineLvl w:val="2"/>
        <w:rPr>
          <w:rFonts w:cs="Arial"/>
        </w:rPr>
      </w:pPr>
      <w:bookmarkStart w:id="150" w:name="_Toc659954033"/>
      <w:bookmarkStart w:id="151" w:name="_Toc528902304"/>
      <w:bookmarkStart w:id="152" w:name="_Toc184323791"/>
      <w:r w:rsidRPr="00D86EDA">
        <w:rPr>
          <w:rFonts w:cs="Arial"/>
        </w:rPr>
        <w:t xml:space="preserve">Modelo </w:t>
      </w:r>
      <w:r w:rsidR="00924159" w:rsidRPr="00D86EDA">
        <w:rPr>
          <w:rFonts w:cs="Arial"/>
        </w:rPr>
        <w:t>relacional</w:t>
      </w:r>
      <w:r w:rsidR="045969A2" w:rsidRPr="00D86EDA">
        <w:rPr>
          <w:rFonts w:cs="Arial"/>
        </w:rPr>
        <w:t>.</w:t>
      </w:r>
      <w:bookmarkEnd w:id="150"/>
      <w:bookmarkEnd w:id="151"/>
      <w:bookmarkEnd w:id="152"/>
    </w:p>
    <w:p w14:paraId="559207E1" w14:textId="35A378D7" w:rsidR="00994262" w:rsidRPr="00D86EDA" w:rsidRDefault="00AC1586" w:rsidP="00AC1586">
      <w:pPr>
        <w:pStyle w:val="ParrafoProyecto0"/>
      </w:pPr>
      <w:r w:rsidRPr="00D86EDA">
        <w:t>El modelo relacional es un enfoque técnico que organiza los datos en tablas, filas y columnas. Cada fila representa un registro único, y las tablas incluyen claves primarias, que identifican de manera exclusiva cada registro, y claves foráneas, que vinculan las tablas entre sí. Este modelo permite definir el tipo de dato de cada columna (texto, número, decimal, etc.). Además, se utiliza para generar código SQL, el cual se ejecuta en el motor de base de datos para crear las tablas con sus tipos de datos específicos y establecer sus relaciones.</w:t>
      </w:r>
    </w:p>
    <w:p w14:paraId="3263DE30" w14:textId="77777777" w:rsidR="000B50E5" w:rsidRDefault="000B50E5" w:rsidP="004458EE">
      <w:pPr>
        <w:pStyle w:val="Descripcin"/>
        <w:keepNext/>
        <w:jc w:val="both"/>
        <w:rPr>
          <w:rFonts w:ascii="Arial" w:hAnsi="Arial" w:cs="Arial"/>
        </w:rPr>
        <w:sectPr w:rsidR="000B50E5" w:rsidSect="005E475D">
          <w:pgSz w:w="12240" w:h="15840"/>
          <w:pgMar w:top="1417" w:right="1701" w:bottom="1417" w:left="1701" w:header="708" w:footer="708" w:gutter="0"/>
          <w:cols w:space="708"/>
          <w:titlePg/>
          <w:docGrid w:linePitch="360"/>
        </w:sectPr>
      </w:pPr>
    </w:p>
    <w:p w14:paraId="39A6531B" w14:textId="4A14B92F" w:rsidR="004458EE" w:rsidRPr="00D86EDA" w:rsidRDefault="004458EE" w:rsidP="004458EE">
      <w:pPr>
        <w:pStyle w:val="Descripcin"/>
        <w:keepNext/>
        <w:jc w:val="both"/>
        <w:rPr>
          <w:rFonts w:ascii="Arial" w:hAnsi="Arial" w:cs="Arial"/>
        </w:rPr>
      </w:pPr>
      <w:bookmarkStart w:id="153" w:name="_Toc184321166"/>
      <w:r w:rsidRPr="00D86EDA">
        <w:rPr>
          <w:rFonts w:ascii="Arial" w:hAnsi="Arial" w:cs="Arial"/>
        </w:rPr>
        <w:lastRenderedPageBreak/>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24</w:t>
      </w:r>
      <w:r w:rsidR="002C5966" w:rsidRPr="00D86EDA">
        <w:rPr>
          <w:rFonts w:ascii="Arial" w:hAnsi="Arial" w:cs="Arial"/>
          <w:noProof/>
        </w:rPr>
        <w:fldChar w:fldCharType="end"/>
      </w:r>
      <w:r w:rsidRPr="00D86EDA">
        <w:rPr>
          <w:rFonts w:ascii="Arial" w:hAnsi="Arial" w:cs="Arial"/>
        </w:rPr>
        <w:t xml:space="preserve"> - Modelo relacional de datos</w:t>
      </w:r>
      <w:bookmarkEnd w:id="153"/>
    </w:p>
    <w:p w14:paraId="5DCCC3FE" w14:textId="33B890C8" w:rsidR="006E6F72" w:rsidRPr="00D86EDA" w:rsidRDefault="0042390E" w:rsidP="006E6F72">
      <w:pPr>
        <w:pStyle w:val="ParrafoProyecto0"/>
      </w:pPr>
      <w:r w:rsidRPr="00D86EDA">
        <w:rPr>
          <w:noProof/>
        </w:rPr>
        <w:drawing>
          <wp:inline distT="0" distB="0" distL="0" distR="0" wp14:anchorId="4A971A1A" wp14:editId="78F10524">
            <wp:extent cx="13294441" cy="7533216"/>
            <wp:effectExtent l="19050" t="19050" r="21590" b="10795"/>
            <wp:docPr id="5653962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94441" cy="7533216"/>
                    </a:xfrm>
                    <a:prstGeom prst="rect">
                      <a:avLst/>
                    </a:prstGeom>
                    <a:ln>
                      <a:solidFill>
                        <a:schemeClr val="tx1"/>
                      </a:solidFill>
                    </a:ln>
                  </pic:spPr>
                </pic:pic>
              </a:graphicData>
            </a:graphic>
          </wp:inline>
        </w:drawing>
      </w:r>
    </w:p>
    <w:p w14:paraId="3C4F9807" w14:textId="77777777" w:rsidR="003B13E4" w:rsidRDefault="003B13E4" w:rsidP="36C3B248">
      <w:pPr>
        <w:pStyle w:val="Subtituloproyecto"/>
        <w:outlineLvl w:val="2"/>
        <w:rPr>
          <w:rFonts w:cs="Arial"/>
        </w:rPr>
        <w:sectPr w:rsidR="003B13E4" w:rsidSect="005F7543">
          <w:pgSz w:w="24381" w:h="15876" w:orient="landscape" w:code="1"/>
          <w:pgMar w:top="1701" w:right="1418" w:bottom="1701" w:left="1418" w:header="709" w:footer="709" w:gutter="0"/>
          <w:cols w:space="708"/>
          <w:titlePg/>
          <w:docGrid w:linePitch="360"/>
        </w:sectPr>
      </w:pPr>
    </w:p>
    <w:p w14:paraId="7EB3CD6B" w14:textId="40FD6FDB" w:rsidR="00381D76" w:rsidRPr="00D86EDA" w:rsidRDefault="00381D76" w:rsidP="002377C2">
      <w:pPr>
        <w:pStyle w:val="Subtituloproyecto"/>
        <w:outlineLvl w:val="2"/>
        <w:rPr>
          <w:rFonts w:cs="Arial"/>
        </w:rPr>
      </w:pPr>
      <w:bookmarkStart w:id="154" w:name="_Toc1359169352"/>
      <w:bookmarkStart w:id="155" w:name="_Toc1975616236"/>
      <w:bookmarkStart w:id="156" w:name="_Toc184323792"/>
      <w:r w:rsidRPr="00D86EDA">
        <w:rPr>
          <w:rFonts w:cs="Arial"/>
        </w:rPr>
        <w:lastRenderedPageBreak/>
        <w:t>Código SQL</w:t>
      </w:r>
      <w:r w:rsidR="09D71C08" w:rsidRPr="00D86EDA">
        <w:rPr>
          <w:rFonts w:cs="Arial"/>
        </w:rPr>
        <w:t>.</w:t>
      </w:r>
      <w:bookmarkEnd w:id="154"/>
      <w:bookmarkEnd w:id="155"/>
      <w:bookmarkEnd w:id="156"/>
    </w:p>
    <w:p w14:paraId="614F5D1F" w14:textId="136BD6CF" w:rsidR="00CB74CE" w:rsidRPr="00D86EDA" w:rsidRDefault="00312BC9" w:rsidP="004B1F9E">
      <w:pPr>
        <w:pStyle w:val="ParrafoProyecto0"/>
      </w:pPr>
      <w:r w:rsidRPr="00D86EDA">
        <w:t>El código SQL DDL se utiliza para crear y configurar en el motor de base de datos todas las estructuras necesarias, como tablas, relaciones y otros objetos, requeridos para el proyecto. Una vez ejecutado, la base de datos queda lista para integrarse al proyecto y almacenar la información necesaria para el funcionamiento del aplicativo que se implementará.</w:t>
      </w:r>
    </w:p>
    <w:p w14:paraId="628809D9" w14:textId="3D498106" w:rsidR="004458EE" w:rsidRPr="00D86EDA" w:rsidRDefault="004458EE" w:rsidP="004458EE">
      <w:pPr>
        <w:pStyle w:val="Descripcin"/>
        <w:keepNext/>
        <w:jc w:val="both"/>
        <w:rPr>
          <w:rFonts w:ascii="Arial" w:hAnsi="Arial" w:cs="Arial"/>
        </w:rPr>
      </w:pPr>
      <w:bookmarkStart w:id="157" w:name="_Toc184321167"/>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25</w:t>
      </w:r>
      <w:r w:rsidR="002C5966" w:rsidRPr="00D86EDA">
        <w:rPr>
          <w:rFonts w:ascii="Arial" w:hAnsi="Arial" w:cs="Arial"/>
          <w:noProof/>
        </w:rPr>
        <w:fldChar w:fldCharType="end"/>
      </w:r>
      <w:r w:rsidRPr="00D86EDA">
        <w:rPr>
          <w:rFonts w:ascii="Arial" w:hAnsi="Arial" w:cs="Arial"/>
        </w:rPr>
        <w:t xml:space="preserve"> - Generación de tablas mediante DDL</w:t>
      </w:r>
      <w:bookmarkEnd w:id="157"/>
    </w:p>
    <w:p w14:paraId="15BDBFBA" w14:textId="66C3F9C8" w:rsidR="00381D76" w:rsidRPr="00D86EDA" w:rsidRDefault="0025119A" w:rsidP="006E6F72">
      <w:pPr>
        <w:pStyle w:val="ParrafoProyecto0"/>
      </w:pPr>
      <w:r w:rsidRPr="00D86EDA">
        <w:rPr>
          <w:noProof/>
        </w:rPr>
        <w:drawing>
          <wp:inline distT="0" distB="0" distL="0" distR="0" wp14:anchorId="361C8956" wp14:editId="0FCD019F">
            <wp:extent cx="5826642" cy="3965518"/>
            <wp:effectExtent l="0" t="0" r="3175" b="0"/>
            <wp:docPr id="19598047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61511" cy="3989249"/>
                    </a:xfrm>
                    <a:prstGeom prst="rect">
                      <a:avLst/>
                    </a:prstGeom>
                  </pic:spPr>
                </pic:pic>
              </a:graphicData>
            </a:graphic>
          </wp:inline>
        </w:drawing>
      </w:r>
    </w:p>
    <w:p w14:paraId="7325C688" w14:textId="2544B6BA" w:rsidR="00256F46" w:rsidRPr="00D86EDA" w:rsidRDefault="00256F46" w:rsidP="00256F46">
      <w:pPr>
        <w:pStyle w:val="ParrafoProyecto0"/>
      </w:pPr>
      <w:r w:rsidRPr="00D86EDA">
        <w:t xml:space="preserve">Detalles de código en anexo </w:t>
      </w:r>
      <w:r w:rsidR="00834D0F" w:rsidRPr="00D86EDA">
        <w:t>“</w:t>
      </w:r>
      <w:hyperlink w:anchor="index_código_DDL" w:history="1">
        <w:r w:rsidR="00834D0F" w:rsidRPr="00D86EDA">
          <w:rPr>
            <w:rStyle w:val="Hipervnculo"/>
          </w:rPr>
          <w:t>Código DDL</w:t>
        </w:r>
      </w:hyperlink>
      <w:r w:rsidR="00834D0F" w:rsidRPr="00D86EDA">
        <w:t>”</w:t>
      </w:r>
    </w:p>
    <w:p w14:paraId="166E6586" w14:textId="590D4091" w:rsidR="36C3B248" w:rsidRPr="00D86EDA" w:rsidRDefault="36C3B248" w:rsidP="36C3B248">
      <w:pPr>
        <w:pStyle w:val="ParrafoProyecto0"/>
      </w:pPr>
    </w:p>
    <w:p w14:paraId="47B44E88" w14:textId="330BC347" w:rsidR="36C3B248" w:rsidRPr="00D86EDA" w:rsidRDefault="36C3B248" w:rsidP="36C3B248">
      <w:pPr>
        <w:pStyle w:val="ParrafoProyecto0"/>
      </w:pPr>
    </w:p>
    <w:p w14:paraId="7F28FC94" w14:textId="7A93A221" w:rsidR="36C3B248" w:rsidRPr="00D86EDA" w:rsidRDefault="36C3B248" w:rsidP="36C3B248">
      <w:pPr>
        <w:pStyle w:val="ParrafoProyecto0"/>
      </w:pPr>
    </w:p>
    <w:p w14:paraId="0CB5566D" w14:textId="60F4D658" w:rsidR="36C3B248" w:rsidRPr="00D86EDA" w:rsidRDefault="36C3B248" w:rsidP="36C3B248">
      <w:pPr>
        <w:pStyle w:val="ParrafoProyecto0"/>
      </w:pPr>
    </w:p>
    <w:p w14:paraId="2B977994" w14:textId="67E96219" w:rsidR="36C3B248" w:rsidRPr="00D86EDA" w:rsidRDefault="36C3B248" w:rsidP="36C3B248">
      <w:pPr>
        <w:pStyle w:val="ParrafoProyecto0"/>
      </w:pPr>
    </w:p>
    <w:p w14:paraId="7D3DAD3D" w14:textId="388B29F9" w:rsidR="00381D76" w:rsidRPr="00D86EDA" w:rsidRDefault="00256F46" w:rsidP="00256F46">
      <w:pPr>
        <w:pStyle w:val="ParrafoProyecto0"/>
      </w:pPr>
      <w:r w:rsidRPr="00D86EDA">
        <w:lastRenderedPageBreak/>
        <w:t>A continuación, podemos ver la estructura de la base de datos mediante la herramienta de SQL Management</w:t>
      </w:r>
      <w:r w:rsidR="00A33B60" w:rsidRPr="00D86EDA">
        <w:fldChar w:fldCharType="begin"/>
      </w:r>
      <w:r w:rsidR="00A33B60" w:rsidRPr="00D86EDA">
        <w:instrText xml:space="preserve"> XE "</w:instrText>
      </w:r>
      <w:r w:rsidR="00A33B60" w:rsidRPr="00D86EDA">
        <w:rPr>
          <w:b/>
          <w:lang w:eastAsia="es-CL"/>
        </w:rPr>
        <w:instrText>Management</w:instrText>
      </w:r>
      <w:r w:rsidR="00A33B60" w:rsidRPr="00D86EDA">
        <w:rPr>
          <w:b/>
        </w:rPr>
        <w:instrText>:</w:instrText>
      </w:r>
      <w:r w:rsidR="00A33B60" w:rsidRPr="00D86EDA">
        <w:instrText xml:space="preserve">Gestión o Administración" </w:instrText>
      </w:r>
      <w:r w:rsidR="00A33B60" w:rsidRPr="00D86EDA">
        <w:fldChar w:fldCharType="end"/>
      </w:r>
      <w:r w:rsidRPr="00D86EDA">
        <w:t xml:space="preserve"> Studio.</w:t>
      </w:r>
    </w:p>
    <w:p w14:paraId="5D25AF84" w14:textId="1ECCA958" w:rsidR="00834D0F" w:rsidRPr="00D86EDA" w:rsidRDefault="00834D0F" w:rsidP="00834D0F">
      <w:pPr>
        <w:pStyle w:val="Descripcin"/>
        <w:keepNext/>
        <w:jc w:val="both"/>
        <w:rPr>
          <w:rFonts w:ascii="Arial" w:hAnsi="Arial" w:cs="Arial"/>
        </w:rPr>
      </w:pPr>
      <w:bookmarkStart w:id="158" w:name="_Toc184321168"/>
      <w:r w:rsidRPr="00D86EDA">
        <w:rPr>
          <w:rFonts w:ascii="Arial" w:hAnsi="Arial" w:cs="Arial"/>
        </w:rPr>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26</w:t>
      </w:r>
      <w:r w:rsidR="002C5966" w:rsidRPr="00D86EDA">
        <w:rPr>
          <w:rFonts w:ascii="Arial" w:hAnsi="Arial" w:cs="Arial"/>
          <w:noProof/>
        </w:rPr>
        <w:fldChar w:fldCharType="end"/>
      </w:r>
      <w:r w:rsidRPr="00D86EDA">
        <w:rPr>
          <w:rFonts w:ascii="Arial" w:hAnsi="Arial" w:cs="Arial"/>
        </w:rPr>
        <w:t xml:space="preserve"> - Estructura de tablas SQL </w:t>
      </w:r>
      <w:proofErr w:type="spellStart"/>
      <w:r w:rsidRPr="00D86EDA">
        <w:rPr>
          <w:rFonts w:ascii="Arial" w:hAnsi="Arial" w:cs="Arial"/>
        </w:rPr>
        <w:t>Managent</w:t>
      </w:r>
      <w:proofErr w:type="spellEnd"/>
      <w:r w:rsidRPr="00D86EDA">
        <w:rPr>
          <w:rFonts w:ascii="Arial" w:hAnsi="Arial" w:cs="Arial"/>
        </w:rPr>
        <w:t xml:space="preserve"> Studio</w:t>
      </w:r>
      <w:bookmarkEnd w:id="158"/>
    </w:p>
    <w:p w14:paraId="34E40F97" w14:textId="50101C54" w:rsidR="00256F46" w:rsidRPr="00D86EDA" w:rsidRDefault="0047013C" w:rsidP="006E6F72">
      <w:pPr>
        <w:pStyle w:val="ParrafoProyecto0"/>
      </w:pPr>
      <w:r w:rsidRPr="00D86EDA">
        <w:rPr>
          <w:noProof/>
        </w:rPr>
        <w:drawing>
          <wp:inline distT="0" distB="0" distL="0" distR="0" wp14:anchorId="151BAD71" wp14:editId="07241291">
            <wp:extent cx="5612130" cy="5333365"/>
            <wp:effectExtent l="19050" t="19050" r="26670" b="19685"/>
            <wp:docPr id="1777797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9785" name="Imagen 1" descr="Interfaz de usuario gráfica, Texto, Aplicación&#10;&#10;Descripción generada automáticamente"/>
                    <pic:cNvPicPr/>
                  </pic:nvPicPr>
                  <pic:blipFill>
                    <a:blip r:embed="rId36"/>
                    <a:stretch>
                      <a:fillRect/>
                    </a:stretch>
                  </pic:blipFill>
                  <pic:spPr>
                    <a:xfrm>
                      <a:off x="0" y="0"/>
                      <a:ext cx="5612130" cy="5333365"/>
                    </a:xfrm>
                    <a:prstGeom prst="rect">
                      <a:avLst/>
                    </a:prstGeom>
                    <a:ln>
                      <a:solidFill>
                        <a:schemeClr val="accent1"/>
                      </a:solidFill>
                    </a:ln>
                  </pic:spPr>
                </pic:pic>
              </a:graphicData>
            </a:graphic>
          </wp:inline>
        </w:drawing>
      </w:r>
    </w:p>
    <w:p w14:paraId="50892B83" w14:textId="77777777" w:rsidR="00256F46" w:rsidRPr="00D86EDA" w:rsidRDefault="00256F46" w:rsidP="006E6F72">
      <w:pPr>
        <w:pStyle w:val="ParrafoProyecto0"/>
      </w:pPr>
    </w:p>
    <w:p w14:paraId="158B1A7B" w14:textId="77777777" w:rsidR="0029175D" w:rsidRPr="00D86EDA" w:rsidRDefault="0029175D" w:rsidP="006E6F72">
      <w:pPr>
        <w:pStyle w:val="ParrafoProyecto0"/>
      </w:pPr>
    </w:p>
    <w:p w14:paraId="157BEA38" w14:textId="77777777" w:rsidR="0029175D" w:rsidRPr="00D86EDA" w:rsidRDefault="0029175D" w:rsidP="006E6F72">
      <w:pPr>
        <w:pStyle w:val="ParrafoProyecto0"/>
      </w:pPr>
    </w:p>
    <w:p w14:paraId="49A6453D" w14:textId="44BB4DEB" w:rsidR="0029175D" w:rsidRDefault="0029175D" w:rsidP="006E6F72">
      <w:pPr>
        <w:pStyle w:val="ParrafoProyecto0"/>
      </w:pPr>
    </w:p>
    <w:p w14:paraId="5A142DD4" w14:textId="77777777" w:rsidR="005B31E5" w:rsidRPr="00D86EDA" w:rsidRDefault="005B31E5" w:rsidP="006E6F72">
      <w:pPr>
        <w:pStyle w:val="ParrafoProyecto0"/>
      </w:pPr>
    </w:p>
    <w:p w14:paraId="3CE358E6" w14:textId="48A8ABA7" w:rsidR="00635612" w:rsidRPr="00D86EDA" w:rsidRDefault="00192B46" w:rsidP="00FC0705">
      <w:pPr>
        <w:pStyle w:val="Subtituloproyecto"/>
        <w:outlineLvl w:val="1"/>
        <w:rPr>
          <w:rFonts w:cs="Arial"/>
        </w:rPr>
      </w:pPr>
      <w:bookmarkStart w:id="159" w:name="_Toc1742039622"/>
      <w:bookmarkStart w:id="160" w:name="_Toc1373523095"/>
      <w:bookmarkStart w:id="161" w:name="_Toc184323793"/>
      <w:r w:rsidRPr="00D86EDA">
        <w:rPr>
          <w:rFonts w:cs="Arial"/>
        </w:rPr>
        <w:t xml:space="preserve">Desarrollo </w:t>
      </w:r>
      <w:proofErr w:type="spellStart"/>
      <w:r w:rsidRPr="00D86EDA">
        <w:rPr>
          <w:rFonts w:cs="Arial"/>
        </w:rPr>
        <w:t>Back</w:t>
      </w:r>
      <w:r w:rsidR="001D393A" w:rsidRPr="00D86EDA">
        <w:rPr>
          <w:rFonts w:cs="Arial"/>
        </w:rPr>
        <w:t>E</w:t>
      </w:r>
      <w:r w:rsidRPr="00D86EDA">
        <w:rPr>
          <w:rFonts w:cs="Arial"/>
        </w:rPr>
        <w:t>nd</w:t>
      </w:r>
      <w:proofErr w:type="spellEnd"/>
      <w:r w:rsidR="2E7240A7" w:rsidRPr="00D86EDA">
        <w:rPr>
          <w:rFonts w:cs="Arial"/>
        </w:rPr>
        <w:t>.</w:t>
      </w:r>
      <w:bookmarkEnd w:id="159"/>
      <w:bookmarkEnd w:id="160"/>
      <w:bookmarkEnd w:id="161"/>
    </w:p>
    <w:p w14:paraId="5A6D804E" w14:textId="2B6ED3D1" w:rsidR="00BD1D25" w:rsidRPr="00D86EDA" w:rsidRDefault="001D393A" w:rsidP="006E6F72">
      <w:pPr>
        <w:pStyle w:val="ParrafoProyecto0"/>
        <w:rPr>
          <w:lang w:val="es-CL"/>
        </w:rPr>
      </w:pPr>
      <w:r w:rsidRPr="00D86EDA">
        <w:t>El</w:t>
      </w:r>
      <w:r w:rsidR="00217005" w:rsidRPr="00D86EDA">
        <w:t xml:space="preserve"> </w:t>
      </w:r>
      <w:r w:rsidR="00F52AC6" w:rsidRPr="00D86EDA">
        <w:t>entorno de trabajo</w:t>
      </w:r>
      <w:r w:rsidR="00217005" w:rsidRPr="00D86EDA">
        <w:t xml:space="preserve"> utilizado </w:t>
      </w:r>
      <w:r w:rsidR="00CF5E9E" w:rsidRPr="00D86EDA">
        <w:t xml:space="preserve">para el desarrollo de este proyecto es </w:t>
      </w:r>
      <w:proofErr w:type="spellStart"/>
      <w:r w:rsidR="00CF5E9E" w:rsidRPr="00D86EDA">
        <w:t>Node</w:t>
      </w:r>
      <w:proofErr w:type="spellEnd"/>
      <w:r w:rsidR="00CF5E9E" w:rsidRPr="00D86EDA">
        <w:t xml:space="preserve"> JS. </w:t>
      </w:r>
      <w:r w:rsidR="00B25F84" w:rsidRPr="00D86EDA">
        <w:t xml:space="preserve">Utiliza </w:t>
      </w:r>
      <w:proofErr w:type="spellStart"/>
      <w:r w:rsidR="373FBEF0" w:rsidRPr="62E01FE2">
        <w:rPr>
          <w:lang w:val="es-CL"/>
        </w:rPr>
        <w:t>typescript</w:t>
      </w:r>
      <w:proofErr w:type="spellEnd"/>
      <w:r w:rsidR="373FBEF0" w:rsidRPr="62E01FE2">
        <w:rPr>
          <w:lang w:val="es-CL"/>
        </w:rPr>
        <w:t xml:space="preserve"> </w:t>
      </w:r>
      <w:r w:rsidR="00084BB8" w:rsidRPr="00D86EDA">
        <w:rPr>
          <w:lang w:val="es-CL"/>
        </w:rPr>
        <w:fldChar w:fldCharType="begin"/>
      </w:r>
      <w:r w:rsidR="00084BB8" w:rsidRPr="00D86EDA">
        <w:instrText xml:space="preserve"> XE "</w:instrText>
      </w:r>
      <w:r w:rsidR="00084BB8" w:rsidRPr="00D86EDA">
        <w:rPr>
          <w:b/>
          <w:lang w:eastAsia="es-CL"/>
        </w:rPr>
        <w:instrText>JavaScript</w:instrText>
      </w:r>
      <w:r w:rsidR="00084BB8" w:rsidRPr="00D86EDA">
        <w:rPr>
          <w:b/>
        </w:rPr>
        <w:instrText>:</w:instrText>
      </w:r>
      <w:r w:rsidR="00084BB8" w:rsidRPr="00D86EDA">
        <w:instrText xml:space="preserve">Lenguaje de programación que se utiliza para crear páginas web interactivas y dinámicas" </w:instrText>
      </w:r>
      <w:r w:rsidR="00084BB8" w:rsidRPr="00D86EDA">
        <w:rPr>
          <w:lang w:val="es-CL"/>
        </w:rPr>
        <w:fldChar w:fldCharType="end"/>
      </w:r>
      <w:r w:rsidR="00BD1D25" w:rsidRPr="00D86EDA">
        <w:rPr>
          <w:lang w:val="es-CL"/>
        </w:rPr>
        <w:t>para crear aplicaciones del lado del servidor. Es rápido, eficiente y excelente para manejar muchas conexiones al mismo tiempo, como chats o servicios en tiempo real</w:t>
      </w:r>
      <w:r w:rsidR="007B290B" w:rsidRPr="00D86EDA">
        <w:rPr>
          <w:lang w:val="es-CL"/>
        </w:rPr>
        <w:t>.</w:t>
      </w:r>
    </w:p>
    <w:p w14:paraId="4CF33240" w14:textId="10A3CC64" w:rsidR="005631DC" w:rsidRPr="00D86EDA" w:rsidRDefault="007B290B" w:rsidP="006E6F72">
      <w:pPr>
        <w:pStyle w:val="ParrafoProyecto0"/>
        <w:rPr>
          <w:lang w:val="es-CL"/>
        </w:rPr>
      </w:pPr>
      <w:r w:rsidRPr="00D86EDA">
        <w:rPr>
          <w:lang w:val="es-CL"/>
        </w:rPr>
        <w:t xml:space="preserve">Junto </w:t>
      </w:r>
      <w:r w:rsidR="00B25F84" w:rsidRPr="00D86EDA">
        <w:rPr>
          <w:lang w:val="es-CL"/>
        </w:rPr>
        <w:t>con</w:t>
      </w:r>
      <w:r w:rsidRPr="00D86EDA">
        <w:rPr>
          <w:lang w:val="es-CL"/>
        </w:rPr>
        <w:t xml:space="preserve"> Node.JS es necesario poder utilizar </w:t>
      </w:r>
      <w:r w:rsidR="00E8199F" w:rsidRPr="00D86EDA">
        <w:rPr>
          <w:lang w:val="es-CL"/>
        </w:rPr>
        <w:t xml:space="preserve">un </w:t>
      </w:r>
      <w:proofErr w:type="spellStart"/>
      <w:r w:rsidR="00E8199F" w:rsidRPr="00D86EDA">
        <w:rPr>
          <w:lang w:val="es-CL"/>
        </w:rPr>
        <w:t>frame</w:t>
      </w:r>
      <w:r w:rsidR="00C22F00" w:rsidRPr="00D86EDA">
        <w:rPr>
          <w:lang w:val="es-CL"/>
        </w:rPr>
        <w:t>work</w:t>
      </w:r>
      <w:proofErr w:type="spellEnd"/>
      <w:r w:rsidR="00C22F00" w:rsidRPr="00D86EDA">
        <w:rPr>
          <w:lang w:val="es-CL"/>
        </w:rPr>
        <w:t xml:space="preserve"> como es el caso de </w:t>
      </w:r>
      <w:proofErr w:type="spellStart"/>
      <w:r w:rsidR="00C22F00" w:rsidRPr="00D86EDA">
        <w:rPr>
          <w:lang w:val="es-CL"/>
        </w:rPr>
        <w:t>express</w:t>
      </w:r>
      <w:proofErr w:type="spellEnd"/>
      <w:r w:rsidR="00C22F00" w:rsidRPr="00D86EDA">
        <w:rPr>
          <w:lang w:val="es-CL"/>
        </w:rPr>
        <w:t xml:space="preserve"> el cual nos permite desarrollar entornos de aplicaciones</w:t>
      </w:r>
      <w:r w:rsidR="00BB1EDD" w:rsidRPr="00D86EDA">
        <w:rPr>
          <w:lang w:val="es-CL"/>
        </w:rPr>
        <w:t xml:space="preserve"> de manera robusta y </w:t>
      </w:r>
      <w:r w:rsidRPr="00D86EDA">
        <w:rPr>
          <w:lang w:val="es-CL"/>
        </w:rPr>
        <w:t>bibliotecas complementarias que ayudaran a ejecutar los distintos componentes para el desarrollo de la aplicación</w:t>
      </w:r>
      <w:r w:rsidR="00E57D32" w:rsidRPr="00D86EDA">
        <w:rPr>
          <w:lang w:val="es-CL"/>
        </w:rPr>
        <w:t xml:space="preserve">, como es el caso de </w:t>
      </w:r>
      <w:proofErr w:type="spellStart"/>
      <w:r w:rsidR="00E57D32" w:rsidRPr="00D86EDA">
        <w:rPr>
          <w:lang w:val="es-CL"/>
        </w:rPr>
        <w:t>mssql</w:t>
      </w:r>
      <w:proofErr w:type="spellEnd"/>
      <w:r w:rsidR="00E57D32" w:rsidRPr="00D86EDA">
        <w:rPr>
          <w:lang w:val="es-CL"/>
        </w:rPr>
        <w:t xml:space="preserve"> el cual establece la conexión entre la ba</w:t>
      </w:r>
      <w:r w:rsidR="001D50E7" w:rsidRPr="00D86EDA">
        <w:rPr>
          <w:lang w:val="es-CL"/>
        </w:rPr>
        <w:t>se de datos y el proyecto.</w:t>
      </w:r>
    </w:p>
    <w:p w14:paraId="4F9C5996" w14:textId="114AAB29" w:rsidR="001D50E7" w:rsidRPr="00D86EDA" w:rsidRDefault="001D50E7" w:rsidP="006E6F72">
      <w:pPr>
        <w:pStyle w:val="ParrafoProyecto0"/>
        <w:rPr>
          <w:lang w:val="es-CL"/>
        </w:rPr>
      </w:pPr>
      <w:r w:rsidRPr="00D86EDA">
        <w:rPr>
          <w:lang w:val="es-CL"/>
        </w:rPr>
        <w:t xml:space="preserve">A </w:t>
      </w:r>
      <w:r w:rsidR="00FC31AB" w:rsidRPr="00D86EDA">
        <w:rPr>
          <w:lang w:val="es-CL"/>
        </w:rPr>
        <w:t>continuación,</w:t>
      </w:r>
      <w:r w:rsidRPr="00D86EDA">
        <w:rPr>
          <w:lang w:val="es-CL"/>
        </w:rPr>
        <w:t xml:space="preserve"> se puede apreciar </w:t>
      </w:r>
      <w:r w:rsidR="005E701B" w:rsidRPr="00D86EDA">
        <w:rPr>
          <w:lang w:val="es-CL"/>
        </w:rPr>
        <w:t xml:space="preserve">el desarrollo en donde están los parámetros principales de la aplicación. </w:t>
      </w:r>
    </w:p>
    <w:p w14:paraId="635708C1" w14:textId="1D76C620" w:rsidR="00834D0F" w:rsidRPr="00D86EDA" w:rsidRDefault="00834D0F" w:rsidP="00834D0F">
      <w:pPr>
        <w:pStyle w:val="Descripcin"/>
        <w:keepNext/>
        <w:jc w:val="both"/>
        <w:rPr>
          <w:rFonts w:ascii="Arial" w:hAnsi="Arial" w:cs="Arial"/>
        </w:rPr>
      </w:pPr>
      <w:bookmarkStart w:id="162" w:name="_Toc184321169"/>
      <w:r w:rsidRPr="00D86EDA">
        <w:rPr>
          <w:rFonts w:ascii="Arial" w:hAnsi="Arial" w:cs="Arial"/>
        </w:rPr>
        <w:lastRenderedPageBreak/>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27</w:t>
      </w:r>
      <w:r w:rsidR="002C5966" w:rsidRPr="00D86EDA">
        <w:rPr>
          <w:rFonts w:ascii="Arial" w:hAnsi="Arial" w:cs="Arial"/>
          <w:noProof/>
        </w:rPr>
        <w:fldChar w:fldCharType="end"/>
      </w:r>
      <w:r w:rsidRPr="00D86EDA">
        <w:rPr>
          <w:rFonts w:ascii="Arial" w:hAnsi="Arial" w:cs="Arial"/>
        </w:rPr>
        <w:t xml:space="preserve"> - </w:t>
      </w:r>
      <w:proofErr w:type="spellStart"/>
      <w:r w:rsidRPr="00D86EDA">
        <w:rPr>
          <w:rFonts w:ascii="Arial" w:hAnsi="Arial" w:cs="Arial"/>
        </w:rPr>
        <w:t>FrameWork</w:t>
      </w:r>
      <w:proofErr w:type="spellEnd"/>
      <w:r w:rsidRPr="00D86EDA">
        <w:rPr>
          <w:rFonts w:ascii="Arial" w:hAnsi="Arial" w:cs="Arial"/>
        </w:rPr>
        <w:t xml:space="preserve"> Express</w:t>
      </w:r>
      <w:bookmarkEnd w:id="162"/>
    </w:p>
    <w:p w14:paraId="2018207E" w14:textId="2FAD2459" w:rsidR="005E701B" w:rsidRPr="00D86EDA" w:rsidRDefault="16C957D1" w:rsidP="006E6F72">
      <w:pPr>
        <w:pStyle w:val="ParrafoProyecto0"/>
      </w:pPr>
      <w:r>
        <w:rPr>
          <w:noProof/>
        </w:rPr>
        <w:drawing>
          <wp:inline distT="0" distB="0" distL="0" distR="0" wp14:anchorId="624A8AC6" wp14:editId="3C8A8A98">
            <wp:extent cx="5502841" cy="4383617"/>
            <wp:effectExtent l="19050" t="19050" r="22225" b="17145"/>
            <wp:docPr id="1084142432" name="Picture 10841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504010" cy="4384548"/>
                    </a:xfrm>
                    <a:prstGeom prst="rect">
                      <a:avLst/>
                    </a:prstGeom>
                    <a:ln>
                      <a:solidFill>
                        <a:schemeClr val="tx1"/>
                      </a:solidFill>
                    </a:ln>
                  </pic:spPr>
                </pic:pic>
              </a:graphicData>
            </a:graphic>
          </wp:inline>
        </w:drawing>
      </w:r>
    </w:p>
    <w:p w14:paraId="71D09AD2" w14:textId="19FDA90B" w:rsidR="6A675B1F" w:rsidRPr="00D86EDA" w:rsidRDefault="6A675B1F" w:rsidP="6A675B1F">
      <w:pPr>
        <w:pStyle w:val="Subtituloproyecto"/>
        <w:outlineLvl w:val="1"/>
        <w:rPr>
          <w:rFonts w:cs="Arial"/>
        </w:rPr>
      </w:pPr>
    </w:p>
    <w:p w14:paraId="3CD6C982" w14:textId="6443CB78" w:rsidR="00EF24E3" w:rsidRPr="00D86EDA" w:rsidRDefault="00E27BF2" w:rsidP="00E676F6">
      <w:pPr>
        <w:pStyle w:val="Subtituloproyecto"/>
        <w:outlineLvl w:val="1"/>
        <w:rPr>
          <w:rFonts w:cs="Arial"/>
        </w:rPr>
      </w:pPr>
      <w:bookmarkStart w:id="163" w:name="_Toc1871404702"/>
      <w:bookmarkStart w:id="164" w:name="_Toc116778716"/>
      <w:bookmarkStart w:id="165" w:name="_Toc184323794"/>
      <w:proofErr w:type="spellStart"/>
      <w:r w:rsidRPr="00D86EDA">
        <w:rPr>
          <w:rFonts w:cs="Arial"/>
        </w:rPr>
        <w:t>Fron</w:t>
      </w:r>
      <w:r w:rsidR="00533C47" w:rsidRPr="00D86EDA">
        <w:rPr>
          <w:rFonts w:cs="Arial"/>
        </w:rPr>
        <w:t>t</w:t>
      </w:r>
      <w:r w:rsidRPr="00D86EDA">
        <w:rPr>
          <w:rFonts w:cs="Arial"/>
        </w:rPr>
        <w:t>End</w:t>
      </w:r>
      <w:proofErr w:type="spellEnd"/>
      <w:r w:rsidR="082F3AC3" w:rsidRPr="00D86EDA">
        <w:rPr>
          <w:rFonts w:cs="Arial"/>
        </w:rPr>
        <w:t>.</w:t>
      </w:r>
      <w:bookmarkEnd w:id="163"/>
      <w:bookmarkEnd w:id="164"/>
      <w:bookmarkEnd w:id="165"/>
    </w:p>
    <w:p w14:paraId="39C28217" w14:textId="12388B94" w:rsidR="00E27BF2" w:rsidRPr="00D86EDA" w:rsidRDefault="005B1E72" w:rsidP="006E6F72">
      <w:pPr>
        <w:pStyle w:val="ParrafoProyecto0"/>
        <w:rPr>
          <w:lang w:val="es-CL"/>
        </w:rPr>
      </w:pPr>
      <w:r w:rsidRPr="00D86EDA">
        <w:rPr>
          <w:lang w:val="es-CL"/>
        </w:rPr>
        <w:t xml:space="preserve">El </w:t>
      </w:r>
      <w:proofErr w:type="spellStart"/>
      <w:r w:rsidRPr="00D86EDA">
        <w:rPr>
          <w:lang w:val="es-CL"/>
        </w:rPr>
        <w:t>FrontEnd</w:t>
      </w:r>
      <w:proofErr w:type="spellEnd"/>
      <w:r w:rsidRPr="00D86EDA">
        <w:rPr>
          <w:lang w:val="es-CL"/>
        </w:rPr>
        <w:t xml:space="preserve"> es crucial para el </w:t>
      </w:r>
      <w:r w:rsidR="0021220D" w:rsidRPr="00D86EDA">
        <w:rPr>
          <w:lang w:val="es-CL"/>
        </w:rPr>
        <w:t>proyecto</w:t>
      </w:r>
      <w:r w:rsidRPr="00D86EDA">
        <w:rPr>
          <w:lang w:val="es-CL"/>
        </w:rPr>
        <w:t xml:space="preserve">, es la parte </w:t>
      </w:r>
      <w:r w:rsidR="0021220D" w:rsidRPr="00D86EDA">
        <w:rPr>
          <w:lang w:val="es-CL"/>
        </w:rPr>
        <w:t xml:space="preserve">de la </w:t>
      </w:r>
      <w:r w:rsidR="002239E0" w:rsidRPr="00D86EDA">
        <w:rPr>
          <w:lang w:val="es-CL"/>
        </w:rPr>
        <w:t>aplicación que interactúa directamente con</w:t>
      </w:r>
      <w:r w:rsidR="00AE47EE" w:rsidRPr="00D86EDA">
        <w:rPr>
          <w:lang w:val="es-CL"/>
        </w:rPr>
        <w:t xml:space="preserve"> el usuario.</w:t>
      </w:r>
      <w:r w:rsidR="00182B7C" w:rsidRPr="00D86EDA">
        <w:rPr>
          <w:lang w:val="es-CL"/>
        </w:rPr>
        <w:t xml:space="preserve"> Es lo que el usuario puede apreciar visualmente </w:t>
      </w:r>
      <w:r w:rsidR="5C9355D0" w:rsidRPr="00D86EDA">
        <w:rPr>
          <w:lang w:val="es-CL"/>
        </w:rPr>
        <w:t>con</w:t>
      </w:r>
      <w:r w:rsidR="00182B7C" w:rsidRPr="00D86EDA">
        <w:rPr>
          <w:lang w:val="es-CL"/>
        </w:rPr>
        <w:t xml:space="preserve"> un navegador web</w:t>
      </w:r>
      <w:r w:rsidR="009A66D4" w:rsidRPr="00D86EDA">
        <w:rPr>
          <w:lang w:val="es-CL"/>
        </w:rPr>
        <w:t xml:space="preserve"> y contiene el diseño visual con el </w:t>
      </w:r>
      <w:r w:rsidR="5C9355D0" w:rsidRPr="00D86EDA">
        <w:rPr>
          <w:lang w:val="es-CL"/>
        </w:rPr>
        <w:t>que</w:t>
      </w:r>
      <w:r w:rsidR="009A66D4" w:rsidRPr="00D86EDA">
        <w:rPr>
          <w:lang w:val="es-CL"/>
        </w:rPr>
        <w:t xml:space="preserve"> </w:t>
      </w:r>
      <w:r w:rsidR="000C183F" w:rsidRPr="00D86EDA">
        <w:rPr>
          <w:lang w:val="es-CL"/>
        </w:rPr>
        <w:t>interactúa</w:t>
      </w:r>
      <w:r w:rsidR="009A66D4" w:rsidRPr="00D86EDA">
        <w:rPr>
          <w:lang w:val="es-CL"/>
        </w:rPr>
        <w:t xml:space="preserve"> con la aplicación.</w:t>
      </w:r>
    </w:p>
    <w:p w14:paraId="18E7A884" w14:textId="040189E6" w:rsidR="009A66D4" w:rsidRPr="00D86EDA" w:rsidRDefault="009A66D4" w:rsidP="006E6F72">
      <w:pPr>
        <w:pStyle w:val="ParrafoProyecto0"/>
        <w:rPr>
          <w:lang w:val="es-CL"/>
        </w:rPr>
      </w:pPr>
      <w:r w:rsidRPr="00D86EDA">
        <w:rPr>
          <w:lang w:val="es-CL"/>
        </w:rPr>
        <w:t xml:space="preserve">Para </w:t>
      </w:r>
      <w:r w:rsidR="00324901" w:rsidRPr="00D86EDA">
        <w:rPr>
          <w:lang w:val="es-CL"/>
        </w:rPr>
        <w:t>la estructura principal</w:t>
      </w:r>
      <w:r w:rsidR="00302047" w:rsidRPr="00D86EDA">
        <w:rPr>
          <w:lang w:val="es-CL"/>
        </w:rPr>
        <w:t xml:space="preserve"> del </w:t>
      </w:r>
      <w:proofErr w:type="spellStart"/>
      <w:r w:rsidR="00302047" w:rsidRPr="00D86EDA">
        <w:rPr>
          <w:lang w:val="es-CL"/>
        </w:rPr>
        <w:t>FrontEnd</w:t>
      </w:r>
      <w:proofErr w:type="spellEnd"/>
      <w:r w:rsidR="00D03944" w:rsidRPr="00D86EDA">
        <w:rPr>
          <w:lang w:val="es-CL"/>
        </w:rPr>
        <w:t xml:space="preserve"> se utiliza HTML </w:t>
      </w:r>
      <w:r w:rsidR="0034574A" w:rsidRPr="00D86EDA">
        <w:rPr>
          <w:lang w:val="es-CL"/>
        </w:rPr>
        <w:t>se utiliza para</w:t>
      </w:r>
      <w:r w:rsidR="005924B1" w:rsidRPr="00D86EDA">
        <w:rPr>
          <w:lang w:val="es-CL"/>
        </w:rPr>
        <w:t xml:space="preserve"> los encabezados, párrafos, imágenes, formularios, etc.</w:t>
      </w:r>
      <w:r w:rsidR="00302047" w:rsidRPr="00D86EDA">
        <w:rPr>
          <w:lang w:val="es-CL"/>
        </w:rPr>
        <w:t xml:space="preserve"> </w:t>
      </w:r>
    </w:p>
    <w:p w14:paraId="58986924" w14:textId="0F8F4EAC" w:rsidR="006C79DE" w:rsidRPr="00D86EDA" w:rsidRDefault="006C79DE" w:rsidP="006E6F72">
      <w:pPr>
        <w:pStyle w:val="ParrafoProyecto0"/>
        <w:rPr>
          <w:lang w:val="es-CL"/>
        </w:rPr>
      </w:pPr>
      <w:r w:rsidRPr="00D86EDA">
        <w:rPr>
          <w:lang w:val="es-CL"/>
        </w:rPr>
        <w:t xml:space="preserve">Para complementar el estilo visual de la aplicación se utiliza </w:t>
      </w:r>
      <w:r w:rsidR="00F304E6" w:rsidRPr="00D86EDA">
        <w:rPr>
          <w:lang w:val="es-CL"/>
        </w:rPr>
        <w:t>CSS</w:t>
      </w:r>
      <w:r w:rsidR="009D0E08" w:rsidRPr="00D86EDA">
        <w:rPr>
          <w:lang w:val="es-CL"/>
        </w:rPr>
        <w:fldChar w:fldCharType="begin"/>
      </w:r>
      <w:r w:rsidR="009D0E08" w:rsidRPr="00D86EDA">
        <w:instrText xml:space="preserve"> XE "</w:instrText>
      </w:r>
      <w:r w:rsidR="009D0E08" w:rsidRPr="00D86EDA">
        <w:rPr>
          <w:b/>
          <w:lang w:eastAsia="es-CL"/>
        </w:rPr>
        <w:instrText>CSS</w:instrText>
      </w:r>
      <w:r w:rsidR="009D0E08" w:rsidRPr="00D86EDA">
        <w:rPr>
          <w:b/>
        </w:rPr>
        <w:instrText>:</w:instrText>
      </w:r>
      <w:r w:rsidR="009D0E08" w:rsidRPr="00D86EDA">
        <w:instrText xml:space="preserve">Se utiliza para definir y dar estilo a las páginas web" </w:instrText>
      </w:r>
      <w:r w:rsidR="009D0E08" w:rsidRPr="00D86EDA">
        <w:rPr>
          <w:lang w:val="es-CL"/>
        </w:rPr>
        <w:fldChar w:fldCharType="end"/>
      </w:r>
      <w:r w:rsidR="00F304E6" w:rsidRPr="00D86EDA">
        <w:rPr>
          <w:lang w:val="es-CL"/>
        </w:rPr>
        <w:t xml:space="preserve"> que es un lenguaje que se utiliza para el diseño web</w:t>
      </w:r>
      <w:r w:rsidR="00F27D31" w:rsidRPr="00D86EDA">
        <w:rPr>
          <w:lang w:val="es-CL"/>
        </w:rPr>
        <w:t xml:space="preserve"> y controla los aspectos visuales como colores, márgenes y distribución de los elementos.</w:t>
      </w:r>
    </w:p>
    <w:p w14:paraId="73847653" w14:textId="2AF24A06" w:rsidR="00494DA3" w:rsidRPr="00D86EDA" w:rsidRDefault="00494DA3" w:rsidP="006E6F72">
      <w:pPr>
        <w:pStyle w:val="ParrafoProyecto0"/>
        <w:rPr>
          <w:lang w:val="es-CL"/>
        </w:rPr>
      </w:pPr>
      <w:r w:rsidRPr="00D86EDA">
        <w:rPr>
          <w:lang w:val="es-CL"/>
        </w:rPr>
        <w:lastRenderedPageBreak/>
        <w:t xml:space="preserve">Las funcionalidades </w:t>
      </w:r>
      <w:r w:rsidR="12A48AF0" w:rsidRPr="00D86EDA">
        <w:rPr>
          <w:lang w:val="es-CL"/>
        </w:rPr>
        <w:t>se otorgan con</w:t>
      </w:r>
      <w:r w:rsidR="00851A65" w:rsidRPr="00D86EDA">
        <w:rPr>
          <w:lang w:val="es-CL"/>
        </w:rPr>
        <w:t xml:space="preserve"> el lenguaje JavaScri</w:t>
      </w:r>
      <w:r w:rsidR="00446E09" w:rsidRPr="00D86EDA">
        <w:rPr>
          <w:lang w:val="es-CL"/>
        </w:rPr>
        <w:t>pt</w:t>
      </w:r>
      <w:r w:rsidR="12A48AF0" w:rsidRPr="00D86EDA">
        <w:rPr>
          <w:lang w:val="es-CL"/>
        </w:rPr>
        <w:t>, que</w:t>
      </w:r>
      <w:r w:rsidR="00446E09" w:rsidRPr="00D86EDA">
        <w:rPr>
          <w:lang w:val="es-CL"/>
        </w:rPr>
        <w:t xml:space="preserve"> añade interactividad y </w:t>
      </w:r>
      <w:r w:rsidR="00380F9F" w:rsidRPr="00D86EDA">
        <w:rPr>
          <w:lang w:val="es-CL"/>
        </w:rPr>
        <w:t>funcionalidad</w:t>
      </w:r>
      <w:r w:rsidR="00446E09" w:rsidRPr="00D86EDA">
        <w:rPr>
          <w:lang w:val="es-CL"/>
        </w:rPr>
        <w:t xml:space="preserve"> a la estructura de la </w:t>
      </w:r>
      <w:r w:rsidR="00B143B3" w:rsidRPr="00D86EDA">
        <w:rPr>
          <w:lang w:val="es-CL"/>
        </w:rPr>
        <w:t>página</w:t>
      </w:r>
      <w:r w:rsidR="00446E09" w:rsidRPr="00D86EDA">
        <w:rPr>
          <w:lang w:val="es-CL"/>
        </w:rPr>
        <w:t xml:space="preserve"> web</w:t>
      </w:r>
      <w:r w:rsidR="00380F9F" w:rsidRPr="00D86EDA">
        <w:rPr>
          <w:lang w:val="es-CL"/>
        </w:rPr>
        <w:t>, además de peticiones</w:t>
      </w:r>
      <w:r w:rsidR="00B143B3" w:rsidRPr="00D86EDA">
        <w:rPr>
          <w:lang w:val="es-CL"/>
        </w:rPr>
        <w:t xml:space="preserve"> </w:t>
      </w:r>
      <w:r w:rsidR="12A48AF0" w:rsidRPr="00D86EDA">
        <w:rPr>
          <w:lang w:val="es-CL"/>
        </w:rPr>
        <w:t>a</w:t>
      </w:r>
      <w:r w:rsidR="00B143B3" w:rsidRPr="00D86EDA">
        <w:rPr>
          <w:lang w:val="es-CL"/>
        </w:rPr>
        <w:t xml:space="preserve"> los servidores para </w:t>
      </w:r>
      <w:r w:rsidR="12A48AF0" w:rsidRPr="00D86EDA">
        <w:rPr>
          <w:lang w:val="es-CL"/>
        </w:rPr>
        <w:t>procesar</w:t>
      </w:r>
      <w:r w:rsidR="00B143B3" w:rsidRPr="00D86EDA">
        <w:rPr>
          <w:lang w:val="es-CL"/>
        </w:rPr>
        <w:t xml:space="preserve"> la información</w:t>
      </w:r>
      <w:r w:rsidR="12A48AF0" w:rsidRPr="00D86EDA">
        <w:rPr>
          <w:lang w:val="es-CL"/>
        </w:rPr>
        <w:t>.</w:t>
      </w:r>
      <w:r w:rsidRPr="00D86EDA">
        <w:rPr>
          <w:lang w:val="es-CL"/>
        </w:rPr>
        <w:fldChar w:fldCharType="begin"/>
      </w:r>
      <w:r w:rsidRPr="00D86EDA">
        <w:instrText xml:space="preserve"> XE "</w:instrText>
      </w:r>
      <w:r w:rsidRPr="00D86EDA">
        <w:rPr>
          <w:b/>
          <w:bCs/>
          <w:lang w:eastAsia="es-CL"/>
        </w:rPr>
        <w:instrText>JavaScript</w:instrText>
      </w:r>
      <w:r w:rsidRPr="00D86EDA">
        <w:rPr>
          <w:b/>
          <w:bCs/>
        </w:rPr>
        <w:instrText>:</w:instrText>
      </w:r>
      <w:r w:rsidRPr="00D86EDA">
        <w:instrText xml:space="preserve">Lenguaje de programación que se utiliza para crear páginas web interactivas y dinámicas" </w:instrText>
      </w:r>
      <w:r w:rsidRPr="00D86EDA">
        <w:rPr>
          <w:lang w:val="es-CL"/>
        </w:rPr>
        <w:fldChar w:fldCharType="end"/>
      </w:r>
    </w:p>
    <w:p w14:paraId="1C7326BB" w14:textId="77777777" w:rsidR="00373142" w:rsidRPr="00D86EDA" w:rsidRDefault="00373142" w:rsidP="006E6F72">
      <w:pPr>
        <w:pStyle w:val="ParrafoProyecto0"/>
        <w:rPr>
          <w:lang w:val="es-CL"/>
        </w:rPr>
      </w:pPr>
    </w:p>
    <w:p w14:paraId="06FA900C" w14:textId="13CB4269" w:rsidR="64EC38B7" w:rsidRDefault="64EC38B7" w:rsidP="64EC38B7">
      <w:pPr>
        <w:pStyle w:val="ParrafoProyecto0"/>
        <w:rPr>
          <w:lang w:val="es-CL"/>
        </w:rPr>
      </w:pPr>
    </w:p>
    <w:p w14:paraId="329A147E" w14:textId="45CBA8C9" w:rsidR="64EC38B7" w:rsidRDefault="64EC38B7" w:rsidP="64EC38B7">
      <w:pPr>
        <w:pStyle w:val="ParrafoProyecto0"/>
        <w:rPr>
          <w:lang w:val="es-CL"/>
        </w:rPr>
      </w:pPr>
    </w:p>
    <w:p w14:paraId="2882DD96" w14:textId="7CD1057B" w:rsidR="64EC38B7" w:rsidRDefault="64EC38B7" w:rsidP="64EC38B7">
      <w:pPr>
        <w:pStyle w:val="ParrafoProyecto0"/>
        <w:rPr>
          <w:lang w:val="es-CL"/>
        </w:rPr>
      </w:pPr>
    </w:p>
    <w:p w14:paraId="3BE427D1" w14:textId="2121F767" w:rsidR="64EC38B7" w:rsidRDefault="64EC38B7" w:rsidP="64EC38B7">
      <w:pPr>
        <w:pStyle w:val="ParrafoProyecto0"/>
        <w:rPr>
          <w:lang w:val="es-CL"/>
        </w:rPr>
      </w:pPr>
    </w:p>
    <w:p w14:paraId="45412033" w14:textId="7865C84D" w:rsidR="64EC38B7" w:rsidRDefault="64EC38B7" w:rsidP="64EC38B7">
      <w:pPr>
        <w:pStyle w:val="ParrafoProyecto0"/>
        <w:rPr>
          <w:lang w:val="es-CL"/>
        </w:rPr>
      </w:pPr>
    </w:p>
    <w:p w14:paraId="5B6BED12" w14:textId="5DB5281C" w:rsidR="64EC38B7" w:rsidRDefault="64EC38B7" w:rsidP="64EC38B7">
      <w:pPr>
        <w:pStyle w:val="ParrafoProyecto0"/>
        <w:rPr>
          <w:lang w:val="es-CL"/>
        </w:rPr>
      </w:pPr>
    </w:p>
    <w:p w14:paraId="37C1A057" w14:textId="2CE05994" w:rsidR="64EC38B7" w:rsidRDefault="64EC38B7" w:rsidP="64EC38B7">
      <w:pPr>
        <w:pStyle w:val="ParrafoProyecto0"/>
        <w:rPr>
          <w:lang w:val="es-CL"/>
        </w:rPr>
      </w:pPr>
    </w:p>
    <w:p w14:paraId="051A9C70" w14:textId="3C97661B" w:rsidR="64EC38B7" w:rsidRDefault="64EC38B7" w:rsidP="64EC38B7">
      <w:pPr>
        <w:pStyle w:val="ParrafoProyecto0"/>
        <w:rPr>
          <w:lang w:val="es-CL"/>
        </w:rPr>
      </w:pPr>
    </w:p>
    <w:p w14:paraId="0A582584" w14:textId="2C781C3C" w:rsidR="64EC38B7" w:rsidRDefault="64EC38B7" w:rsidP="64EC38B7">
      <w:pPr>
        <w:pStyle w:val="ParrafoProyecto0"/>
        <w:rPr>
          <w:lang w:val="es-CL"/>
        </w:rPr>
      </w:pPr>
    </w:p>
    <w:p w14:paraId="696F3093" w14:textId="0696D49A" w:rsidR="64EC38B7" w:rsidRDefault="64EC38B7" w:rsidP="64EC38B7">
      <w:pPr>
        <w:pStyle w:val="ParrafoProyecto0"/>
        <w:rPr>
          <w:lang w:val="es-CL"/>
        </w:rPr>
      </w:pPr>
    </w:p>
    <w:p w14:paraId="69D415BC" w14:textId="69C3B1E3" w:rsidR="64EC38B7" w:rsidRDefault="64EC38B7" w:rsidP="64EC38B7">
      <w:pPr>
        <w:pStyle w:val="ParrafoProyecto0"/>
        <w:rPr>
          <w:lang w:val="es-CL"/>
        </w:rPr>
      </w:pPr>
    </w:p>
    <w:p w14:paraId="4ADF4250" w14:textId="5BB422FF" w:rsidR="64EC38B7" w:rsidRDefault="64EC38B7" w:rsidP="64EC38B7">
      <w:pPr>
        <w:pStyle w:val="ParrafoProyecto0"/>
        <w:rPr>
          <w:lang w:val="es-CL"/>
        </w:rPr>
      </w:pPr>
    </w:p>
    <w:p w14:paraId="5B8A431A" w14:textId="59FD040F" w:rsidR="00373142" w:rsidRPr="00D86EDA" w:rsidRDefault="00373142" w:rsidP="006E6F72">
      <w:pPr>
        <w:pStyle w:val="ParrafoProyecto0"/>
        <w:rPr>
          <w:lang w:val="es-CL"/>
        </w:rPr>
      </w:pPr>
      <w:r w:rsidRPr="00D86EDA">
        <w:rPr>
          <w:lang w:val="es-CL"/>
        </w:rPr>
        <w:t>HTML</w:t>
      </w:r>
    </w:p>
    <w:p w14:paraId="134D6139" w14:textId="75D38A0B" w:rsidR="00834D0F" w:rsidRPr="00D86EDA" w:rsidRDefault="00834D0F" w:rsidP="00834D0F">
      <w:pPr>
        <w:pStyle w:val="Descripcin"/>
        <w:keepNext/>
        <w:jc w:val="both"/>
        <w:rPr>
          <w:rFonts w:ascii="Arial" w:hAnsi="Arial" w:cs="Arial"/>
        </w:rPr>
      </w:pPr>
      <w:bookmarkStart w:id="166" w:name="_Toc184321170"/>
      <w:r w:rsidRPr="00D86EDA">
        <w:rPr>
          <w:rFonts w:ascii="Arial" w:hAnsi="Arial" w:cs="Arial"/>
        </w:rPr>
        <w:lastRenderedPageBreak/>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28</w:t>
      </w:r>
      <w:r w:rsidR="002C5966" w:rsidRPr="00D86EDA">
        <w:rPr>
          <w:rFonts w:ascii="Arial" w:hAnsi="Arial" w:cs="Arial"/>
          <w:noProof/>
        </w:rPr>
        <w:fldChar w:fldCharType="end"/>
      </w:r>
      <w:r w:rsidRPr="00D86EDA">
        <w:rPr>
          <w:rFonts w:ascii="Arial" w:hAnsi="Arial" w:cs="Arial"/>
        </w:rPr>
        <w:t xml:space="preserve"> - </w:t>
      </w:r>
      <w:proofErr w:type="spellStart"/>
      <w:r w:rsidRPr="00D86EDA">
        <w:rPr>
          <w:rFonts w:ascii="Arial" w:hAnsi="Arial" w:cs="Arial"/>
        </w:rPr>
        <w:t>FrontEnd</w:t>
      </w:r>
      <w:proofErr w:type="spellEnd"/>
      <w:r w:rsidRPr="00D86EDA">
        <w:rPr>
          <w:rFonts w:ascii="Arial" w:hAnsi="Arial" w:cs="Arial"/>
        </w:rPr>
        <w:t xml:space="preserve"> en HTML</w:t>
      </w:r>
      <w:bookmarkEnd w:id="166"/>
    </w:p>
    <w:p w14:paraId="7CF90BD6" w14:textId="24223320" w:rsidR="00B143B3" w:rsidRPr="00D86EDA" w:rsidRDefault="71CB662A" w:rsidP="00EC6E56">
      <w:pPr>
        <w:pStyle w:val="ParrafoProyecto0"/>
        <w:jc w:val="center"/>
      </w:pPr>
      <w:r>
        <w:rPr>
          <w:noProof/>
        </w:rPr>
        <w:drawing>
          <wp:inline distT="0" distB="0" distL="0" distR="0" wp14:anchorId="3EA658C2" wp14:editId="2AD41E10">
            <wp:extent cx="5619752" cy="3848100"/>
            <wp:effectExtent l="19050" t="19050" r="19050" b="19050"/>
            <wp:docPr id="471430947" name="Picture 47143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9752" cy="3848100"/>
                    </a:xfrm>
                    <a:prstGeom prst="rect">
                      <a:avLst/>
                    </a:prstGeom>
                    <a:ln>
                      <a:solidFill>
                        <a:schemeClr val="tx1"/>
                      </a:solidFill>
                    </a:ln>
                  </pic:spPr>
                </pic:pic>
              </a:graphicData>
            </a:graphic>
          </wp:inline>
        </w:drawing>
      </w:r>
    </w:p>
    <w:p w14:paraId="6B09EE4B" w14:textId="7249C411" w:rsidR="00373142" w:rsidRDefault="00373142" w:rsidP="006E6F72">
      <w:pPr>
        <w:pStyle w:val="ParrafoProyecto0"/>
        <w:rPr>
          <w:lang w:val="es-CL"/>
        </w:rPr>
      </w:pPr>
    </w:p>
    <w:p w14:paraId="19579854" w14:textId="77777777" w:rsidR="00EC6E56" w:rsidRDefault="00EC6E56" w:rsidP="006E6F72">
      <w:pPr>
        <w:pStyle w:val="ParrafoProyecto0"/>
        <w:rPr>
          <w:lang w:val="es-CL"/>
        </w:rPr>
      </w:pPr>
    </w:p>
    <w:p w14:paraId="343FBBAD" w14:textId="1FFC2877" w:rsidR="64EC38B7" w:rsidRDefault="64EC38B7" w:rsidP="64EC38B7">
      <w:pPr>
        <w:pStyle w:val="ParrafoProyecto0"/>
        <w:rPr>
          <w:lang w:val="es-CL"/>
        </w:rPr>
      </w:pPr>
    </w:p>
    <w:p w14:paraId="1B2D70A8" w14:textId="117097E9" w:rsidR="64EC38B7" w:rsidRDefault="64EC38B7" w:rsidP="64EC38B7">
      <w:pPr>
        <w:pStyle w:val="ParrafoProyecto0"/>
        <w:rPr>
          <w:lang w:val="es-CL"/>
        </w:rPr>
      </w:pPr>
    </w:p>
    <w:p w14:paraId="015E8F65" w14:textId="0C753BD4" w:rsidR="64EC38B7" w:rsidRDefault="64EC38B7" w:rsidP="64EC38B7">
      <w:pPr>
        <w:pStyle w:val="ParrafoProyecto0"/>
        <w:rPr>
          <w:lang w:val="es-CL"/>
        </w:rPr>
      </w:pPr>
    </w:p>
    <w:p w14:paraId="54896B90" w14:textId="1939397C" w:rsidR="64EC38B7" w:rsidRDefault="64EC38B7" w:rsidP="64EC38B7">
      <w:pPr>
        <w:pStyle w:val="ParrafoProyecto0"/>
        <w:rPr>
          <w:lang w:val="es-CL"/>
        </w:rPr>
      </w:pPr>
    </w:p>
    <w:p w14:paraId="306D250C" w14:textId="237057A8" w:rsidR="64EC38B7" w:rsidRDefault="64EC38B7" w:rsidP="64EC38B7">
      <w:pPr>
        <w:pStyle w:val="ParrafoProyecto0"/>
        <w:rPr>
          <w:lang w:val="es-CL"/>
        </w:rPr>
      </w:pPr>
    </w:p>
    <w:p w14:paraId="2BA27BEF" w14:textId="39086A33" w:rsidR="64EC38B7" w:rsidRDefault="64EC38B7" w:rsidP="64EC38B7">
      <w:pPr>
        <w:pStyle w:val="ParrafoProyecto0"/>
        <w:rPr>
          <w:lang w:val="es-CL"/>
        </w:rPr>
      </w:pPr>
    </w:p>
    <w:p w14:paraId="67D39C78" w14:textId="0C04F78B" w:rsidR="64EC38B7" w:rsidRDefault="64EC38B7" w:rsidP="64EC38B7">
      <w:pPr>
        <w:pStyle w:val="ParrafoProyecto0"/>
        <w:rPr>
          <w:lang w:val="es-CL"/>
        </w:rPr>
      </w:pPr>
    </w:p>
    <w:p w14:paraId="62EE8FDF" w14:textId="716F5BB8" w:rsidR="00373142" w:rsidRPr="00D86EDA" w:rsidRDefault="00373142" w:rsidP="006E6F72">
      <w:pPr>
        <w:pStyle w:val="ParrafoProyecto0"/>
        <w:rPr>
          <w:lang w:val="es-CL"/>
        </w:rPr>
      </w:pPr>
      <w:r w:rsidRPr="00D86EDA">
        <w:rPr>
          <w:lang w:val="es-CL"/>
        </w:rPr>
        <w:t>CSS</w:t>
      </w:r>
      <w:r w:rsidR="009D0E08" w:rsidRPr="00D86EDA">
        <w:rPr>
          <w:lang w:val="es-CL"/>
        </w:rPr>
        <w:fldChar w:fldCharType="begin"/>
      </w:r>
      <w:r w:rsidR="009D0E08" w:rsidRPr="00D86EDA">
        <w:instrText xml:space="preserve"> XE "</w:instrText>
      </w:r>
      <w:r w:rsidR="009D0E08" w:rsidRPr="00D86EDA">
        <w:rPr>
          <w:b/>
          <w:lang w:eastAsia="es-CL"/>
        </w:rPr>
        <w:instrText>CSS</w:instrText>
      </w:r>
      <w:r w:rsidR="009D0E08" w:rsidRPr="00D86EDA">
        <w:rPr>
          <w:b/>
        </w:rPr>
        <w:instrText>:</w:instrText>
      </w:r>
      <w:r w:rsidR="009D0E08" w:rsidRPr="00D86EDA">
        <w:instrText xml:space="preserve">Se utiliza para definir y dar estilo a las páginas web" </w:instrText>
      </w:r>
      <w:r w:rsidR="009D0E08" w:rsidRPr="00D86EDA">
        <w:rPr>
          <w:lang w:val="es-CL"/>
        </w:rPr>
        <w:fldChar w:fldCharType="end"/>
      </w:r>
    </w:p>
    <w:p w14:paraId="7007412E" w14:textId="02D7FB94" w:rsidR="00834D0F" w:rsidRPr="00D86EDA" w:rsidRDefault="00834D0F" w:rsidP="00834D0F">
      <w:pPr>
        <w:pStyle w:val="Descripcin"/>
        <w:keepNext/>
        <w:jc w:val="both"/>
        <w:rPr>
          <w:rFonts w:ascii="Arial" w:hAnsi="Arial" w:cs="Arial"/>
        </w:rPr>
      </w:pPr>
      <w:bookmarkStart w:id="167" w:name="_Toc184321171"/>
      <w:r w:rsidRPr="00D86EDA">
        <w:rPr>
          <w:rFonts w:ascii="Arial" w:hAnsi="Arial" w:cs="Arial"/>
        </w:rPr>
        <w:lastRenderedPageBreak/>
        <w:t xml:space="preserve">Ilustración </w:t>
      </w:r>
      <w:r w:rsidR="002C5966" w:rsidRPr="00D86EDA">
        <w:rPr>
          <w:rFonts w:ascii="Arial" w:hAnsi="Arial" w:cs="Arial"/>
        </w:rPr>
        <w:fldChar w:fldCharType="begin"/>
      </w:r>
      <w:r w:rsidR="002C5966" w:rsidRPr="00D86EDA">
        <w:rPr>
          <w:rFonts w:ascii="Arial" w:hAnsi="Arial" w:cs="Arial"/>
        </w:rPr>
        <w:instrText xml:space="preserve"> SEQ Ilustración \* ARABIC </w:instrText>
      </w:r>
      <w:r w:rsidR="002C5966" w:rsidRPr="00D86EDA">
        <w:rPr>
          <w:rFonts w:ascii="Arial" w:hAnsi="Arial" w:cs="Arial"/>
        </w:rPr>
        <w:fldChar w:fldCharType="separate"/>
      </w:r>
      <w:r w:rsidR="00F00A1A">
        <w:rPr>
          <w:rFonts w:ascii="Arial" w:hAnsi="Arial" w:cs="Arial"/>
          <w:noProof/>
        </w:rPr>
        <w:t>29</w:t>
      </w:r>
      <w:r w:rsidR="002C5966" w:rsidRPr="00D86EDA">
        <w:rPr>
          <w:rFonts w:ascii="Arial" w:hAnsi="Arial" w:cs="Arial"/>
          <w:noProof/>
        </w:rPr>
        <w:fldChar w:fldCharType="end"/>
      </w:r>
      <w:r w:rsidRPr="00D86EDA">
        <w:rPr>
          <w:rFonts w:ascii="Arial" w:hAnsi="Arial" w:cs="Arial"/>
        </w:rPr>
        <w:t>- Estilo visual en CSS</w:t>
      </w:r>
      <w:bookmarkEnd w:id="167"/>
    </w:p>
    <w:p w14:paraId="5BF71607" w14:textId="6A3EA060" w:rsidR="00C80A54" w:rsidRPr="00D86EDA" w:rsidRDefault="6E8849B9" w:rsidP="00EC6E56">
      <w:pPr>
        <w:pStyle w:val="ParrafoProyecto0"/>
        <w:jc w:val="center"/>
      </w:pPr>
      <w:r>
        <w:rPr>
          <w:noProof/>
        </w:rPr>
        <w:drawing>
          <wp:inline distT="0" distB="0" distL="0" distR="0" wp14:anchorId="60EA525E" wp14:editId="4A96C492">
            <wp:extent cx="5619752" cy="4324350"/>
            <wp:effectExtent l="19050" t="19050" r="19050" b="19050"/>
            <wp:docPr id="893554488" name="Picture 89355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19752" cy="4324350"/>
                    </a:xfrm>
                    <a:prstGeom prst="rect">
                      <a:avLst/>
                    </a:prstGeom>
                    <a:ln>
                      <a:solidFill>
                        <a:schemeClr val="tx1"/>
                      </a:solidFill>
                    </a:ln>
                  </pic:spPr>
                </pic:pic>
              </a:graphicData>
            </a:graphic>
          </wp:inline>
        </w:drawing>
      </w:r>
    </w:p>
    <w:p w14:paraId="3031AEF7" w14:textId="77777777" w:rsidR="00611886" w:rsidRPr="00D86EDA" w:rsidRDefault="00611886" w:rsidP="006E6F72">
      <w:pPr>
        <w:pStyle w:val="ParrafoProyecto0"/>
        <w:rPr>
          <w:lang w:val="es-CL"/>
        </w:rPr>
      </w:pPr>
    </w:p>
    <w:p w14:paraId="3A549066" w14:textId="77777777" w:rsidR="00611886" w:rsidRPr="00D86EDA" w:rsidRDefault="00611886" w:rsidP="006E6F72">
      <w:pPr>
        <w:pStyle w:val="ParrafoProyecto0"/>
        <w:rPr>
          <w:lang w:val="es-CL"/>
        </w:rPr>
      </w:pPr>
    </w:p>
    <w:p w14:paraId="4DA3FBCB" w14:textId="77777777" w:rsidR="00611886" w:rsidRPr="00D86EDA" w:rsidRDefault="00611886" w:rsidP="006E6F72">
      <w:pPr>
        <w:pStyle w:val="ParrafoProyecto0"/>
        <w:rPr>
          <w:lang w:val="es-CL"/>
        </w:rPr>
      </w:pPr>
    </w:p>
    <w:p w14:paraId="300EBCD7" w14:textId="77777777" w:rsidR="00611886" w:rsidRPr="00D86EDA" w:rsidRDefault="00611886" w:rsidP="006E6F72">
      <w:pPr>
        <w:pStyle w:val="ParrafoProyecto0"/>
        <w:rPr>
          <w:lang w:val="es-CL"/>
        </w:rPr>
      </w:pPr>
    </w:p>
    <w:p w14:paraId="08AAFEAA" w14:textId="77777777" w:rsidR="00611886" w:rsidRPr="00D86EDA" w:rsidRDefault="00611886" w:rsidP="006E6F72">
      <w:pPr>
        <w:pStyle w:val="ParrafoProyecto0"/>
        <w:rPr>
          <w:lang w:val="es-CL"/>
        </w:rPr>
      </w:pPr>
    </w:p>
    <w:p w14:paraId="2E476F0B" w14:textId="77777777" w:rsidR="00611886" w:rsidRPr="00D86EDA" w:rsidRDefault="00611886" w:rsidP="006E6F72">
      <w:pPr>
        <w:pStyle w:val="ParrafoProyecto0"/>
        <w:rPr>
          <w:lang w:val="es-CL"/>
        </w:rPr>
      </w:pPr>
    </w:p>
    <w:p w14:paraId="76DED53E" w14:textId="77777777" w:rsidR="00611886" w:rsidRPr="00D86EDA" w:rsidRDefault="00611886" w:rsidP="006E6F72">
      <w:pPr>
        <w:pStyle w:val="ParrafoProyecto0"/>
        <w:rPr>
          <w:lang w:val="es-CL"/>
        </w:rPr>
      </w:pPr>
    </w:p>
    <w:p w14:paraId="04E10B68" w14:textId="77777777" w:rsidR="00611886" w:rsidRPr="00D86EDA" w:rsidRDefault="00611886" w:rsidP="006E6F72">
      <w:pPr>
        <w:pStyle w:val="ParrafoProyecto0"/>
        <w:rPr>
          <w:lang w:val="es-CL"/>
        </w:rPr>
      </w:pPr>
    </w:p>
    <w:p w14:paraId="568537D4" w14:textId="77777777" w:rsidR="00611886" w:rsidRPr="00D86EDA" w:rsidRDefault="00611886" w:rsidP="006E6F72">
      <w:pPr>
        <w:pStyle w:val="ParrafoProyecto0"/>
        <w:rPr>
          <w:lang w:val="es-CL"/>
        </w:rPr>
      </w:pPr>
    </w:p>
    <w:p w14:paraId="6BED4E03" w14:textId="77777777" w:rsidR="00611886" w:rsidRPr="00D86EDA" w:rsidRDefault="00611886" w:rsidP="006E6F72">
      <w:pPr>
        <w:pStyle w:val="ParrafoProyecto0"/>
        <w:rPr>
          <w:lang w:val="es-CL"/>
        </w:rPr>
      </w:pPr>
    </w:p>
    <w:p w14:paraId="0EA9248B" w14:textId="493F93D4" w:rsidR="00EF24E3" w:rsidRPr="00D86EDA" w:rsidRDefault="00365E94" w:rsidP="006E6F72">
      <w:pPr>
        <w:pStyle w:val="ParrafoProyecto0"/>
        <w:rPr>
          <w:lang w:val="es-CL"/>
        </w:rPr>
      </w:pPr>
      <w:r w:rsidRPr="00D86EDA">
        <w:rPr>
          <w:noProof/>
        </w:rPr>
        <mc:AlternateContent>
          <mc:Choice Requires="wps">
            <w:drawing>
              <wp:anchor distT="0" distB="0" distL="114300" distR="114300" simplePos="0" relativeHeight="251650048" behindDoc="1" locked="0" layoutInCell="1" allowOverlap="1" wp14:anchorId="065C79C1" wp14:editId="564F315D">
                <wp:simplePos x="0" y="0"/>
                <wp:positionH relativeFrom="column">
                  <wp:posOffset>20320</wp:posOffset>
                </wp:positionH>
                <wp:positionV relativeFrom="paragraph">
                  <wp:posOffset>292735</wp:posOffset>
                </wp:positionV>
                <wp:extent cx="5612130" cy="295910"/>
                <wp:effectExtent l="0" t="0" r="7620" b="8890"/>
                <wp:wrapTight wrapText="bothSides">
                  <wp:wrapPolygon edited="0">
                    <wp:start x="0" y="0"/>
                    <wp:lineTo x="0" y="20858"/>
                    <wp:lineTo x="21556" y="20858"/>
                    <wp:lineTo x="21556" y="0"/>
                    <wp:lineTo x="0" y="0"/>
                  </wp:wrapPolygon>
                </wp:wrapTight>
                <wp:docPr id="130947807" name="Cuadro de texto 1"/>
                <wp:cNvGraphicFramePr/>
                <a:graphic xmlns:a="http://schemas.openxmlformats.org/drawingml/2006/main">
                  <a:graphicData uri="http://schemas.microsoft.com/office/word/2010/wordprocessingShape">
                    <wps:wsp>
                      <wps:cNvSpPr txBox="1"/>
                      <wps:spPr>
                        <a:xfrm>
                          <a:off x="0" y="0"/>
                          <a:ext cx="5612130" cy="295910"/>
                        </a:xfrm>
                        <a:prstGeom prst="rect">
                          <a:avLst/>
                        </a:prstGeom>
                        <a:solidFill>
                          <a:prstClr val="white"/>
                        </a:solidFill>
                        <a:ln>
                          <a:noFill/>
                        </a:ln>
                      </wps:spPr>
                      <wps:txbx>
                        <w:txbxContent>
                          <w:p w14:paraId="767F22EA" w14:textId="6C991F3E" w:rsidR="00834D0F" w:rsidRPr="007F57A8" w:rsidRDefault="00834D0F" w:rsidP="00834D0F">
                            <w:pPr>
                              <w:pStyle w:val="Descripcin"/>
                              <w:rPr>
                                <w:rFonts w:ascii="Arial" w:hAnsi="Arial" w:cs="Arial"/>
                                <w:noProof/>
                                <w:color w:val="000000" w:themeColor="text1"/>
                              </w:rPr>
                            </w:pPr>
                            <w:bookmarkStart w:id="168" w:name="_Toc184321172"/>
                            <w:r>
                              <w:t xml:space="preserve">Ilustración </w:t>
                            </w:r>
                            <w:r w:rsidR="00F00A1A">
                              <w:fldChar w:fldCharType="begin"/>
                            </w:r>
                            <w:r w:rsidR="00F00A1A">
                              <w:instrText xml:space="preserve"> SEQ Ilustración \* ARABIC </w:instrText>
                            </w:r>
                            <w:r w:rsidR="00F00A1A">
                              <w:fldChar w:fldCharType="separate"/>
                            </w:r>
                            <w:r w:rsidR="00F00A1A">
                              <w:rPr>
                                <w:noProof/>
                              </w:rPr>
                              <w:t>30</w:t>
                            </w:r>
                            <w:r w:rsidR="00F00A1A">
                              <w:rPr>
                                <w:noProof/>
                              </w:rPr>
                              <w:fldChar w:fldCharType="end"/>
                            </w:r>
                            <w:r>
                              <w:t xml:space="preserve"> - </w:t>
                            </w:r>
                            <w:r w:rsidR="00611886">
                              <w:t>Página</w:t>
                            </w:r>
                            <w:r>
                              <w:t xml:space="preserve"> web de inició de sesión</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5C79C1" id="_x0000_t202" coordsize="21600,21600" o:spt="202" path="m,l,21600r21600,l21600,xe">
                <v:stroke joinstyle="miter"/>
                <v:path gradientshapeok="t" o:connecttype="rect"/>
              </v:shapetype>
              <v:shape id="Cuadro de texto 1" o:spid="_x0000_s1026" type="#_x0000_t202" style="position:absolute;left:0;text-align:left;margin-left:1.6pt;margin-top:23.05pt;width:441.9pt;height:23.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" stroked="f">
                <v:textbox inset="0,0,0,0">
                  <w:txbxContent>
                    <w:p w14:paraId="767F22EA" w14:textId="6C991F3E" w:rsidR="00834D0F" w:rsidRPr="007F57A8" w:rsidRDefault="00834D0F" w:rsidP="00834D0F">
                      <w:pPr>
                        <w:pStyle w:val="Descripcin"/>
                        <w:rPr>
                          <w:rFonts w:ascii="Arial" w:hAnsi="Arial" w:cs="Arial"/>
                          <w:noProof/>
                          <w:color w:val="000000" w:themeColor="text1"/>
                        </w:rPr>
                      </w:pPr>
                      <w:bookmarkStart w:id="169" w:name="_Toc184321172"/>
                      <w:r>
                        <w:t xml:space="preserve">Ilustración </w:t>
                      </w:r>
                      <w:r w:rsidR="00F00A1A">
                        <w:fldChar w:fldCharType="begin"/>
                      </w:r>
                      <w:r w:rsidR="00F00A1A">
                        <w:instrText xml:space="preserve"> SEQ Ilustración \* ARABIC </w:instrText>
                      </w:r>
                      <w:r w:rsidR="00F00A1A">
                        <w:fldChar w:fldCharType="separate"/>
                      </w:r>
                      <w:r w:rsidR="00F00A1A">
                        <w:rPr>
                          <w:noProof/>
                        </w:rPr>
                        <w:t>30</w:t>
                      </w:r>
                      <w:r w:rsidR="00F00A1A">
                        <w:rPr>
                          <w:noProof/>
                        </w:rPr>
                        <w:fldChar w:fldCharType="end"/>
                      </w:r>
                      <w:r>
                        <w:t xml:space="preserve"> - </w:t>
                      </w:r>
                      <w:r w:rsidR="00611886">
                        <w:t>Página</w:t>
                      </w:r>
                      <w:r>
                        <w:t xml:space="preserve"> web de inició de sesión</w:t>
                      </w:r>
                      <w:bookmarkEnd w:id="169"/>
                    </w:p>
                  </w:txbxContent>
                </v:textbox>
                <w10:wrap type="tight"/>
              </v:shape>
            </w:pict>
          </mc:Fallback>
        </mc:AlternateContent>
      </w:r>
      <w:r w:rsidR="006D3F4A" w:rsidRPr="33E797D9">
        <w:rPr>
          <w:lang w:val="es-CL"/>
        </w:rPr>
        <w:t>P</w:t>
      </w:r>
      <w:r w:rsidR="006D3F4A">
        <w:rPr>
          <w:lang w:val="es-CL"/>
        </w:rPr>
        <w:t>ág</w:t>
      </w:r>
      <w:r w:rsidR="006D3F4A" w:rsidRPr="33E797D9">
        <w:rPr>
          <w:lang w:val="es-CL"/>
        </w:rPr>
        <w:t>ina</w:t>
      </w:r>
      <w:r w:rsidR="00611886" w:rsidRPr="00D86EDA">
        <w:rPr>
          <w:lang w:val="es-CL"/>
        </w:rPr>
        <w:t xml:space="preserve"> web.</w:t>
      </w:r>
    </w:p>
    <w:p w14:paraId="3F6203AA" w14:textId="099B5835" w:rsidR="005A52B7" w:rsidRPr="00D86EDA" w:rsidRDefault="00365E94" w:rsidP="006E6F72">
      <w:pPr>
        <w:pStyle w:val="ParrafoProyecto0"/>
        <w:rPr>
          <w:lang w:val="es-CL"/>
        </w:rPr>
      </w:pPr>
      <w:r>
        <w:rPr>
          <w:noProof/>
        </w:rPr>
        <w:drawing>
          <wp:anchor distT="0" distB="0" distL="114300" distR="114300" simplePos="0" relativeHeight="251675648" behindDoc="1" locked="0" layoutInCell="1" allowOverlap="1" wp14:anchorId="2F076E34" wp14:editId="7762F335">
            <wp:simplePos x="0" y="0"/>
            <wp:positionH relativeFrom="column">
              <wp:posOffset>-62230</wp:posOffset>
            </wp:positionH>
            <wp:positionV relativeFrom="paragraph">
              <wp:posOffset>548005</wp:posOffset>
            </wp:positionV>
            <wp:extent cx="5638165" cy="2657475"/>
            <wp:effectExtent l="19050" t="19050" r="19685" b="9525"/>
            <wp:wrapNone/>
            <wp:docPr id="1163244367" name="Picture 116324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38165" cy="2657475"/>
                    </a:xfrm>
                    <a:prstGeom prst="rect">
                      <a:avLst/>
                    </a:prstGeom>
                    <a:ln>
                      <a:solidFill>
                        <a:schemeClr val="tx1"/>
                      </a:solidFill>
                    </a:ln>
                  </pic:spPr>
                </pic:pic>
              </a:graphicData>
            </a:graphic>
          </wp:anchor>
        </w:drawing>
      </w:r>
      <w:r w:rsidR="005A52B7" w:rsidRPr="00D86EDA">
        <w:rPr>
          <w:lang w:val="es-CL"/>
        </w:rPr>
        <w:t>.</w:t>
      </w:r>
    </w:p>
    <w:p w14:paraId="44B59DC4" w14:textId="149FDCF0" w:rsidR="0029175D" w:rsidRPr="00D86EDA" w:rsidRDefault="0029175D" w:rsidP="006E6F72">
      <w:pPr>
        <w:pStyle w:val="ParrafoProyecto0"/>
      </w:pPr>
    </w:p>
    <w:p w14:paraId="6AEBD42E" w14:textId="0E36A033" w:rsidR="0029175D" w:rsidRPr="00D86EDA" w:rsidRDefault="0029175D" w:rsidP="006E6F72">
      <w:pPr>
        <w:pStyle w:val="ParrafoProyecto0"/>
      </w:pPr>
    </w:p>
    <w:p w14:paraId="1D098C20" w14:textId="4BC6CD5A" w:rsidR="0029175D" w:rsidRPr="00D86EDA" w:rsidRDefault="0029175D" w:rsidP="006E6F72">
      <w:pPr>
        <w:pStyle w:val="ParrafoProyecto0"/>
      </w:pPr>
    </w:p>
    <w:p w14:paraId="557A0D9E" w14:textId="48CB84CA" w:rsidR="0029175D" w:rsidRPr="00D86EDA" w:rsidRDefault="0029175D" w:rsidP="006E6F72">
      <w:pPr>
        <w:pStyle w:val="ParrafoProyecto0"/>
      </w:pPr>
    </w:p>
    <w:p w14:paraId="50142759" w14:textId="0AE19202" w:rsidR="0029175D" w:rsidRPr="00D86EDA" w:rsidRDefault="0029175D" w:rsidP="006E6F72">
      <w:pPr>
        <w:pStyle w:val="ParrafoProyecto0"/>
      </w:pPr>
    </w:p>
    <w:p w14:paraId="30153B81" w14:textId="77777777" w:rsidR="0029175D" w:rsidRPr="00D86EDA" w:rsidRDefault="0029175D" w:rsidP="006E6F72">
      <w:pPr>
        <w:pStyle w:val="ParrafoProyecto0"/>
      </w:pPr>
    </w:p>
    <w:p w14:paraId="2B2C7F00" w14:textId="77777777" w:rsidR="0029175D" w:rsidRDefault="0029175D" w:rsidP="006E6F72">
      <w:pPr>
        <w:pStyle w:val="ParrafoProyecto0"/>
      </w:pPr>
    </w:p>
    <w:p w14:paraId="59345AE8" w14:textId="77777777" w:rsidR="00365E94" w:rsidRDefault="00365E94" w:rsidP="006E6F72">
      <w:pPr>
        <w:pStyle w:val="ParrafoProyecto0"/>
      </w:pPr>
    </w:p>
    <w:p w14:paraId="1178A2F3" w14:textId="77777777" w:rsidR="00365E94" w:rsidRDefault="00365E94" w:rsidP="006E6F72">
      <w:pPr>
        <w:pStyle w:val="ParrafoProyecto0"/>
      </w:pPr>
    </w:p>
    <w:p w14:paraId="6430123F" w14:textId="77777777" w:rsidR="00365E94" w:rsidRDefault="00365E94" w:rsidP="006E6F72">
      <w:pPr>
        <w:pStyle w:val="ParrafoProyecto0"/>
      </w:pPr>
    </w:p>
    <w:p w14:paraId="1D8A141B" w14:textId="77777777" w:rsidR="00365E94" w:rsidRDefault="00365E94" w:rsidP="006E6F72">
      <w:pPr>
        <w:pStyle w:val="ParrafoProyecto0"/>
      </w:pPr>
    </w:p>
    <w:p w14:paraId="7566A5DA" w14:textId="77777777" w:rsidR="00365E94" w:rsidRDefault="00365E94" w:rsidP="006E6F72">
      <w:pPr>
        <w:pStyle w:val="ParrafoProyecto0"/>
      </w:pPr>
    </w:p>
    <w:p w14:paraId="289DBE53" w14:textId="77777777" w:rsidR="00365E94" w:rsidRDefault="00365E94" w:rsidP="006E6F72">
      <w:pPr>
        <w:pStyle w:val="ParrafoProyecto0"/>
      </w:pPr>
    </w:p>
    <w:p w14:paraId="1E9E5430" w14:textId="77777777" w:rsidR="00365E94" w:rsidRDefault="00365E94" w:rsidP="006E6F72">
      <w:pPr>
        <w:pStyle w:val="ParrafoProyecto0"/>
      </w:pPr>
    </w:p>
    <w:p w14:paraId="7B136852" w14:textId="77777777" w:rsidR="00365E94" w:rsidRDefault="00365E94" w:rsidP="006E6F72">
      <w:pPr>
        <w:pStyle w:val="ParrafoProyecto0"/>
      </w:pPr>
    </w:p>
    <w:p w14:paraId="1179FFA6" w14:textId="77777777" w:rsidR="00365E94" w:rsidRDefault="00365E94" w:rsidP="006E6F72">
      <w:pPr>
        <w:pStyle w:val="ParrafoProyecto0"/>
      </w:pPr>
    </w:p>
    <w:p w14:paraId="7825E4F0" w14:textId="77777777" w:rsidR="00365E94" w:rsidRDefault="00365E94" w:rsidP="006E6F72">
      <w:pPr>
        <w:pStyle w:val="ParrafoProyecto0"/>
      </w:pPr>
    </w:p>
    <w:p w14:paraId="741DA8AB" w14:textId="77777777" w:rsidR="00365E94" w:rsidRPr="00D86EDA" w:rsidRDefault="00365E94" w:rsidP="006E6F72">
      <w:pPr>
        <w:pStyle w:val="ParrafoProyecto0"/>
      </w:pPr>
    </w:p>
    <w:p w14:paraId="34E1398E" w14:textId="6D3378E0" w:rsidR="00242C52" w:rsidRPr="00D86EDA" w:rsidRDefault="00242C52" w:rsidP="0069244C">
      <w:pPr>
        <w:pStyle w:val="TitulosProyecto"/>
        <w:outlineLvl w:val="0"/>
        <w:rPr>
          <w:rFonts w:cs="Arial"/>
        </w:rPr>
      </w:pPr>
      <w:bookmarkStart w:id="170" w:name="_Toc184323795"/>
      <w:r w:rsidRPr="00D86EDA">
        <w:rPr>
          <w:rFonts w:cs="Arial"/>
        </w:rPr>
        <w:t>Factibilidad económica</w:t>
      </w:r>
      <w:r w:rsidR="04FED0E2" w:rsidRPr="00D86EDA">
        <w:rPr>
          <w:rFonts w:cs="Arial"/>
        </w:rPr>
        <w:t>.</w:t>
      </w:r>
      <w:bookmarkEnd w:id="170"/>
    </w:p>
    <w:p w14:paraId="3C3DB199" w14:textId="75C853B2" w:rsidR="00F73A37" w:rsidRDefault="00082DF7" w:rsidP="74853F78">
      <w:pPr>
        <w:spacing w:line="360" w:lineRule="auto"/>
        <w:jc w:val="both"/>
        <w:rPr>
          <w:rFonts w:ascii="Arial" w:hAnsi="Arial" w:cs="Arial"/>
          <w:sz w:val="24"/>
          <w:szCs w:val="24"/>
        </w:rPr>
      </w:pPr>
      <w:r>
        <w:rPr>
          <w:rFonts w:ascii="Arial" w:hAnsi="Arial" w:cs="Arial"/>
          <w:sz w:val="24"/>
          <w:szCs w:val="24"/>
        </w:rPr>
        <w:lastRenderedPageBreak/>
        <w:t>JMV Solu</w:t>
      </w:r>
      <w:r w:rsidR="00C43D27">
        <w:rPr>
          <w:rFonts w:ascii="Arial" w:hAnsi="Arial" w:cs="Arial"/>
          <w:sz w:val="24"/>
          <w:szCs w:val="24"/>
        </w:rPr>
        <w:t>ciones</w:t>
      </w:r>
      <w:r w:rsidR="003860C5">
        <w:rPr>
          <w:rFonts w:ascii="Arial" w:hAnsi="Arial" w:cs="Arial"/>
          <w:sz w:val="24"/>
          <w:szCs w:val="24"/>
        </w:rPr>
        <w:t xml:space="preserve"> </w:t>
      </w:r>
      <w:r w:rsidR="00653E82">
        <w:rPr>
          <w:rFonts w:ascii="Arial" w:hAnsi="Arial" w:cs="Arial"/>
          <w:sz w:val="24"/>
          <w:szCs w:val="24"/>
        </w:rPr>
        <w:t xml:space="preserve">proporcionara la solución a Setralog en base a un modelo </w:t>
      </w:r>
      <w:r w:rsidR="001C7512">
        <w:rPr>
          <w:rFonts w:ascii="Arial" w:hAnsi="Arial" w:cs="Arial"/>
          <w:sz w:val="24"/>
          <w:szCs w:val="24"/>
        </w:rPr>
        <w:t xml:space="preserve">de negocio por </w:t>
      </w:r>
      <w:r w:rsidR="003C3728">
        <w:rPr>
          <w:rFonts w:ascii="Arial" w:hAnsi="Arial" w:cs="Arial"/>
          <w:sz w:val="24"/>
          <w:szCs w:val="24"/>
        </w:rPr>
        <w:t>arriendo</w:t>
      </w:r>
      <w:r w:rsidR="00DA28CA">
        <w:rPr>
          <w:rFonts w:ascii="Arial" w:hAnsi="Arial" w:cs="Arial"/>
          <w:sz w:val="24"/>
          <w:szCs w:val="24"/>
        </w:rPr>
        <w:t xml:space="preserve"> </w:t>
      </w:r>
      <w:r w:rsidR="00FD3EB0">
        <w:rPr>
          <w:rFonts w:ascii="Arial" w:hAnsi="Arial" w:cs="Arial"/>
          <w:sz w:val="24"/>
          <w:szCs w:val="24"/>
        </w:rPr>
        <w:t>con soporte</w:t>
      </w:r>
      <w:r w:rsidR="00786B0E">
        <w:rPr>
          <w:rFonts w:ascii="Arial" w:hAnsi="Arial" w:cs="Arial"/>
          <w:sz w:val="24"/>
          <w:szCs w:val="24"/>
        </w:rPr>
        <w:t xml:space="preserve"> </w:t>
      </w:r>
      <w:r w:rsidR="009B177B">
        <w:rPr>
          <w:rFonts w:ascii="Arial" w:hAnsi="Arial" w:cs="Arial"/>
          <w:sz w:val="24"/>
          <w:szCs w:val="24"/>
        </w:rPr>
        <w:t xml:space="preserve">durante </w:t>
      </w:r>
      <w:r w:rsidR="00786B0E">
        <w:rPr>
          <w:rFonts w:ascii="Arial" w:hAnsi="Arial" w:cs="Arial"/>
          <w:sz w:val="24"/>
          <w:szCs w:val="24"/>
        </w:rPr>
        <w:t xml:space="preserve">un periodo </w:t>
      </w:r>
      <w:r w:rsidR="00DC1BA0">
        <w:rPr>
          <w:rFonts w:ascii="Arial" w:hAnsi="Arial" w:cs="Arial"/>
          <w:sz w:val="24"/>
          <w:szCs w:val="24"/>
        </w:rPr>
        <w:t xml:space="preserve">mínimo inicial </w:t>
      </w:r>
      <w:r w:rsidR="00786B0E">
        <w:rPr>
          <w:rFonts w:ascii="Arial" w:hAnsi="Arial" w:cs="Arial"/>
          <w:sz w:val="24"/>
          <w:szCs w:val="24"/>
        </w:rPr>
        <w:t xml:space="preserve">de 3 años, con renovaciones automáticas </w:t>
      </w:r>
      <w:r w:rsidR="009B177B">
        <w:rPr>
          <w:rFonts w:ascii="Arial" w:hAnsi="Arial" w:cs="Arial"/>
          <w:sz w:val="24"/>
          <w:szCs w:val="24"/>
        </w:rPr>
        <w:t>de un año</w:t>
      </w:r>
      <w:r w:rsidR="00786B0E">
        <w:rPr>
          <w:rFonts w:ascii="Arial" w:hAnsi="Arial" w:cs="Arial"/>
          <w:sz w:val="24"/>
          <w:szCs w:val="24"/>
        </w:rPr>
        <w:t xml:space="preserve"> después del primer periodo</w:t>
      </w:r>
      <w:r w:rsidR="00DC1BA0">
        <w:rPr>
          <w:rFonts w:ascii="Arial" w:hAnsi="Arial" w:cs="Arial"/>
          <w:sz w:val="24"/>
          <w:szCs w:val="24"/>
        </w:rPr>
        <w:t xml:space="preserve"> de arriendo. </w:t>
      </w:r>
      <w:r w:rsidR="00043833">
        <w:rPr>
          <w:rFonts w:ascii="Arial" w:hAnsi="Arial" w:cs="Arial"/>
          <w:sz w:val="24"/>
          <w:szCs w:val="24"/>
        </w:rPr>
        <w:t>En el caso de que Setralog des</w:t>
      </w:r>
      <w:r w:rsidR="00046D07">
        <w:rPr>
          <w:rFonts w:ascii="Arial" w:hAnsi="Arial" w:cs="Arial"/>
          <w:sz w:val="24"/>
          <w:szCs w:val="24"/>
        </w:rPr>
        <w:t xml:space="preserve">ee poner </w:t>
      </w:r>
      <w:r w:rsidR="00C975A9">
        <w:rPr>
          <w:rFonts w:ascii="Arial" w:hAnsi="Arial" w:cs="Arial"/>
          <w:sz w:val="24"/>
          <w:szCs w:val="24"/>
        </w:rPr>
        <w:t>término</w:t>
      </w:r>
      <w:r w:rsidR="00046D07">
        <w:rPr>
          <w:rFonts w:ascii="Arial" w:hAnsi="Arial" w:cs="Arial"/>
          <w:sz w:val="24"/>
          <w:szCs w:val="24"/>
        </w:rPr>
        <w:t xml:space="preserve"> anticipado al arriendo del software</w:t>
      </w:r>
      <w:r w:rsidR="009E6C0B">
        <w:rPr>
          <w:rFonts w:ascii="Arial" w:hAnsi="Arial" w:cs="Arial"/>
          <w:sz w:val="24"/>
          <w:szCs w:val="24"/>
        </w:rPr>
        <w:t xml:space="preserve"> antes de los 3 primeros años </w:t>
      </w:r>
      <w:r w:rsidR="00DA28CA">
        <w:rPr>
          <w:rFonts w:ascii="Arial" w:hAnsi="Arial" w:cs="Arial"/>
          <w:sz w:val="24"/>
          <w:szCs w:val="24"/>
        </w:rPr>
        <w:t>iniciales</w:t>
      </w:r>
      <w:r w:rsidR="00046D07">
        <w:rPr>
          <w:rFonts w:ascii="Arial" w:hAnsi="Arial" w:cs="Arial"/>
          <w:sz w:val="24"/>
          <w:szCs w:val="24"/>
        </w:rPr>
        <w:t xml:space="preserve">, este deberá pagar </w:t>
      </w:r>
      <w:r w:rsidR="00C975A9">
        <w:rPr>
          <w:rFonts w:ascii="Arial" w:hAnsi="Arial" w:cs="Arial"/>
          <w:sz w:val="24"/>
          <w:szCs w:val="24"/>
        </w:rPr>
        <w:t>el costo remanente</w:t>
      </w:r>
      <w:r w:rsidR="009E6C0B">
        <w:rPr>
          <w:rFonts w:ascii="Arial" w:hAnsi="Arial" w:cs="Arial"/>
          <w:sz w:val="24"/>
          <w:szCs w:val="24"/>
        </w:rPr>
        <w:t xml:space="preserve"> correspondiente a este </w:t>
      </w:r>
      <w:r w:rsidR="00DA28CA">
        <w:rPr>
          <w:rFonts w:ascii="Arial" w:hAnsi="Arial" w:cs="Arial"/>
          <w:sz w:val="24"/>
          <w:szCs w:val="24"/>
        </w:rPr>
        <w:t>periodo</w:t>
      </w:r>
      <w:r w:rsidR="009E6C0B">
        <w:rPr>
          <w:rFonts w:ascii="Arial" w:hAnsi="Arial" w:cs="Arial"/>
          <w:sz w:val="24"/>
          <w:szCs w:val="24"/>
        </w:rPr>
        <w:t>.</w:t>
      </w:r>
      <w:r w:rsidR="00124137">
        <w:rPr>
          <w:rFonts w:ascii="Arial" w:hAnsi="Arial" w:cs="Arial"/>
          <w:sz w:val="24"/>
          <w:szCs w:val="24"/>
        </w:rPr>
        <w:t xml:space="preserve"> Posteriormente finalizado el primer periodo de arriendo Setralog podrá </w:t>
      </w:r>
      <w:r w:rsidR="00F73A37">
        <w:rPr>
          <w:rFonts w:ascii="Arial" w:hAnsi="Arial" w:cs="Arial"/>
          <w:sz w:val="24"/>
          <w:szCs w:val="24"/>
        </w:rPr>
        <w:t xml:space="preserve">poner </w:t>
      </w:r>
      <w:r w:rsidR="00DA3E19">
        <w:rPr>
          <w:rFonts w:ascii="Arial" w:hAnsi="Arial" w:cs="Arial"/>
          <w:sz w:val="24"/>
          <w:szCs w:val="24"/>
        </w:rPr>
        <w:t>término</w:t>
      </w:r>
      <w:r w:rsidR="00F73A37">
        <w:rPr>
          <w:rFonts w:ascii="Arial" w:hAnsi="Arial" w:cs="Arial"/>
          <w:sz w:val="24"/>
          <w:szCs w:val="24"/>
        </w:rPr>
        <w:t xml:space="preserve"> al contrato con un mínimo de 45 días de anticipación.</w:t>
      </w:r>
    </w:p>
    <w:p w14:paraId="64BE8706" w14:textId="63F55EA8" w:rsidR="00F73A37" w:rsidRDefault="00F73A37" w:rsidP="74853F78">
      <w:pPr>
        <w:spacing w:line="360" w:lineRule="auto"/>
        <w:jc w:val="both"/>
        <w:rPr>
          <w:rFonts w:ascii="Arial" w:hAnsi="Arial" w:cs="Arial"/>
          <w:sz w:val="24"/>
          <w:szCs w:val="24"/>
        </w:rPr>
      </w:pPr>
      <w:r>
        <w:rPr>
          <w:rFonts w:ascii="Arial" w:hAnsi="Arial" w:cs="Arial"/>
          <w:sz w:val="24"/>
          <w:szCs w:val="24"/>
        </w:rPr>
        <w:t>Este modelo de negocio garantiza el retorno</w:t>
      </w:r>
      <w:r w:rsidR="000135F7">
        <w:rPr>
          <w:rFonts w:ascii="Arial" w:hAnsi="Arial" w:cs="Arial"/>
          <w:sz w:val="24"/>
          <w:szCs w:val="24"/>
        </w:rPr>
        <w:t xml:space="preserve"> total</w:t>
      </w:r>
      <w:r>
        <w:rPr>
          <w:rFonts w:ascii="Arial" w:hAnsi="Arial" w:cs="Arial"/>
          <w:sz w:val="24"/>
          <w:szCs w:val="24"/>
        </w:rPr>
        <w:t xml:space="preserve"> de la inversión al tercer año de vida del proyecto</w:t>
      </w:r>
      <w:r w:rsidR="000135F7">
        <w:rPr>
          <w:rFonts w:ascii="Arial" w:hAnsi="Arial" w:cs="Arial"/>
          <w:sz w:val="24"/>
          <w:szCs w:val="24"/>
        </w:rPr>
        <w:t xml:space="preserve">, </w:t>
      </w:r>
      <w:r w:rsidR="0032752C">
        <w:rPr>
          <w:rFonts w:ascii="Arial" w:hAnsi="Arial" w:cs="Arial"/>
          <w:sz w:val="24"/>
          <w:szCs w:val="24"/>
        </w:rPr>
        <w:t xml:space="preserve">Además da la posibilidad a la consultora </w:t>
      </w:r>
      <w:r w:rsidR="00C43D27">
        <w:rPr>
          <w:rFonts w:ascii="Arial" w:hAnsi="Arial" w:cs="Arial"/>
          <w:sz w:val="24"/>
          <w:szCs w:val="24"/>
        </w:rPr>
        <w:t xml:space="preserve">JMV Soluciones </w:t>
      </w:r>
      <w:r w:rsidR="002241B5">
        <w:rPr>
          <w:rFonts w:ascii="Arial" w:hAnsi="Arial" w:cs="Arial"/>
          <w:sz w:val="24"/>
          <w:szCs w:val="24"/>
        </w:rPr>
        <w:t>ofrecen también en modo de arriendo el software a otras empresas del rubro.</w:t>
      </w:r>
    </w:p>
    <w:p w14:paraId="0D01D8FC" w14:textId="195A61C9" w:rsidR="3AD9D329" w:rsidRPr="00D86EDA" w:rsidRDefault="00EE7BEB" w:rsidP="74853F78">
      <w:pPr>
        <w:spacing w:line="360" w:lineRule="auto"/>
        <w:jc w:val="both"/>
        <w:rPr>
          <w:rFonts w:ascii="Arial" w:hAnsi="Arial" w:cs="Arial"/>
          <w:sz w:val="24"/>
          <w:szCs w:val="24"/>
        </w:rPr>
      </w:pPr>
      <w:r>
        <w:rPr>
          <w:rFonts w:ascii="Arial" w:hAnsi="Arial" w:cs="Arial"/>
          <w:sz w:val="24"/>
          <w:szCs w:val="24"/>
        </w:rPr>
        <w:t xml:space="preserve">A </w:t>
      </w:r>
      <w:r w:rsidR="004F4A9E">
        <w:rPr>
          <w:rFonts w:ascii="Arial" w:hAnsi="Arial" w:cs="Arial"/>
          <w:sz w:val="24"/>
          <w:szCs w:val="24"/>
        </w:rPr>
        <w:t>continuación,</w:t>
      </w:r>
      <w:r>
        <w:rPr>
          <w:rFonts w:ascii="Arial" w:hAnsi="Arial" w:cs="Arial"/>
          <w:sz w:val="24"/>
          <w:szCs w:val="24"/>
        </w:rPr>
        <w:t xml:space="preserve"> se detalla el flujo de caja para este proyecto</w:t>
      </w:r>
      <w:r w:rsidR="004F4A9E">
        <w:rPr>
          <w:rFonts w:ascii="Arial" w:hAnsi="Arial" w:cs="Arial"/>
          <w:sz w:val="24"/>
          <w:szCs w:val="24"/>
        </w:rPr>
        <w:t xml:space="preserve">. </w:t>
      </w:r>
      <w:r w:rsidR="4E23942F" w:rsidRPr="00D86EDA">
        <w:rPr>
          <w:rFonts w:ascii="Arial" w:hAnsi="Arial" w:cs="Arial"/>
          <w:sz w:val="24"/>
          <w:szCs w:val="24"/>
        </w:rPr>
        <w:t xml:space="preserve">El flujo de caja es una herramienta esencial para evaluar la viabilidad financiera de cualquier proyecto. </w:t>
      </w:r>
    </w:p>
    <w:p w14:paraId="58AAC659" w14:textId="0556BF0C" w:rsidR="3AD9D329" w:rsidRPr="00D86EDA" w:rsidRDefault="4E23942F" w:rsidP="3AD9D329">
      <w:pPr>
        <w:spacing w:line="360" w:lineRule="auto"/>
        <w:jc w:val="both"/>
        <w:rPr>
          <w:rFonts w:ascii="Arial" w:hAnsi="Arial" w:cs="Arial"/>
          <w:sz w:val="24"/>
          <w:szCs w:val="24"/>
        </w:rPr>
      </w:pPr>
      <w:r w:rsidRPr="00D86EDA">
        <w:rPr>
          <w:rFonts w:ascii="Arial" w:hAnsi="Arial" w:cs="Arial"/>
          <w:sz w:val="24"/>
          <w:szCs w:val="24"/>
        </w:rPr>
        <w:t xml:space="preserve">En este caso, presentamos un análisis del flujo de caja asociado a </w:t>
      </w:r>
      <w:r w:rsidR="003860C5">
        <w:rPr>
          <w:rFonts w:ascii="Arial" w:hAnsi="Arial" w:cs="Arial"/>
          <w:sz w:val="24"/>
          <w:szCs w:val="24"/>
        </w:rPr>
        <w:t xml:space="preserve">al </w:t>
      </w:r>
      <w:r w:rsidRPr="00D86EDA">
        <w:rPr>
          <w:rFonts w:ascii="Arial" w:hAnsi="Arial" w:cs="Arial"/>
          <w:sz w:val="24"/>
          <w:szCs w:val="24"/>
        </w:rPr>
        <w:t>proyecto, considerando ingresos, costos operativos, inversiones iniciales y proyecciones futuras. Este análisis permite determinar si los flujos netos generados son suficientes para cubrir las inversiones realizadas y garantizar la sostenibilidad del proyecto a lo largo del tiempo. El objetivo principal es establecer, con base en datos concretos, si el proyecto es financieramente viable y rentable.</w:t>
      </w:r>
    </w:p>
    <w:p w14:paraId="6386CC0C" w14:textId="76A7DB3A" w:rsidR="0B9B683F" w:rsidRDefault="0B9B683F" w:rsidP="0B9B683F">
      <w:pPr>
        <w:spacing w:line="360" w:lineRule="auto"/>
        <w:jc w:val="both"/>
        <w:rPr>
          <w:rFonts w:ascii="Arial" w:hAnsi="Arial" w:cs="Arial"/>
          <w:sz w:val="24"/>
          <w:szCs w:val="24"/>
        </w:rPr>
      </w:pPr>
    </w:p>
    <w:p w14:paraId="0FCB3A11" w14:textId="77777777" w:rsidR="0019761A" w:rsidRDefault="0019761A" w:rsidP="0B9B683F">
      <w:pPr>
        <w:spacing w:line="360" w:lineRule="auto"/>
        <w:jc w:val="both"/>
        <w:rPr>
          <w:rFonts w:ascii="Arial" w:hAnsi="Arial" w:cs="Arial"/>
          <w:sz w:val="24"/>
          <w:szCs w:val="24"/>
        </w:rPr>
      </w:pPr>
    </w:p>
    <w:p w14:paraId="5C718D54" w14:textId="77777777" w:rsidR="0019761A" w:rsidRDefault="0019761A" w:rsidP="0B9B683F">
      <w:pPr>
        <w:spacing w:line="360" w:lineRule="auto"/>
        <w:jc w:val="both"/>
        <w:rPr>
          <w:rFonts w:ascii="Arial" w:hAnsi="Arial" w:cs="Arial"/>
          <w:sz w:val="24"/>
          <w:szCs w:val="24"/>
        </w:rPr>
      </w:pPr>
    </w:p>
    <w:p w14:paraId="5B94278D" w14:textId="77777777" w:rsidR="0019761A" w:rsidRDefault="0019761A" w:rsidP="0B9B683F">
      <w:pPr>
        <w:spacing w:line="360" w:lineRule="auto"/>
        <w:jc w:val="both"/>
        <w:rPr>
          <w:rFonts w:ascii="Arial" w:hAnsi="Arial" w:cs="Arial"/>
          <w:sz w:val="24"/>
          <w:szCs w:val="24"/>
        </w:rPr>
      </w:pPr>
    </w:p>
    <w:p w14:paraId="648D310D" w14:textId="77777777" w:rsidR="0019761A" w:rsidRDefault="0019761A" w:rsidP="0B9B683F">
      <w:pPr>
        <w:spacing w:line="360" w:lineRule="auto"/>
        <w:jc w:val="both"/>
        <w:rPr>
          <w:rFonts w:ascii="Arial" w:hAnsi="Arial" w:cs="Arial"/>
          <w:sz w:val="24"/>
          <w:szCs w:val="24"/>
        </w:rPr>
      </w:pPr>
    </w:p>
    <w:p w14:paraId="60E9F9F3" w14:textId="77777777" w:rsidR="0019761A" w:rsidRDefault="0019761A" w:rsidP="0B9B683F">
      <w:pPr>
        <w:spacing w:line="360" w:lineRule="auto"/>
        <w:jc w:val="both"/>
        <w:rPr>
          <w:rFonts w:ascii="Arial" w:hAnsi="Arial" w:cs="Arial"/>
          <w:sz w:val="24"/>
          <w:szCs w:val="24"/>
        </w:rPr>
      </w:pPr>
    </w:p>
    <w:p w14:paraId="68563D08" w14:textId="77777777" w:rsidR="0019761A" w:rsidRPr="00D86EDA" w:rsidRDefault="0019761A" w:rsidP="0B9B683F">
      <w:pPr>
        <w:spacing w:line="360" w:lineRule="auto"/>
        <w:jc w:val="both"/>
        <w:rPr>
          <w:rFonts w:ascii="Arial" w:hAnsi="Arial" w:cs="Arial"/>
          <w:sz w:val="24"/>
          <w:szCs w:val="24"/>
        </w:rPr>
      </w:pPr>
    </w:p>
    <w:p w14:paraId="363D470E" w14:textId="77777777" w:rsidR="00DA3E19" w:rsidRDefault="00DA3E19" w:rsidP="0069244C">
      <w:pPr>
        <w:pStyle w:val="Subtituloproyecto"/>
        <w:outlineLvl w:val="1"/>
        <w:rPr>
          <w:rFonts w:cs="Arial"/>
        </w:rPr>
        <w:sectPr w:rsidR="00DA3E19" w:rsidSect="005E475D">
          <w:pgSz w:w="12240" w:h="15840"/>
          <w:pgMar w:top="1417" w:right="1701" w:bottom="1417" w:left="1701" w:header="708" w:footer="708" w:gutter="0"/>
          <w:cols w:space="708"/>
          <w:titlePg/>
          <w:docGrid w:linePitch="360"/>
        </w:sectPr>
      </w:pPr>
    </w:p>
    <w:p w14:paraId="6783EB06" w14:textId="23634EF4" w:rsidR="00242C52" w:rsidRPr="00D86EDA" w:rsidRDefault="0069244C" w:rsidP="0069244C">
      <w:pPr>
        <w:pStyle w:val="Subtituloproyecto"/>
        <w:outlineLvl w:val="1"/>
        <w:rPr>
          <w:rFonts w:cs="Arial"/>
        </w:rPr>
      </w:pPr>
      <w:bookmarkStart w:id="171" w:name="_Toc184323796"/>
      <w:r>
        <w:rPr>
          <w:rFonts w:cs="Arial"/>
        </w:rPr>
        <w:lastRenderedPageBreak/>
        <w:t>Ingresos</w:t>
      </w:r>
      <w:bookmarkEnd w:id="171"/>
    </w:p>
    <w:p w14:paraId="29F9C092" w14:textId="765D97A1" w:rsidR="0040449B" w:rsidRPr="000342EE" w:rsidRDefault="005F4C68" w:rsidP="0040449B">
      <w:pPr>
        <w:spacing w:line="360" w:lineRule="auto"/>
        <w:jc w:val="both"/>
        <w:rPr>
          <w:rFonts w:ascii="Arial" w:hAnsi="Arial" w:cs="Arial"/>
          <w:sz w:val="24"/>
          <w:szCs w:val="24"/>
        </w:rPr>
      </w:pPr>
      <w:r w:rsidRPr="000342EE">
        <w:rPr>
          <w:rFonts w:ascii="Arial" w:hAnsi="Arial" w:cs="Arial"/>
          <w:sz w:val="24"/>
          <w:szCs w:val="24"/>
        </w:rPr>
        <w:t>Ingres</w:t>
      </w:r>
      <w:r w:rsidR="0075405F" w:rsidRPr="000342EE">
        <w:rPr>
          <w:rFonts w:ascii="Arial" w:hAnsi="Arial" w:cs="Arial"/>
          <w:sz w:val="24"/>
          <w:szCs w:val="24"/>
        </w:rPr>
        <w:t xml:space="preserve">os </w:t>
      </w:r>
      <w:r w:rsidR="18766083" w:rsidRPr="000342EE">
        <w:rPr>
          <w:rFonts w:ascii="Arial" w:hAnsi="Arial" w:cs="Arial"/>
          <w:sz w:val="24"/>
          <w:szCs w:val="24"/>
        </w:rPr>
        <w:t xml:space="preserve">esperados por </w:t>
      </w:r>
      <w:r w:rsidR="0075405F" w:rsidRPr="000342EE">
        <w:rPr>
          <w:rFonts w:ascii="Arial" w:hAnsi="Arial" w:cs="Arial"/>
          <w:sz w:val="24"/>
          <w:szCs w:val="24"/>
        </w:rPr>
        <w:t xml:space="preserve">concepto </w:t>
      </w:r>
      <w:r w:rsidR="00274199" w:rsidRPr="000342EE">
        <w:rPr>
          <w:rFonts w:ascii="Arial" w:hAnsi="Arial" w:cs="Arial"/>
          <w:sz w:val="24"/>
          <w:szCs w:val="24"/>
        </w:rPr>
        <w:t>arriendo</w:t>
      </w:r>
      <w:r w:rsidR="009B149B" w:rsidRPr="000342EE">
        <w:rPr>
          <w:rFonts w:ascii="Arial" w:hAnsi="Arial" w:cs="Arial"/>
          <w:sz w:val="24"/>
          <w:szCs w:val="24"/>
        </w:rPr>
        <w:t xml:space="preserve"> en base al cliente Setralog</w:t>
      </w:r>
    </w:p>
    <w:p w14:paraId="5A8966DF" w14:textId="289DA6ED" w:rsidR="00375F4B" w:rsidRDefault="00375F4B" w:rsidP="00375F4B">
      <w:pPr>
        <w:pStyle w:val="Descripcin"/>
        <w:keepNext/>
        <w:jc w:val="center"/>
      </w:pPr>
      <w:bookmarkStart w:id="172" w:name="_Toc184321173"/>
      <w:r>
        <w:t xml:space="preserve">Ilustración </w:t>
      </w:r>
      <w:r w:rsidR="00F00A1A">
        <w:fldChar w:fldCharType="begin"/>
      </w:r>
      <w:r w:rsidR="00F00A1A">
        <w:instrText xml:space="preserve"> SEQ Ilustración \* ARABIC </w:instrText>
      </w:r>
      <w:r w:rsidR="00F00A1A">
        <w:fldChar w:fldCharType="separate"/>
      </w:r>
      <w:r w:rsidR="00F00A1A">
        <w:rPr>
          <w:noProof/>
        </w:rPr>
        <w:t>31</w:t>
      </w:r>
      <w:r w:rsidR="00F00A1A">
        <w:rPr>
          <w:noProof/>
        </w:rPr>
        <w:fldChar w:fldCharType="end"/>
      </w:r>
      <w:r>
        <w:t xml:space="preserve"> - Ingresos</w:t>
      </w:r>
      <w:bookmarkEnd w:id="172"/>
    </w:p>
    <w:p w14:paraId="49C8AE22" w14:textId="432C2728" w:rsidR="002A4C22" w:rsidRPr="00D86EDA" w:rsidRDefault="009B149B" w:rsidP="00DA3E19">
      <w:pPr>
        <w:spacing w:line="360" w:lineRule="auto"/>
        <w:jc w:val="center"/>
        <w:rPr>
          <w:rFonts w:ascii="Arial" w:hAnsi="Arial" w:cs="Arial"/>
        </w:rPr>
      </w:pPr>
      <w:r w:rsidRPr="009B149B">
        <w:rPr>
          <w:rFonts w:ascii="Arial" w:hAnsi="Arial" w:cs="Arial"/>
          <w:noProof/>
        </w:rPr>
        <w:drawing>
          <wp:inline distT="0" distB="0" distL="0" distR="0" wp14:anchorId="0FE70B8A" wp14:editId="1199F854">
            <wp:extent cx="5612130" cy="1292225"/>
            <wp:effectExtent l="19050" t="19050" r="26670" b="22225"/>
            <wp:docPr id="46936704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67044" name="Imagen 1" descr="Tabla&#10;&#10;Descripción generada automáticamente"/>
                    <pic:cNvPicPr/>
                  </pic:nvPicPr>
                  <pic:blipFill>
                    <a:blip r:embed="rId41"/>
                    <a:stretch>
                      <a:fillRect/>
                    </a:stretch>
                  </pic:blipFill>
                  <pic:spPr>
                    <a:xfrm>
                      <a:off x="0" y="0"/>
                      <a:ext cx="5612130" cy="1292225"/>
                    </a:xfrm>
                    <a:prstGeom prst="rect">
                      <a:avLst/>
                    </a:prstGeom>
                    <a:ln>
                      <a:solidFill>
                        <a:schemeClr val="accent1"/>
                      </a:solidFill>
                    </a:ln>
                  </pic:spPr>
                </pic:pic>
              </a:graphicData>
            </a:graphic>
          </wp:inline>
        </w:drawing>
      </w:r>
    </w:p>
    <w:p w14:paraId="7A96BFB2" w14:textId="0719F33A" w:rsidR="00242C52" w:rsidRPr="000342EE" w:rsidRDefault="0069244C" w:rsidP="0069244C">
      <w:pPr>
        <w:pStyle w:val="Ttulo2"/>
        <w:rPr>
          <w:rFonts w:ascii="Arial" w:hAnsi="Arial" w:cs="Arial"/>
          <w:sz w:val="24"/>
          <w:szCs w:val="24"/>
        </w:rPr>
      </w:pPr>
      <w:bookmarkStart w:id="173" w:name="_Toc184323797"/>
      <w:r>
        <w:rPr>
          <w:rFonts w:ascii="Arial" w:hAnsi="Arial" w:cs="Arial"/>
          <w:sz w:val="24"/>
          <w:szCs w:val="24"/>
        </w:rPr>
        <w:t>Inversión</w:t>
      </w:r>
      <w:bookmarkEnd w:id="173"/>
    </w:p>
    <w:p w14:paraId="4596ECA1" w14:textId="6F4AAA2A" w:rsidR="00EF4BF6" w:rsidRPr="000342EE" w:rsidRDefault="00E33605" w:rsidP="00242C52">
      <w:pPr>
        <w:rPr>
          <w:rFonts w:ascii="Arial" w:hAnsi="Arial" w:cs="Arial"/>
          <w:sz w:val="24"/>
          <w:szCs w:val="24"/>
        </w:rPr>
      </w:pPr>
      <w:r>
        <w:rPr>
          <w:rFonts w:ascii="Arial" w:hAnsi="Arial" w:cs="Arial"/>
          <w:sz w:val="24"/>
          <w:szCs w:val="24"/>
        </w:rPr>
        <w:t>JMV Soluciones</w:t>
      </w:r>
      <w:r w:rsidR="00EF4BF6" w:rsidRPr="000342EE">
        <w:rPr>
          <w:rFonts w:ascii="Arial" w:hAnsi="Arial" w:cs="Arial"/>
          <w:sz w:val="24"/>
          <w:szCs w:val="24"/>
        </w:rPr>
        <w:t xml:space="preserve"> dispondrá un presupuesto inicial de $20.000.000 para la </w:t>
      </w:r>
      <w:r w:rsidR="00FF4676" w:rsidRPr="000342EE">
        <w:rPr>
          <w:rFonts w:ascii="Arial" w:hAnsi="Arial" w:cs="Arial"/>
          <w:sz w:val="24"/>
          <w:szCs w:val="24"/>
        </w:rPr>
        <w:t>ejecución del proyecto</w:t>
      </w:r>
    </w:p>
    <w:p w14:paraId="43530F1F" w14:textId="77777777" w:rsidR="00C022CA" w:rsidRDefault="00C022CA" w:rsidP="00242C52">
      <w:pPr>
        <w:rPr>
          <w:rFonts w:ascii="Arial" w:hAnsi="Arial" w:cs="Arial"/>
        </w:rPr>
      </w:pPr>
    </w:p>
    <w:p w14:paraId="53FC4610" w14:textId="1099CE55" w:rsidR="00375F4B" w:rsidRDefault="00375F4B" w:rsidP="00375F4B">
      <w:pPr>
        <w:pStyle w:val="Descripcin"/>
        <w:keepNext/>
        <w:jc w:val="center"/>
      </w:pPr>
      <w:bookmarkStart w:id="174" w:name="_Toc184321174"/>
      <w:r>
        <w:t xml:space="preserve">Ilustración </w:t>
      </w:r>
      <w:r w:rsidR="00F00A1A">
        <w:fldChar w:fldCharType="begin"/>
      </w:r>
      <w:r w:rsidR="00F00A1A">
        <w:instrText xml:space="preserve"> SEQ Ilustración \* ARABIC </w:instrText>
      </w:r>
      <w:r w:rsidR="00F00A1A">
        <w:fldChar w:fldCharType="separate"/>
      </w:r>
      <w:r w:rsidR="00F00A1A">
        <w:rPr>
          <w:noProof/>
        </w:rPr>
        <w:t>32</w:t>
      </w:r>
      <w:r w:rsidR="00F00A1A">
        <w:rPr>
          <w:noProof/>
        </w:rPr>
        <w:fldChar w:fldCharType="end"/>
      </w:r>
      <w:r>
        <w:t xml:space="preserve"> - Monto inversión</w:t>
      </w:r>
      <w:bookmarkEnd w:id="174"/>
    </w:p>
    <w:p w14:paraId="0BBA9727" w14:textId="5330C3AF" w:rsidR="000342EE" w:rsidRDefault="000342EE" w:rsidP="00DA3E19">
      <w:pPr>
        <w:jc w:val="center"/>
        <w:rPr>
          <w:rFonts w:ascii="Arial" w:hAnsi="Arial" w:cs="Arial"/>
        </w:rPr>
      </w:pPr>
      <w:r w:rsidRPr="000342EE">
        <w:rPr>
          <w:rFonts w:ascii="Arial" w:hAnsi="Arial" w:cs="Arial"/>
          <w:noProof/>
        </w:rPr>
        <w:drawing>
          <wp:inline distT="0" distB="0" distL="0" distR="0" wp14:anchorId="10CFE41F" wp14:editId="44F53A12">
            <wp:extent cx="5612130" cy="1119505"/>
            <wp:effectExtent l="19050" t="19050" r="26670" b="23495"/>
            <wp:docPr id="107913661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36618" name="Imagen 1" descr="Tabla&#10;&#10;Descripción generada automáticamente"/>
                    <pic:cNvPicPr/>
                  </pic:nvPicPr>
                  <pic:blipFill>
                    <a:blip r:embed="rId42"/>
                    <a:stretch>
                      <a:fillRect/>
                    </a:stretch>
                  </pic:blipFill>
                  <pic:spPr>
                    <a:xfrm>
                      <a:off x="0" y="0"/>
                      <a:ext cx="5612130" cy="1119505"/>
                    </a:xfrm>
                    <a:prstGeom prst="rect">
                      <a:avLst/>
                    </a:prstGeom>
                    <a:ln>
                      <a:solidFill>
                        <a:schemeClr val="accent1"/>
                      </a:solidFill>
                    </a:ln>
                  </pic:spPr>
                </pic:pic>
              </a:graphicData>
            </a:graphic>
          </wp:inline>
        </w:drawing>
      </w:r>
    </w:p>
    <w:p w14:paraId="50C5BF52" w14:textId="77777777" w:rsidR="00EE7399" w:rsidRDefault="00EE7399" w:rsidP="00DA3E19">
      <w:pPr>
        <w:jc w:val="center"/>
        <w:rPr>
          <w:rFonts w:ascii="Arial" w:hAnsi="Arial" w:cs="Arial"/>
        </w:rPr>
      </w:pPr>
    </w:p>
    <w:p w14:paraId="184305B9" w14:textId="77777777" w:rsidR="00EE7399" w:rsidRDefault="00EE7399" w:rsidP="00DA3E19">
      <w:pPr>
        <w:jc w:val="center"/>
        <w:rPr>
          <w:rFonts w:ascii="Arial" w:hAnsi="Arial" w:cs="Arial"/>
        </w:rPr>
      </w:pPr>
    </w:p>
    <w:p w14:paraId="068CB768" w14:textId="77777777" w:rsidR="00EE7399" w:rsidRPr="00D86EDA" w:rsidRDefault="00EE7399" w:rsidP="00DA3E19">
      <w:pPr>
        <w:jc w:val="center"/>
        <w:rPr>
          <w:rFonts w:ascii="Arial" w:hAnsi="Arial" w:cs="Arial"/>
        </w:rPr>
      </w:pPr>
    </w:p>
    <w:p w14:paraId="07299F3D" w14:textId="2E9AD2A6" w:rsidR="002937DE" w:rsidRDefault="002937DE" w:rsidP="0069244C">
      <w:pPr>
        <w:pStyle w:val="Ttulo2"/>
        <w:rPr>
          <w:rFonts w:ascii="Arial" w:hAnsi="Arial" w:cs="Arial"/>
          <w:sz w:val="24"/>
          <w:szCs w:val="24"/>
        </w:rPr>
      </w:pPr>
      <w:bookmarkStart w:id="175" w:name="_Toc184323798"/>
      <w:r w:rsidRPr="00A95957">
        <w:rPr>
          <w:rFonts w:ascii="Arial" w:hAnsi="Arial" w:cs="Arial"/>
          <w:sz w:val="24"/>
          <w:szCs w:val="24"/>
        </w:rPr>
        <w:lastRenderedPageBreak/>
        <w:t>Costos</w:t>
      </w:r>
      <w:bookmarkEnd w:id="175"/>
      <w:r w:rsidR="00A95957">
        <w:rPr>
          <w:rFonts w:ascii="Arial" w:hAnsi="Arial" w:cs="Arial"/>
          <w:sz w:val="24"/>
          <w:szCs w:val="24"/>
        </w:rPr>
        <w:t xml:space="preserve"> </w:t>
      </w:r>
    </w:p>
    <w:p w14:paraId="5A2ECE49" w14:textId="4DDCC8BF" w:rsidR="00CB20AD" w:rsidRPr="00CB20AD" w:rsidRDefault="00CB20AD" w:rsidP="00CB20AD">
      <w:r>
        <w:t xml:space="preserve">Los costos asociados al proyecto se componen de los servicios mensuales de Microsoft </w:t>
      </w:r>
      <w:r w:rsidR="00EE7399">
        <w:t>Azure</w:t>
      </w:r>
      <w:r>
        <w:t>,</w:t>
      </w:r>
      <w:r w:rsidR="00A70CE6">
        <w:t xml:space="preserve"> la renovación anual del certificado SSL, un prorrateo por servicio de soporte </w:t>
      </w:r>
      <w:r w:rsidR="00E4540C">
        <w:t>(</w:t>
      </w:r>
      <w:r w:rsidR="00350B24">
        <w:t xml:space="preserve">JMV </w:t>
      </w:r>
      <w:r w:rsidR="00F63B28">
        <w:t>Solu</w:t>
      </w:r>
      <w:r w:rsidR="00350B24">
        <w:t>c</w:t>
      </w:r>
      <w:r w:rsidR="00F63B28">
        <w:t>ion</w:t>
      </w:r>
      <w:r w:rsidR="00350B24">
        <w:t>e</w:t>
      </w:r>
      <w:r w:rsidR="00F63B28">
        <w:t xml:space="preserve">s </w:t>
      </w:r>
      <w:r w:rsidR="00E4540C">
        <w:t xml:space="preserve">cuenta con una mesa de ayuda la cual presta soporte a sus distintos </w:t>
      </w:r>
      <w:r w:rsidR="00F51C86">
        <w:t>clientes</w:t>
      </w:r>
      <w:r w:rsidR="00E4540C">
        <w:t xml:space="preserve"> en contrato, el </w:t>
      </w:r>
      <w:r w:rsidR="00EE7399">
        <w:t>prorrateo</w:t>
      </w:r>
      <w:r w:rsidR="00F51C86">
        <w:t xml:space="preserve"> cubre ese servicio de soporte), </w:t>
      </w:r>
      <w:r w:rsidR="00EE7399">
        <w:t xml:space="preserve">y por </w:t>
      </w:r>
      <w:r w:rsidR="002F660F">
        <w:t>último</w:t>
      </w:r>
      <w:r w:rsidR="00EE7399">
        <w:t xml:space="preserve"> el </w:t>
      </w:r>
      <w:r w:rsidR="002F660F">
        <w:t>desarrollo</w:t>
      </w:r>
      <w:r w:rsidR="00EE7399">
        <w:t xml:space="preserve"> del proyecto.</w:t>
      </w:r>
    </w:p>
    <w:p w14:paraId="047C1EEE" w14:textId="7B5A45C6" w:rsidR="00375F4B" w:rsidRDefault="00375F4B" w:rsidP="00375F4B">
      <w:pPr>
        <w:pStyle w:val="Descripcin"/>
        <w:keepNext/>
      </w:pPr>
      <w:bookmarkStart w:id="176" w:name="_Toc184321175"/>
      <w:r>
        <w:t xml:space="preserve">Ilustración </w:t>
      </w:r>
      <w:r w:rsidR="00F00A1A">
        <w:fldChar w:fldCharType="begin"/>
      </w:r>
      <w:r w:rsidR="00F00A1A">
        <w:instrText xml:space="preserve"> SEQ Ilustración \* ARABIC </w:instrText>
      </w:r>
      <w:r w:rsidR="00F00A1A">
        <w:fldChar w:fldCharType="separate"/>
      </w:r>
      <w:r w:rsidR="00F00A1A">
        <w:rPr>
          <w:noProof/>
        </w:rPr>
        <w:t>33</w:t>
      </w:r>
      <w:r w:rsidR="00F00A1A">
        <w:rPr>
          <w:noProof/>
        </w:rPr>
        <w:fldChar w:fldCharType="end"/>
      </w:r>
      <w:r>
        <w:t xml:space="preserve"> - Costos del proyecto</w:t>
      </w:r>
      <w:bookmarkEnd w:id="176"/>
    </w:p>
    <w:p w14:paraId="37CC1BDB" w14:textId="3D517F73" w:rsidR="00584D4F" w:rsidRPr="00584D4F" w:rsidRDefault="00546900" w:rsidP="00584D4F">
      <w:r w:rsidRPr="00546900">
        <w:rPr>
          <w:noProof/>
        </w:rPr>
        <w:drawing>
          <wp:inline distT="0" distB="0" distL="0" distR="0" wp14:anchorId="7A932116" wp14:editId="2E48D602">
            <wp:extent cx="8257540" cy="1412875"/>
            <wp:effectExtent l="19050" t="19050" r="10160" b="15875"/>
            <wp:docPr id="1781168514"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68514" name="Imagen 1" descr="Calendario&#10;&#10;Descripción generada automáticamente"/>
                    <pic:cNvPicPr/>
                  </pic:nvPicPr>
                  <pic:blipFill>
                    <a:blip r:embed="rId43"/>
                    <a:stretch>
                      <a:fillRect/>
                    </a:stretch>
                  </pic:blipFill>
                  <pic:spPr>
                    <a:xfrm>
                      <a:off x="0" y="0"/>
                      <a:ext cx="8257540" cy="1412875"/>
                    </a:xfrm>
                    <a:prstGeom prst="rect">
                      <a:avLst/>
                    </a:prstGeom>
                    <a:ln>
                      <a:solidFill>
                        <a:schemeClr val="accent1"/>
                      </a:solidFill>
                    </a:ln>
                  </pic:spPr>
                </pic:pic>
              </a:graphicData>
            </a:graphic>
          </wp:inline>
        </w:drawing>
      </w:r>
    </w:p>
    <w:p w14:paraId="2ED9FC79" w14:textId="70C20022" w:rsidR="00CD2C7B" w:rsidRDefault="001179A7" w:rsidP="00242C52">
      <w:pPr>
        <w:rPr>
          <w:rFonts w:ascii="Arial" w:hAnsi="Arial" w:cs="Arial"/>
        </w:rPr>
      </w:pPr>
      <w:r>
        <w:rPr>
          <w:rFonts w:ascii="Arial" w:hAnsi="Arial" w:cs="Arial"/>
        </w:rPr>
        <w:t xml:space="preserve">Pago de servicios en Microsoft </w:t>
      </w:r>
      <w:r w:rsidR="002F660F">
        <w:rPr>
          <w:rFonts w:ascii="Arial" w:hAnsi="Arial" w:cs="Arial"/>
        </w:rPr>
        <w:t>Azure (</w:t>
      </w:r>
      <w:r>
        <w:rPr>
          <w:rFonts w:ascii="Arial" w:hAnsi="Arial" w:cs="Arial"/>
        </w:rPr>
        <w:t>mensual)</w:t>
      </w:r>
    </w:p>
    <w:p w14:paraId="6E0A7C74" w14:textId="00AFE0DD" w:rsidR="00375F4B" w:rsidRDefault="00375F4B" w:rsidP="00375F4B">
      <w:pPr>
        <w:pStyle w:val="Descripcin"/>
        <w:keepNext/>
        <w:jc w:val="center"/>
      </w:pPr>
      <w:bookmarkStart w:id="177" w:name="_Toc184321176"/>
      <w:r>
        <w:t xml:space="preserve">Ilustración </w:t>
      </w:r>
      <w:r w:rsidR="00F00A1A">
        <w:fldChar w:fldCharType="begin"/>
      </w:r>
      <w:r w:rsidR="00F00A1A">
        <w:instrText xml:space="preserve"> SEQ Ilustración \* ARABIC </w:instrText>
      </w:r>
      <w:r w:rsidR="00F00A1A">
        <w:fldChar w:fldCharType="separate"/>
      </w:r>
      <w:r w:rsidR="00F00A1A">
        <w:rPr>
          <w:noProof/>
        </w:rPr>
        <w:t>34</w:t>
      </w:r>
      <w:r w:rsidR="00F00A1A">
        <w:rPr>
          <w:noProof/>
        </w:rPr>
        <w:fldChar w:fldCharType="end"/>
      </w:r>
      <w:r>
        <w:t xml:space="preserve"> - Presupuesto servicios Microsoft Azure</w:t>
      </w:r>
      <w:bookmarkEnd w:id="177"/>
    </w:p>
    <w:p w14:paraId="5D4D7781" w14:textId="0882A65F" w:rsidR="001179A7" w:rsidRPr="00D86EDA" w:rsidRDefault="001179A7" w:rsidP="00DA3E19">
      <w:pPr>
        <w:jc w:val="center"/>
        <w:rPr>
          <w:rFonts w:ascii="Arial" w:hAnsi="Arial" w:cs="Arial"/>
        </w:rPr>
      </w:pPr>
      <w:r>
        <w:rPr>
          <w:noProof/>
        </w:rPr>
        <w:drawing>
          <wp:inline distT="0" distB="0" distL="0" distR="0" wp14:anchorId="17354050" wp14:editId="514EA948">
            <wp:extent cx="4110617" cy="2286000"/>
            <wp:effectExtent l="19050" t="19050" r="23495" b="19050"/>
            <wp:docPr id="3" name="Imagen 2" descr="Interfaz de usuario gráfica, Texto, Aplicación, Correo electrónico&#10;&#10;Descripción generada automáticamente">
              <a:extLst xmlns:a="http://schemas.openxmlformats.org/drawingml/2006/main">
                <a:ext uri="{FF2B5EF4-FFF2-40B4-BE49-F238E27FC236}">
                  <a16:creationId xmlns:a16="http://schemas.microsoft.com/office/drawing/2014/main" id="{702C001F-3EDB-E664-1DA2-6E12E89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Interfaz de usuario gráfica, Texto, Aplicación, Correo electrónico&#10;&#10;Descripción generada automáticamente">
                      <a:extLst>
                        <a:ext uri="{FF2B5EF4-FFF2-40B4-BE49-F238E27FC236}">
                          <a16:creationId xmlns:a16="http://schemas.microsoft.com/office/drawing/2014/main" id="{702C001F-3EDB-E664-1DA2-6E12E8987B55}"/>
                        </a:ext>
                      </a:extLst>
                    </pic:cNvPr>
                    <pic:cNvPicPr>
                      <a:picLocks noChangeAspect="1"/>
                    </pic:cNvPicPr>
                  </pic:nvPicPr>
                  <pic:blipFill>
                    <a:blip r:embed="rId44"/>
                    <a:stretch>
                      <a:fillRect/>
                    </a:stretch>
                  </pic:blipFill>
                  <pic:spPr>
                    <a:xfrm>
                      <a:off x="0" y="0"/>
                      <a:ext cx="4140009" cy="2302345"/>
                    </a:xfrm>
                    <a:prstGeom prst="rect">
                      <a:avLst/>
                    </a:prstGeom>
                    <a:ln>
                      <a:solidFill>
                        <a:schemeClr val="accent1"/>
                      </a:solidFill>
                    </a:ln>
                  </pic:spPr>
                </pic:pic>
              </a:graphicData>
            </a:graphic>
          </wp:inline>
        </w:drawing>
      </w:r>
    </w:p>
    <w:p w14:paraId="67DBB874" w14:textId="77777777" w:rsidR="00DA3E19" w:rsidRDefault="00DA3E19" w:rsidP="00DA279A">
      <w:pPr>
        <w:jc w:val="center"/>
        <w:rPr>
          <w:rFonts w:ascii="Arial" w:hAnsi="Arial" w:cs="Arial"/>
          <w:noProof/>
        </w:rPr>
        <w:sectPr w:rsidR="00DA3E19" w:rsidSect="00DA3E19">
          <w:pgSz w:w="15840" w:h="12240" w:orient="landscape" w:code="1"/>
          <w:pgMar w:top="1701" w:right="1418" w:bottom="1701" w:left="1418" w:header="709" w:footer="709" w:gutter="0"/>
          <w:cols w:space="708"/>
          <w:titlePg/>
          <w:docGrid w:linePitch="360"/>
        </w:sectPr>
      </w:pPr>
    </w:p>
    <w:p w14:paraId="50859E04" w14:textId="71C7F0CE" w:rsidR="004A48C2" w:rsidRDefault="004A48C2" w:rsidP="0069244C">
      <w:pPr>
        <w:pStyle w:val="Subtituloproyecto"/>
        <w:outlineLvl w:val="1"/>
        <w:rPr>
          <w:noProof/>
        </w:rPr>
      </w:pPr>
      <w:bookmarkStart w:id="178" w:name="_Toc184323799"/>
      <w:r>
        <w:rPr>
          <w:noProof/>
        </w:rPr>
        <w:lastRenderedPageBreak/>
        <w:t>Flujo de caja</w:t>
      </w:r>
      <w:bookmarkEnd w:id="178"/>
    </w:p>
    <w:p w14:paraId="4035E7AD" w14:textId="0DEADF72" w:rsidR="002957ED" w:rsidRPr="00D86EDA" w:rsidRDefault="002957ED" w:rsidP="00931343">
      <w:pPr>
        <w:pStyle w:val="ParrafoProyecto0"/>
      </w:pPr>
      <w:r>
        <w:rPr>
          <w:noProof/>
        </w:rPr>
        <w:t>E</w:t>
      </w:r>
      <w:r w:rsidR="00931343">
        <w:rPr>
          <w:noProof/>
        </w:rPr>
        <w:t>n</w:t>
      </w:r>
      <w:r>
        <w:rPr>
          <w:noProof/>
        </w:rPr>
        <w:t xml:space="preserve"> el flujo de caja se puede apreciar que </w:t>
      </w:r>
      <w:r w:rsidR="00AE66C3">
        <w:rPr>
          <w:noProof/>
        </w:rPr>
        <w:t>el projecto empieza a rentar positivo a partir del 2 año</w:t>
      </w:r>
      <w:r w:rsidR="00931343">
        <w:rPr>
          <w:noProof/>
        </w:rPr>
        <w:t xml:space="preserve"> y a partir del 3 año se recupera completamente la inversión.</w:t>
      </w:r>
      <w:r w:rsidR="00B67556">
        <w:rPr>
          <w:noProof/>
        </w:rPr>
        <w:t xml:space="preserve"> Esto es consideran</w:t>
      </w:r>
      <w:r w:rsidR="00575AB3">
        <w:rPr>
          <w:noProof/>
        </w:rPr>
        <w:t>do solo a Setralog como cliente, eventualmente esto puede cambiar en caso de que más cliente este</w:t>
      </w:r>
      <w:r w:rsidR="00CF052D">
        <w:rPr>
          <w:noProof/>
        </w:rPr>
        <w:t>n</w:t>
      </w:r>
      <w:r w:rsidR="00575AB3">
        <w:rPr>
          <w:noProof/>
        </w:rPr>
        <w:t xml:space="preserve"> </w:t>
      </w:r>
      <w:r w:rsidR="00CF052D">
        <w:rPr>
          <w:noProof/>
        </w:rPr>
        <w:t>interesados en contratar esta solición el flujo variara en favor de la consul</w:t>
      </w:r>
      <w:r w:rsidR="00F87B67">
        <w:rPr>
          <w:noProof/>
        </w:rPr>
        <w:t xml:space="preserve">tora </w:t>
      </w:r>
      <w:r w:rsidR="00130AF8">
        <w:rPr>
          <w:noProof/>
        </w:rPr>
        <w:t>JMV Soluciones</w:t>
      </w:r>
    </w:p>
    <w:p w14:paraId="7EF0192B" w14:textId="48E0CCFD" w:rsidR="00F00A1A" w:rsidRDefault="00F00A1A" w:rsidP="00F00A1A">
      <w:pPr>
        <w:pStyle w:val="Descripcin"/>
        <w:keepNext/>
        <w:jc w:val="center"/>
      </w:pPr>
      <w:bookmarkStart w:id="179" w:name="_Toc184321177"/>
      <w:r>
        <w:t xml:space="preserve">Ilustración </w:t>
      </w:r>
      <w:r>
        <w:fldChar w:fldCharType="begin"/>
      </w:r>
      <w:r>
        <w:instrText xml:space="preserve"> SEQ Ilustración \* ARABIC </w:instrText>
      </w:r>
      <w:r>
        <w:fldChar w:fldCharType="separate"/>
      </w:r>
      <w:r>
        <w:rPr>
          <w:noProof/>
        </w:rPr>
        <w:t>35</w:t>
      </w:r>
      <w:r>
        <w:rPr>
          <w:noProof/>
        </w:rPr>
        <w:fldChar w:fldCharType="end"/>
      </w:r>
      <w:r>
        <w:t xml:space="preserve"> - Flujo de caja</w:t>
      </w:r>
      <w:bookmarkEnd w:id="179"/>
    </w:p>
    <w:p w14:paraId="1E8E2D03" w14:textId="796844DC" w:rsidR="0075405F" w:rsidRDefault="00FA0E5E" w:rsidP="003C5B5C">
      <w:pPr>
        <w:jc w:val="center"/>
        <w:rPr>
          <w:rFonts w:ascii="Arial" w:hAnsi="Arial" w:cs="Arial"/>
        </w:rPr>
      </w:pPr>
      <w:r w:rsidRPr="00FA0E5E">
        <w:rPr>
          <w:rFonts w:ascii="Arial" w:hAnsi="Arial" w:cs="Arial"/>
          <w:noProof/>
        </w:rPr>
        <w:drawing>
          <wp:inline distT="0" distB="0" distL="0" distR="0" wp14:anchorId="3026AC33" wp14:editId="258BA3C4">
            <wp:extent cx="5579110" cy="3113394"/>
            <wp:effectExtent l="19050" t="19050" r="21590" b="11430"/>
            <wp:docPr id="1665022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2297" name="Imagen 1" descr="Tabla&#10;&#10;Descripción generada automáticamente"/>
                    <pic:cNvPicPr/>
                  </pic:nvPicPr>
                  <pic:blipFill>
                    <a:blip r:embed="rId45"/>
                    <a:stretch>
                      <a:fillRect/>
                    </a:stretch>
                  </pic:blipFill>
                  <pic:spPr>
                    <a:xfrm>
                      <a:off x="0" y="0"/>
                      <a:ext cx="5591533" cy="3120326"/>
                    </a:xfrm>
                    <a:prstGeom prst="rect">
                      <a:avLst/>
                    </a:prstGeom>
                    <a:ln>
                      <a:solidFill>
                        <a:schemeClr val="accent1"/>
                      </a:solidFill>
                    </a:ln>
                  </pic:spPr>
                </pic:pic>
              </a:graphicData>
            </a:graphic>
          </wp:inline>
        </w:drawing>
      </w:r>
    </w:p>
    <w:p w14:paraId="41223C8D" w14:textId="77777777" w:rsidR="00FA0E5E" w:rsidRDefault="00FA0E5E" w:rsidP="00242C52">
      <w:pPr>
        <w:rPr>
          <w:rFonts w:ascii="Arial" w:hAnsi="Arial" w:cs="Arial"/>
        </w:rPr>
      </w:pPr>
    </w:p>
    <w:p w14:paraId="04450262" w14:textId="6990307A" w:rsidR="00242C52" w:rsidRPr="00D86EDA" w:rsidRDefault="00242C52" w:rsidP="006F7353">
      <w:pPr>
        <w:pStyle w:val="Subtituloproyecto"/>
        <w:outlineLvl w:val="1"/>
        <w:rPr>
          <w:rFonts w:cs="Arial"/>
        </w:rPr>
      </w:pPr>
      <w:bookmarkStart w:id="180" w:name="_Toc184323800"/>
      <w:r w:rsidRPr="00D86EDA">
        <w:rPr>
          <w:rFonts w:cs="Arial"/>
        </w:rPr>
        <w:t xml:space="preserve">VAN </w:t>
      </w:r>
      <w:r w:rsidR="007E7062" w:rsidRPr="00D86EDA">
        <w:rPr>
          <w:rFonts w:cs="Arial"/>
        </w:rPr>
        <w:t>valor actual neto</w:t>
      </w:r>
      <w:r w:rsidR="1038A501" w:rsidRPr="00D86EDA">
        <w:rPr>
          <w:rFonts w:cs="Arial"/>
        </w:rPr>
        <w:t>.</w:t>
      </w:r>
      <w:bookmarkEnd w:id="180"/>
      <w:r w:rsidR="007E7062" w:rsidRPr="00D86EDA">
        <w:rPr>
          <w:rFonts w:cs="Arial"/>
        </w:rPr>
        <w:t xml:space="preserve"> </w:t>
      </w:r>
    </w:p>
    <w:p w14:paraId="704BF972" w14:textId="5CE6D0BE" w:rsidR="00242C52" w:rsidRPr="00D86EDA" w:rsidRDefault="006A1820" w:rsidP="004A48C2">
      <w:pPr>
        <w:pStyle w:val="ParrafoProyecto0"/>
      </w:pPr>
      <w:r w:rsidRPr="00D86EDA">
        <w:t xml:space="preserve">El VAN del proyecto es de </w:t>
      </w:r>
      <w:r w:rsidR="00594F6A">
        <w:t xml:space="preserve">$25.297.410 </w:t>
      </w:r>
      <w:r w:rsidR="0070348F" w:rsidRPr="00D86EDA">
        <w:t xml:space="preserve">esto indica que el proyecto es rentable económicamente y se </w:t>
      </w:r>
      <w:r w:rsidR="00B26C40" w:rsidRPr="00D86EDA">
        <w:t xml:space="preserve">hace atractivo </w:t>
      </w:r>
      <w:r w:rsidR="000547B0" w:rsidRPr="00D86EDA">
        <w:t xml:space="preserve">invertir </w:t>
      </w:r>
      <w:r w:rsidR="00B26C40" w:rsidRPr="00D86EDA">
        <w:t>en el desde el punto de vista financiero</w:t>
      </w:r>
    </w:p>
    <w:p w14:paraId="2DAD9076" w14:textId="057F5FC2" w:rsidR="00242C52" w:rsidRPr="00D86EDA" w:rsidRDefault="00242C52" w:rsidP="006F7353">
      <w:pPr>
        <w:pStyle w:val="Subtituloproyecto"/>
        <w:outlineLvl w:val="1"/>
        <w:rPr>
          <w:rFonts w:cs="Arial"/>
        </w:rPr>
      </w:pPr>
      <w:bookmarkStart w:id="181" w:name="_Toc184323801"/>
      <w:r w:rsidRPr="00D86EDA">
        <w:rPr>
          <w:rFonts w:cs="Arial"/>
        </w:rPr>
        <w:t xml:space="preserve">TIR </w:t>
      </w:r>
      <w:r w:rsidR="00712870" w:rsidRPr="00D86EDA">
        <w:rPr>
          <w:rFonts w:cs="Arial"/>
        </w:rPr>
        <w:t>tasa interna de retorno</w:t>
      </w:r>
      <w:r w:rsidR="270788D0" w:rsidRPr="00D86EDA">
        <w:rPr>
          <w:rFonts w:cs="Arial"/>
        </w:rPr>
        <w:t>.</w:t>
      </w:r>
      <w:bookmarkEnd w:id="181"/>
      <w:r w:rsidR="00712870" w:rsidRPr="00D86EDA">
        <w:rPr>
          <w:rFonts w:cs="Arial"/>
        </w:rPr>
        <w:t xml:space="preserve"> </w:t>
      </w:r>
    </w:p>
    <w:p w14:paraId="5A010F68" w14:textId="16969442" w:rsidR="006A1820" w:rsidRPr="00D86EDA" w:rsidRDefault="006A1820" w:rsidP="004A48C2">
      <w:pPr>
        <w:pStyle w:val="ParrafoProyecto0"/>
      </w:pPr>
      <w:r w:rsidRPr="00D86EDA">
        <w:t xml:space="preserve">El TIR del proyecto es de </w:t>
      </w:r>
      <w:r w:rsidR="00594F6A">
        <w:t>43</w:t>
      </w:r>
      <w:r w:rsidRPr="00D86EDA">
        <w:t>%</w:t>
      </w:r>
      <w:r w:rsidR="003C7047" w:rsidRPr="00D86EDA">
        <w:t xml:space="preserve"> es quiere decir que el proyecto</w:t>
      </w:r>
      <w:r w:rsidR="000904D5" w:rsidRPr="00D86EDA">
        <w:t xml:space="preserve"> rentabiliza un </w:t>
      </w:r>
      <w:r w:rsidR="00754521">
        <w:t>43</w:t>
      </w:r>
      <w:r w:rsidR="000904D5" w:rsidRPr="00D86EDA">
        <w:t>% anualmente.</w:t>
      </w:r>
    </w:p>
    <w:p w14:paraId="02931E3A" w14:textId="6BDF0C2D" w:rsidR="00242C52" w:rsidRPr="00D86EDA" w:rsidRDefault="00242C52" w:rsidP="3248DF2B">
      <w:pPr>
        <w:spacing w:line="360" w:lineRule="auto"/>
        <w:jc w:val="both"/>
        <w:rPr>
          <w:rFonts w:ascii="Arial" w:hAnsi="Arial" w:cs="Arial"/>
          <w:highlight w:val="lightGray"/>
        </w:rPr>
      </w:pPr>
    </w:p>
    <w:p w14:paraId="6466BC93" w14:textId="77777777" w:rsidR="00E7150D" w:rsidRPr="00D86EDA" w:rsidRDefault="00E7150D" w:rsidP="3248DF2B">
      <w:pPr>
        <w:spacing w:line="360" w:lineRule="auto"/>
        <w:jc w:val="both"/>
        <w:rPr>
          <w:rFonts w:ascii="Arial" w:hAnsi="Arial" w:cs="Arial"/>
          <w:highlight w:val="lightGray"/>
        </w:rPr>
      </w:pPr>
    </w:p>
    <w:p w14:paraId="60FB3F01" w14:textId="14B1C1DA" w:rsidR="00242C52" w:rsidRPr="00D86EDA" w:rsidRDefault="00242C52" w:rsidP="00E676F6">
      <w:pPr>
        <w:pStyle w:val="TitulosProyecto"/>
        <w:outlineLvl w:val="0"/>
        <w:rPr>
          <w:rFonts w:cs="Arial"/>
        </w:rPr>
      </w:pPr>
      <w:bookmarkStart w:id="182" w:name="_Toc566175854"/>
      <w:bookmarkStart w:id="183" w:name="_Toc114471854"/>
      <w:bookmarkStart w:id="184" w:name="_Toc184323802"/>
      <w:r w:rsidRPr="00D86EDA">
        <w:rPr>
          <w:rFonts w:cs="Arial"/>
        </w:rPr>
        <w:lastRenderedPageBreak/>
        <w:t>Conclusión</w:t>
      </w:r>
      <w:r w:rsidR="5A19C338" w:rsidRPr="00D86EDA">
        <w:rPr>
          <w:rFonts w:cs="Arial"/>
        </w:rPr>
        <w:t>.</w:t>
      </w:r>
      <w:bookmarkEnd w:id="182"/>
      <w:bookmarkEnd w:id="183"/>
      <w:bookmarkEnd w:id="184"/>
    </w:p>
    <w:p w14:paraId="2EED2310" w14:textId="2E648BCB" w:rsidR="00096D52" w:rsidRPr="00D86EDA" w:rsidRDefault="00096D52" w:rsidP="00096D52">
      <w:pPr>
        <w:pStyle w:val="ParrafoProyecto0"/>
      </w:pPr>
      <w:r w:rsidRPr="00D86EDA">
        <w:t>El proyecto APT ofrece una solución integral basada en una plataforma web, diseñada para abordar las ineficiencias operativas de Setralog mediante la implementación de tecnologías modernas. Esta herramienta centraliza la gestión de clientes y órdenes de transporte, optimizando los procesos y reduciendo significativamente los errores y tiempos de respuesta.</w:t>
      </w:r>
    </w:p>
    <w:p w14:paraId="5A66DE60" w14:textId="38A1FA88" w:rsidR="00096D52" w:rsidRPr="00D86EDA" w:rsidRDefault="00096D52" w:rsidP="00096D52">
      <w:pPr>
        <w:pStyle w:val="ParrafoProyecto0"/>
      </w:pPr>
      <w:r w:rsidRPr="00D86EDA">
        <w:t>La propuesta, basada en metodologías ágiles, no solo mejora la experiencia del cliente a través de una interfaz intuitiva, sino que</w:t>
      </w:r>
      <w:r w:rsidR="00943B0E">
        <w:t>,</w:t>
      </w:r>
      <w:r w:rsidRPr="00D86EDA">
        <w:t xml:space="preserve"> también fortalece la competitividad de Setralog en el mercado actual. La adopción de tecnologías en la nube asegura escalabilidad, seguridad y flexibilidad, mientras que la automatización de procesos incrementa la precisión y eficiencia operativa.</w:t>
      </w:r>
    </w:p>
    <w:p w14:paraId="376DE03E" w14:textId="31C47D10" w:rsidR="00096D52" w:rsidRPr="00D86EDA" w:rsidRDefault="0BD2027E" w:rsidP="00096D52">
      <w:pPr>
        <w:pStyle w:val="ParrafoProyecto0"/>
      </w:pPr>
      <w:r w:rsidRPr="00D86EDA">
        <w:t>El</w:t>
      </w:r>
      <w:r w:rsidR="00096D52" w:rsidRPr="00D86EDA">
        <w:t xml:space="preserve"> proyecto tiene un impacto positivo en la empresa, </w:t>
      </w:r>
      <w:r w:rsidRPr="00D86EDA">
        <w:t>y</w:t>
      </w:r>
      <w:r w:rsidR="00096D52" w:rsidRPr="00D86EDA">
        <w:t xml:space="preserve"> permite a los integrantes del equipo aplicar y desarrollar las competencias técnicas, blandas y de gestión adquiridas en Ingeniería en Informática, consolidando así su preparación profesional.</w:t>
      </w:r>
    </w:p>
    <w:p w14:paraId="0FDE15E8" w14:textId="72BBEFD8" w:rsidR="00242C52" w:rsidRPr="00D86EDA" w:rsidRDefault="00242C52" w:rsidP="23DEC673">
      <w:pPr>
        <w:spacing w:line="360" w:lineRule="auto"/>
        <w:jc w:val="both"/>
        <w:rPr>
          <w:rFonts w:ascii="Arial" w:hAnsi="Arial" w:cs="Arial"/>
        </w:rPr>
      </w:pPr>
    </w:p>
    <w:p w14:paraId="4C745643" w14:textId="200B2003" w:rsidR="23DEC673" w:rsidRPr="00D86EDA" w:rsidRDefault="23DEC673" w:rsidP="23DEC673">
      <w:pPr>
        <w:spacing w:line="360" w:lineRule="auto"/>
        <w:jc w:val="both"/>
        <w:rPr>
          <w:rFonts w:ascii="Arial" w:hAnsi="Arial" w:cs="Arial"/>
        </w:rPr>
      </w:pPr>
    </w:p>
    <w:p w14:paraId="63C64E42" w14:textId="434CEA5B" w:rsidR="36C3B248" w:rsidRPr="00D86EDA" w:rsidRDefault="36C3B248" w:rsidP="36C3B248">
      <w:pPr>
        <w:spacing w:line="360" w:lineRule="auto"/>
        <w:jc w:val="both"/>
        <w:rPr>
          <w:rFonts w:ascii="Arial" w:hAnsi="Arial" w:cs="Arial"/>
        </w:rPr>
      </w:pPr>
    </w:p>
    <w:p w14:paraId="4F9EA83C" w14:textId="203ECBCC" w:rsidR="36C3B248" w:rsidRPr="00D86EDA" w:rsidRDefault="36C3B248" w:rsidP="36C3B248">
      <w:pPr>
        <w:spacing w:line="360" w:lineRule="auto"/>
        <w:jc w:val="both"/>
        <w:rPr>
          <w:rFonts w:ascii="Arial" w:hAnsi="Arial" w:cs="Arial"/>
        </w:rPr>
      </w:pPr>
    </w:p>
    <w:p w14:paraId="09517BF2" w14:textId="29D0D479" w:rsidR="36C3B248" w:rsidRPr="00D86EDA" w:rsidRDefault="36C3B248" w:rsidP="36C3B248">
      <w:pPr>
        <w:spacing w:line="360" w:lineRule="auto"/>
        <w:jc w:val="both"/>
        <w:rPr>
          <w:rFonts w:ascii="Arial" w:hAnsi="Arial" w:cs="Arial"/>
        </w:rPr>
      </w:pPr>
    </w:p>
    <w:p w14:paraId="269669B8" w14:textId="256506C6" w:rsidR="36C3B248" w:rsidRPr="00D86EDA" w:rsidRDefault="36C3B248" w:rsidP="36C3B248">
      <w:pPr>
        <w:spacing w:line="360" w:lineRule="auto"/>
        <w:jc w:val="both"/>
        <w:rPr>
          <w:rFonts w:ascii="Arial" w:hAnsi="Arial" w:cs="Arial"/>
        </w:rPr>
      </w:pPr>
    </w:p>
    <w:p w14:paraId="517622E2" w14:textId="081C134E" w:rsidR="36C3B248" w:rsidRPr="00D86EDA" w:rsidRDefault="36C3B248" w:rsidP="36C3B248">
      <w:pPr>
        <w:spacing w:line="360" w:lineRule="auto"/>
        <w:jc w:val="both"/>
        <w:rPr>
          <w:rFonts w:ascii="Arial" w:hAnsi="Arial" w:cs="Arial"/>
        </w:rPr>
      </w:pPr>
    </w:p>
    <w:p w14:paraId="6D0E6B48" w14:textId="48B6FF39" w:rsidR="36C3B248" w:rsidRPr="00D86EDA" w:rsidRDefault="36C3B248" w:rsidP="36C3B248">
      <w:pPr>
        <w:spacing w:line="360" w:lineRule="auto"/>
        <w:jc w:val="both"/>
        <w:rPr>
          <w:rFonts w:ascii="Arial" w:hAnsi="Arial" w:cs="Arial"/>
        </w:rPr>
      </w:pPr>
    </w:p>
    <w:p w14:paraId="358D2008" w14:textId="546931C6" w:rsidR="36C3B248" w:rsidRDefault="36C3B248" w:rsidP="36C3B248">
      <w:pPr>
        <w:spacing w:line="360" w:lineRule="auto"/>
        <w:jc w:val="both"/>
        <w:rPr>
          <w:rFonts w:ascii="Arial" w:hAnsi="Arial" w:cs="Arial"/>
        </w:rPr>
      </w:pPr>
    </w:p>
    <w:p w14:paraId="05FB2BE1" w14:textId="77777777" w:rsidR="00365E94" w:rsidRPr="00D86EDA" w:rsidRDefault="00365E94" w:rsidP="36C3B248">
      <w:pPr>
        <w:spacing w:line="360" w:lineRule="auto"/>
        <w:jc w:val="both"/>
        <w:rPr>
          <w:rFonts w:ascii="Arial" w:hAnsi="Arial" w:cs="Arial"/>
        </w:rPr>
      </w:pPr>
    </w:p>
    <w:p w14:paraId="18023AA6" w14:textId="7152223E" w:rsidR="36C3B248" w:rsidRPr="00D86EDA" w:rsidRDefault="36C3B248" w:rsidP="36C3B248">
      <w:pPr>
        <w:spacing w:line="360" w:lineRule="auto"/>
        <w:jc w:val="both"/>
        <w:rPr>
          <w:rFonts w:ascii="Arial" w:hAnsi="Arial" w:cs="Arial"/>
        </w:rPr>
      </w:pPr>
    </w:p>
    <w:p w14:paraId="40912942" w14:textId="25FD9B76" w:rsidR="00EC1535" w:rsidRPr="00D86EDA" w:rsidRDefault="00EC1535" w:rsidP="00E676F6">
      <w:pPr>
        <w:pStyle w:val="TitulosProyecto"/>
        <w:outlineLvl w:val="0"/>
        <w:rPr>
          <w:rFonts w:cs="Arial"/>
        </w:rPr>
      </w:pPr>
      <w:bookmarkStart w:id="185" w:name="_Toc675750178"/>
      <w:bookmarkStart w:id="186" w:name="_Toc1634631374"/>
      <w:bookmarkStart w:id="187" w:name="_Toc184323803"/>
      <w:r w:rsidRPr="00D86EDA">
        <w:rPr>
          <w:rFonts w:cs="Arial"/>
        </w:rPr>
        <w:lastRenderedPageBreak/>
        <w:t>Mejoras a futuro</w:t>
      </w:r>
      <w:r w:rsidR="44712EA8" w:rsidRPr="00D86EDA">
        <w:rPr>
          <w:rFonts w:cs="Arial"/>
        </w:rPr>
        <w:t>.</w:t>
      </w:r>
      <w:bookmarkEnd w:id="185"/>
      <w:bookmarkEnd w:id="186"/>
      <w:bookmarkEnd w:id="187"/>
    </w:p>
    <w:p w14:paraId="1B558EC0" w14:textId="095AC35F" w:rsidR="00625094" w:rsidRPr="00D86EDA" w:rsidRDefault="00D03862" w:rsidP="00D03862">
      <w:pPr>
        <w:pStyle w:val="ParrafoProyecto0"/>
      </w:pPr>
      <w:r w:rsidRPr="00D86EDA">
        <w:t>Debido a las limitaciones de tiempo en el desarrollo del proyecto, no fue posible incluir módulos adicionales que podrían agregar más valor. Sin embargo, a continuación, se presentan algunas ideas de mejora que podrían optimizar aún más el software desarrollado y maximizar los beneficios a largo plazo:</w:t>
      </w:r>
    </w:p>
    <w:p w14:paraId="5BFB0194" w14:textId="068EE7DA" w:rsidR="00625094" w:rsidRPr="00D86EDA" w:rsidRDefault="00F546EC" w:rsidP="008C249D">
      <w:pPr>
        <w:pStyle w:val="Prrafodelista"/>
        <w:numPr>
          <w:ilvl w:val="0"/>
          <w:numId w:val="22"/>
        </w:numPr>
        <w:rPr>
          <w:rFonts w:ascii="Arial" w:hAnsi="Arial" w:cs="Arial"/>
        </w:rPr>
      </w:pPr>
      <w:r w:rsidRPr="00D86EDA">
        <w:rPr>
          <w:rFonts w:ascii="Arial" w:hAnsi="Arial" w:cs="Arial"/>
        </w:rPr>
        <w:t xml:space="preserve">Optimización de </w:t>
      </w:r>
      <w:r w:rsidR="00F72BBA" w:rsidRPr="00D86EDA">
        <w:rPr>
          <w:rFonts w:ascii="Arial" w:hAnsi="Arial" w:cs="Arial"/>
        </w:rPr>
        <w:t xml:space="preserve">rutas </w:t>
      </w:r>
    </w:p>
    <w:p w14:paraId="39DECAD5" w14:textId="296DE17F" w:rsidR="00864E59" w:rsidRPr="00D86EDA" w:rsidRDefault="00864E59" w:rsidP="008C249D">
      <w:pPr>
        <w:pStyle w:val="Prrafodelista"/>
        <w:numPr>
          <w:ilvl w:val="0"/>
          <w:numId w:val="22"/>
        </w:numPr>
        <w:rPr>
          <w:rFonts w:ascii="Arial" w:hAnsi="Arial" w:cs="Arial"/>
        </w:rPr>
      </w:pPr>
      <w:r w:rsidRPr="00D86EDA">
        <w:rPr>
          <w:rFonts w:ascii="Arial" w:hAnsi="Arial" w:cs="Arial"/>
        </w:rPr>
        <w:t>Rastreo</w:t>
      </w:r>
      <w:r w:rsidR="001E0BAE" w:rsidRPr="00D86EDA">
        <w:rPr>
          <w:rFonts w:ascii="Arial" w:hAnsi="Arial" w:cs="Arial"/>
        </w:rPr>
        <w:t xml:space="preserve"> de</w:t>
      </w:r>
      <w:r w:rsidR="24F0AC9C" w:rsidRPr="00D86EDA">
        <w:rPr>
          <w:rFonts w:ascii="Arial" w:hAnsi="Arial" w:cs="Arial"/>
        </w:rPr>
        <w:t xml:space="preserve"> </w:t>
      </w:r>
      <w:r w:rsidR="001E0BAE" w:rsidRPr="00D86EDA">
        <w:rPr>
          <w:rFonts w:ascii="Arial" w:hAnsi="Arial" w:cs="Arial"/>
        </w:rPr>
        <w:t xml:space="preserve">los vehículos de carga </w:t>
      </w:r>
      <w:r w:rsidRPr="00D86EDA">
        <w:rPr>
          <w:rFonts w:ascii="Arial" w:hAnsi="Arial" w:cs="Arial"/>
        </w:rPr>
        <w:t>con GPS mediante tecnología IOT</w:t>
      </w:r>
      <w:r w:rsidR="001E0BAE" w:rsidRPr="00D86EDA">
        <w:rPr>
          <w:rFonts w:ascii="Arial" w:hAnsi="Arial" w:cs="Arial"/>
        </w:rPr>
        <w:t>.</w:t>
      </w:r>
    </w:p>
    <w:p w14:paraId="2AC79648" w14:textId="48913220" w:rsidR="001E0BAE" w:rsidRPr="00D86EDA" w:rsidRDefault="001E0BAE" w:rsidP="008C249D">
      <w:pPr>
        <w:pStyle w:val="Prrafodelista"/>
        <w:numPr>
          <w:ilvl w:val="0"/>
          <w:numId w:val="22"/>
        </w:numPr>
        <w:rPr>
          <w:rFonts w:ascii="Arial" w:hAnsi="Arial" w:cs="Arial"/>
        </w:rPr>
      </w:pPr>
      <w:r w:rsidRPr="00D86EDA">
        <w:rPr>
          <w:rFonts w:ascii="Arial" w:hAnsi="Arial" w:cs="Arial"/>
        </w:rPr>
        <w:t>Cubicación automática de los camiones de carga.</w:t>
      </w:r>
    </w:p>
    <w:p w14:paraId="0809E441" w14:textId="6CA873FD" w:rsidR="001E0BAE" w:rsidRPr="00D86EDA" w:rsidRDefault="001E0BAE" w:rsidP="008C249D">
      <w:pPr>
        <w:pStyle w:val="Prrafodelista"/>
        <w:numPr>
          <w:ilvl w:val="0"/>
          <w:numId w:val="22"/>
        </w:numPr>
        <w:rPr>
          <w:rFonts w:ascii="Arial" w:hAnsi="Arial" w:cs="Arial"/>
        </w:rPr>
      </w:pPr>
      <w:r w:rsidRPr="00D86EDA">
        <w:rPr>
          <w:rFonts w:ascii="Arial" w:hAnsi="Arial" w:cs="Arial"/>
        </w:rPr>
        <w:t xml:space="preserve">Conexión con SII para </w:t>
      </w:r>
      <w:r w:rsidR="008C249D" w:rsidRPr="00D86EDA">
        <w:rPr>
          <w:rFonts w:ascii="Arial" w:hAnsi="Arial" w:cs="Arial"/>
        </w:rPr>
        <w:t>validación</w:t>
      </w:r>
      <w:r w:rsidRPr="00D86EDA">
        <w:rPr>
          <w:rFonts w:ascii="Arial" w:hAnsi="Arial" w:cs="Arial"/>
        </w:rPr>
        <w:t xml:space="preserve"> de datos de clientes.</w:t>
      </w:r>
    </w:p>
    <w:p w14:paraId="37594E6F" w14:textId="55843B29" w:rsidR="008C249D" w:rsidRPr="00D86EDA" w:rsidRDefault="00AB6CB0" w:rsidP="008C249D">
      <w:pPr>
        <w:pStyle w:val="Prrafodelista"/>
        <w:numPr>
          <w:ilvl w:val="0"/>
          <w:numId w:val="22"/>
        </w:numPr>
        <w:rPr>
          <w:rFonts w:ascii="Arial" w:hAnsi="Arial" w:cs="Arial"/>
        </w:rPr>
      </w:pPr>
      <w:proofErr w:type="spellStart"/>
      <w:r w:rsidRPr="00D86EDA">
        <w:rPr>
          <w:rFonts w:ascii="Arial" w:hAnsi="Arial" w:cs="Arial"/>
        </w:rPr>
        <w:t>Dashboard</w:t>
      </w:r>
      <w:proofErr w:type="spellEnd"/>
      <w:r w:rsidRPr="00D86EDA">
        <w:rPr>
          <w:rFonts w:ascii="Arial" w:hAnsi="Arial" w:cs="Arial"/>
        </w:rPr>
        <w:t xml:space="preserve"> interactivo con alguna herramienta BI para </w:t>
      </w:r>
      <w:r w:rsidR="00B92C67" w:rsidRPr="00D86EDA">
        <w:rPr>
          <w:rFonts w:ascii="Arial" w:hAnsi="Arial" w:cs="Arial"/>
        </w:rPr>
        <w:t>análisis de rendimiento.</w:t>
      </w:r>
    </w:p>
    <w:p w14:paraId="413D1867" w14:textId="5F9D649D" w:rsidR="00B92C67" w:rsidRPr="00D86EDA" w:rsidRDefault="00F1192A" w:rsidP="008C249D">
      <w:pPr>
        <w:pStyle w:val="Prrafodelista"/>
        <w:numPr>
          <w:ilvl w:val="0"/>
          <w:numId w:val="22"/>
        </w:numPr>
        <w:rPr>
          <w:rFonts w:ascii="Arial" w:hAnsi="Arial" w:cs="Arial"/>
        </w:rPr>
      </w:pPr>
      <w:r w:rsidRPr="00D86EDA">
        <w:rPr>
          <w:rFonts w:ascii="Arial" w:hAnsi="Arial" w:cs="Arial"/>
        </w:rPr>
        <w:t>Módulo</w:t>
      </w:r>
      <w:r w:rsidR="00F74C62" w:rsidRPr="00D86EDA">
        <w:rPr>
          <w:rFonts w:ascii="Arial" w:hAnsi="Arial" w:cs="Arial"/>
        </w:rPr>
        <w:t xml:space="preserve"> de contabilidad</w:t>
      </w:r>
    </w:p>
    <w:p w14:paraId="1A1E1DE2" w14:textId="7DC026F7" w:rsidR="00F74C62" w:rsidRPr="00D86EDA" w:rsidRDefault="00F74C62" w:rsidP="008C249D">
      <w:pPr>
        <w:pStyle w:val="Prrafodelista"/>
        <w:numPr>
          <w:ilvl w:val="0"/>
          <w:numId w:val="22"/>
        </w:numPr>
        <w:rPr>
          <w:rFonts w:ascii="Arial" w:hAnsi="Arial" w:cs="Arial"/>
        </w:rPr>
      </w:pPr>
      <w:r w:rsidRPr="00D86EDA">
        <w:rPr>
          <w:rFonts w:ascii="Arial" w:hAnsi="Arial" w:cs="Arial"/>
        </w:rPr>
        <w:t>Facturación electrónica integrada.</w:t>
      </w:r>
    </w:p>
    <w:p w14:paraId="5A2F95C7" w14:textId="4094610A" w:rsidR="00F74C62" w:rsidRPr="00D86EDA" w:rsidRDefault="2160F78A" w:rsidP="008C249D">
      <w:pPr>
        <w:pStyle w:val="Prrafodelista"/>
        <w:numPr>
          <w:ilvl w:val="0"/>
          <w:numId w:val="22"/>
        </w:numPr>
        <w:rPr>
          <w:rFonts w:ascii="Arial" w:hAnsi="Arial" w:cs="Arial"/>
        </w:rPr>
      </w:pPr>
      <w:r w:rsidRPr="00D86EDA">
        <w:rPr>
          <w:rFonts w:ascii="Arial" w:hAnsi="Arial" w:cs="Arial"/>
        </w:rPr>
        <w:t>Módulo</w:t>
      </w:r>
      <w:r w:rsidR="0039770C" w:rsidRPr="00D86EDA">
        <w:rPr>
          <w:rFonts w:ascii="Arial" w:hAnsi="Arial" w:cs="Arial"/>
        </w:rPr>
        <w:t xml:space="preserve"> de inventario</w:t>
      </w:r>
      <w:r w:rsidR="00220D1D" w:rsidRPr="00D86EDA">
        <w:rPr>
          <w:rFonts w:ascii="Arial" w:hAnsi="Arial" w:cs="Arial"/>
        </w:rPr>
        <w:t xml:space="preserve"> </w:t>
      </w:r>
      <w:r w:rsidR="009563AD" w:rsidRPr="00D86EDA">
        <w:rPr>
          <w:rFonts w:ascii="Arial" w:hAnsi="Arial" w:cs="Arial"/>
        </w:rPr>
        <w:t>(</w:t>
      </w:r>
      <w:r w:rsidR="00757CC5" w:rsidRPr="00D86EDA">
        <w:rPr>
          <w:rFonts w:ascii="Arial" w:hAnsi="Arial" w:cs="Arial"/>
        </w:rPr>
        <w:t xml:space="preserve">en caso de que cliente final </w:t>
      </w:r>
      <w:r w:rsidR="00583520" w:rsidRPr="00D86EDA">
        <w:rPr>
          <w:rFonts w:ascii="Arial" w:hAnsi="Arial" w:cs="Arial"/>
        </w:rPr>
        <w:t xml:space="preserve">solicite el servicio de </w:t>
      </w:r>
      <w:r w:rsidR="00956F1A" w:rsidRPr="00D86EDA">
        <w:rPr>
          <w:rFonts w:ascii="Arial" w:hAnsi="Arial" w:cs="Arial"/>
        </w:rPr>
        <w:t xml:space="preserve">almacenaje y </w:t>
      </w:r>
      <w:r w:rsidR="00117C95" w:rsidRPr="00D86EDA">
        <w:rPr>
          <w:rFonts w:ascii="Arial" w:hAnsi="Arial" w:cs="Arial"/>
        </w:rPr>
        <w:t>transporte</w:t>
      </w:r>
      <w:r w:rsidR="004E2F22" w:rsidRPr="00D86EDA">
        <w:rPr>
          <w:rFonts w:ascii="Arial" w:hAnsi="Arial" w:cs="Arial"/>
        </w:rPr>
        <w:t>)</w:t>
      </w:r>
    </w:p>
    <w:p w14:paraId="4F87AC35" w14:textId="078C7819" w:rsidR="00B67C03" w:rsidRPr="00D86EDA" w:rsidRDefault="00117C95" w:rsidP="008C249D">
      <w:pPr>
        <w:pStyle w:val="Prrafodelista"/>
        <w:numPr>
          <w:ilvl w:val="0"/>
          <w:numId w:val="22"/>
        </w:numPr>
        <w:rPr>
          <w:rFonts w:ascii="Arial" w:hAnsi="Arial" w:cs="Arial"/>
        </w:rPr>
      </w:pPr>
      <w:r w:rsidRPr="00D86EDA">
        <w:rPr>
          <w:rFonts w:ascii="Arial" w:hAnsi="Arial" w:cs="Arial"/>
        </w:rPr>
        <w:t>Recepción electrónica de factura de proveedores.</w:t>
      </w:r>
    </w:p>
    <w:p w14:paraId="67F6DD3C" w14:textId="0D5F5BBE" w:rsidR="00117C95" w:rsidRPr="00D86EDA" w:rsidRDefault="00117C95" w:rsidP="008C249D">
      <w:pPr>
        <w:pStyle w:val="Prrafodelista"/>
        <w:numPr>
          <w:ilvl w:val="0"/>
          <w:numId w:val="22"/>
        </w:numPr>
        <w:rPr>
          <w:rFonts w:ascii="Arial" w:hAnsi="Arial" w:cs="Arial"/>
        </w:rPr>
      </w:pPr>
      <w:r w:rsidRPr="00D86EDA">
        <w:rPr>
          <w:rFonts w:ascii="Arial" w:hAnsi="Arial" w:cs="Arial"/>
        </w:rPr>
        <w:t xml:space="preserve">Generación de </w:t>
      </w:r>
      <w:r w:rsidR="00C55D46" w:rsidRPr="00D86EDA">
        <w:rPr>
          <w:rFonts w:ascii="Arial" w:hAnsi="Arial" w:cs="Arial"/>
        </w:rPr>
        <w:t>órdenes</w:t>
      </w:r>
      <w:r w:rsidRPr="00D86EDA">
        <w:rPr>
          <w:rFonts w:ascii="Arial" w:hAnsi="Arial" w:cs="Arial"/>
        </w:rPr>
        <w:t xml:space="preserve"> de compra.</w:t>
      </w:r>
    </w:p>
    <w:p w14:paraId="2ED7F468" w14:textId="5F040BBA" w:rsidR="00C55D46" w:rsidRPr="00D86EDA" w:rsidRDefault="00C55D46" w:rsidP="008C249D">
      <w:pPr>
        <w:pStyle w:val="Prrafodelista"/>
        <w:numPr>
          <w:ilvl w:val="0"/>
          <w:numId w:val="22"/>
        </w:numPr>
        <w:rPr>
          <w:rFonts w:ascii="Arial" w:hAnsi="Arial" w:cs="Arial"/>
        </w:rPr>
      </w:pPr>
      <w:r w:rsidRPr="00D86EDA">
        <w:rPr>
          <w:rFonts w:ascii="Arial" w:hAnsi="Arial" w:cs="Arial"/>
        </w:rPr>
        <w:t>Control de mantenciones de flo</w:t>
      </w:r>
      <w:r w:rsidR="00B50150">
        <w:rPr>
          <w:rFonts w:ascii="Arial" w:hAnsi="Arial" w:cs="Arial"/>
        </w:rPr>
        <w:t>t</w:t>
      </w:r>
      <w:r w:rsidRPr="00D86EDA">
        <w:rPr>
          <w:rFonts w:ascii="Arial" w:hAnsi="Arial" w:cs="Arial"/>
        </w:rPr>
        <w:t>a vehicular.</w:t>
      </w:r>
    </w:p>
    <w:p w14:paraId="7EFA8045" w14:textId="77777777" w:rsidR="00C55D46" w:rsidRPr="00D86EDA" w:rsidRDefault="00C55D46" w:rsidP="00D5671A">
      <w:pPr>
        <w:pStyle w:val="Prrafodelista"/>
        <w:rPr>
          <w:rFonts w:ascii="Arial" w:hAnsi="Arial" w:cs="Arial"/>
        </w:rPr>
      </w:pPr>
    </w:p>
    <w:p w14:paraId="0F7B9C00" w14:textId="78B61E18" w:rsidR="00F86C5D" w:rsidRPr="00D86EDA" w:rsidRDefault="00F86C5D" w:rsidP="000339DA">
      <w:pPr>
        <w:rPr>
          <w:rFonts w:ascii="Arial" w:hAnsi="Arial" w:cs="Arial"/>
        </w:rPr>
      </w:pPr>
    </w:p>
    <w:p w14:paraId="22AC78C8" w14:textId="6F00E308" w:rsidR="00F86C5D" w:rsidRPr="00D86EDA" w:rsidRDefault="00F86C5D" w:rsidP="000339DA">
      <w:pPr>
        <w:rPr>
          <w:rFonts w:ascii="Arial" w:hAnsi="Arial" w:cs="Arial"/>
        </w:rPr>
      </w:pPr>
    </w:p>
    <w:p w14:paraId="7916413A" w14:textId="77777777" w:rsidR="00242C52" w:rsidRPr="00D86EDA" w:rsidRDefault="00242C52" w:rsidP="00242C52">
      <w:pPr>
        <w:rPr>
          <w:rFonts w:ascii="Arial" w:hAnsi="Arial" w:cs="Arial"/>
        </w:rPr>
      </w:pPr>
    </w:p>
    <w:p w14:paraId="504B75FC" w14:textId="77777777" w:rsidR="00EC1535" w:rsidRPr="00D86EDA" w:rsidRDefault="00EC1535" w:rsidP="00242C52">
      <w:pPr>
        <w:rPr>
          <w:rFonts w:ascii="Arial" w:hAnsi="Arial" w:cs="Arial"/>
        </w:rPr>
      </w:pPr>
    </w:p>
    <w:p w14:paraId="17583C93" w14:textId="77777777" w:rsidR="00970F3C" w:rsidRPr="00D86EDA" w:rsidRDefault="00970F3C" w:rsidP="00242C52">
      <w:pPr>
        <w:rPr>
          <w:rFonts w:ascii="Arial" w:hAnsi="Arial" w:cs="Arial"/>
        </w:rPr>
      </w:pPr>
    </w:p>
    <w:p w14:paraId="5C2629F5" w14:textId="77777777" w:rsidR="00970F3C" w:rsidRPr="00D86EDA" w:rsidRDefault="00970F3C" w:rsidP="00242C52">
      <w:pPr>
        <w:rPr>
          <w:rFonts w:ascii="Arial" w:hAnsi="Arial" w:cs="Arial"/>
        </w:rPr>
      </w:pPr>
    </w:p>
    <w:p w14:paraId="53C60E9F" w14:textId="77777777" w:rsidR="00E676F6" w:rsidRPr="00D86EDA" w:rsidRDefault="00E676F6" w:rsidP="00242C52">
      <w:pPr>
        <w:rPr>
          <w:rFonts w:ascii="Arial" w:hAnsi="Arial" w:cs="Arial"/>
        </w:rPr>
      </w:pPr>
    </w:p>
    <w:p w14:paraId="5C8B1F21" w14:textId="2DD916EF" w:rsidR="00E676F6" w:rsidRPr="00D86EDA" w:rsidRDefault="00E676F6" w:rsidP="00242C52">
      <w:pPr>
        <w:rPr>
          <w:rFonts w:ascii="Arial" w:hAnsi="Arial" w:cs="Arial"/>
        </w:rPr>
      </w:pPr>
    </w:p>
    <w:p w14:paraId="478BC201" w14:textId="1F859FC9" w:rsidR="36C3B248" w:rsidRPr="00D86EDA" w:rsidRDefault="36C3B248">
      <w:pPr>
        <w:rPr>
          <w:rFonts w:ascii="Arial" w:hAnsi="Arial" w:cs="Arial"/>
        </w:rPr>
      </w:pPr>
    </w:p>
    <w:p w14:paraId="0D363768" w14:textId="672C11EF" w:rsidR="36C3B248" w:rsidRPr="00D86EDA" w:rsidRDefault="36C3B248">
      <w:pPr>
        <w:rPr>
          <w:rFonts w:ascii="Arial" w:hAnsi="Arial" w:cs="Arial"/>
        </w:rPr>
      </w:pPr>
    </w:p>
    <w:p w14:paraId="0BAA662C" w14:textId="580D6765" w:rsidR="36C3B248" w:rsidRPr="00D86EDA" w:rsidRDefault="36C3B248">
      <w:pPr>
        <w:rPr>
          <w:rFonts w:ascii="Arial" w:hAnsi="Arial" w:cs="Arial"/>
        </w:rPr>
      </w:pPr>
    </w:p>
    <w:p w14:paraId="33DF65C4" w14:textId="77777777" w:rsidR="00D40F47" w:rsidRDefault="00D40F47">
      <w:pPr>
        <w:rPr>
          <w:rFonts w:ascii="Arial" w:hAnsi="Arial" w:cs="Arial"/>
        </w:rPr>
      </w:pPr>
    </w:p>
    <w:p w14:paraId="6AF1A3C3" w14:textId="77777777" w:rsidR="00911281" w:rsidRDefault="00911281">
      <w:pPr>
        <w:rPr>
          <w:rFonts w:ascii="Arial" w:hAnsi="Arial" w:cs="Arial"/>
        </w:rPr>
      </w:pPr>
    </w:p>
    <w:p w14:paraId="5BB7BE9F" w14:textId="77777777" w:rsidR="00365E94" w:rsidRDefault="00365E94">
      <w:pPr>
        <w:rPr>
          <w:rFonts w:ascii="Arial" w:hAnsi="Arial" w:cs="Arial"/>
        </w:rPr>
      </w:pPr>
    </w:p>
    <w:p w14:paraId="56FF3D7C" w14:textId="77777777" w:rsidR="00365E94" w:rsidRDefault="00365E94">
      <w:pPr>
        <w:rPr>
          <w:rFonts w:ascii="Arial" w:hAnsi="Arial" w:cs="Arial"/>
        </w:rPr>
      </w:pPr>
    </w:p>
    <w:p w14:paraId="65D1456E" w14:textId="40A54356" w:rsidR="00242C52" w:rsidRPr="00D86EDA" w:rsidRDefault="00242C52" w:rsidP="00E676F6">
      <w:pPr>
        <w:pStyle w:val="TitulosProyecto"/>
        <w:outlineLvl w:val="0"/>
        <w:rPr>
          <w:rFonts w:cs="Arial"/>
        </w:rPr>
      </w:pPr>
      <w:bookmarkStart w:id="188" w:name="_Toc1632983893"/>
      <w:bookmarkStart w:id="189" w:name="_Toc1123287929"/>
      <w:bookmarkStart w:id="190" w:name="_Toc184323804"/>
      <w:r w:rsidRPr="00D86EDA">
        <w:rPr>
          <w:rFonts w:cs="Arial"/>
        </w:rPr>
        <w:lastRenderedPageBreak/>
        <w:t>Acrónimos</w:t>
      </w:r>
      <w:r w:rsidR="098D1EC2" w:rsidRPr="00D86EDA">
        <w:rPr>
          <w:rFonts w:cs="Arial"/>
        </w:rPr>
        <w:t>.</w:t>
      </w:r>
      <w:bookmarkEnd w:id="188"/>
      <w:bookmarkEnd w:id="189"/>
      <w:bookmarkEnd w:id="190"/>
    </w:p>
    <w:p w14:paraId="69915227" w14:textId="77777777" w:rsidR="005E475D" w:rsidRPr="00D86EDA" w:rsidRDefault="005E475D" w:rsidP="04C48709">
      <w:pPr>
        <w:rPr>
          <w:rFonts w:ascii="Arial" w:hAnsi="Arial" w:cs="Arial"/>
          <w:noProof/>
          <w:color w:val="000000" w:themeColor="text1"/>
          <w:sz w:val="24"/>
          <w:szCs w:val="24"/>
          <w:lang w:eastAsia="es-CL"/>
        </w:rPr>
        <w:sectPr w:rsidR="005E475D" w:rsidRPr="00D86EDA" w:rsidSect="005E475D">
          <w:pgSz w:w="12240" w:h="15840"/>
          <w:pgMar w:top="1417" w:right="1701" w:bottom="1417" w:left="1701" w:header="708" w:footer="708" w:gutter="0"/>
          <w:cols w:space="708"/>
          <w:titlePg/>
          <w:docGrid w:linePitch="360"/>
        </w:sectPr>
      </w:pPr>
      <w:r w:rsidRPr="00D86EDA">
        <w:rPr>
          <w:rFonts w:ascii="Arial" w:hAnsi="Arial" w:cs="Arial"/>
          <w:color w:val="000000" w:themeColor="text1"/>
          <w:sz w:val="24"/>
          <w:szCs w:val="24"/>
          <w:lang w:eastAsia="es-CL"/>
        </w:rPr>
        <w:fldChar w:fldCharType="begin"/>
      </w:r>
      <w:r w:rsidRPr="00D86EDA">
        <w:rPr>
          <w:rFonts w:ascii="Arial" w:hAnsi="Arial" w:cs="Arial"/>
          <w:color w:val="000000" w:themeColor="text1"/>
          <w:sz w:val="24"/>
          <w:szCs w:val="24"/>
          <w:lang w:eastAsia="es-CL"/>
        </w:rPr>
        <w:instrText xml:space="preserve"> INDEX \e "</w:instrText>
      </w:r>
      <w:r w:rsidRPr="00D86EDA">
        <w:rPr>
          <w:rFonts w:ascii="Arial" w:hAnsi="Arial" w:cs="Arial"/>
          <w:color w:val="000000" w:themeColor="text1"/>
          <w:sz w:val="24"/>
          <w:szCs w:val="24"/>
          <w:lang w:eastAsia="es-CL"/>
        </w:rPr>
        <w:tab/>
        <w:instrText xml:space="preserve">" \h "A" \c "2" \z "13322" </w:instrText>
      </w:r>
      <w:r w:rsidRPr="00D86EDA">
        <w:rPr>
          <w:rFonts w:ascii="Arial" w:hAnsi="Arial" w:cs="Arial"/>
          <w:color w:val="000000" w:themeColor="text1"/>
          <w:sz w:val="24"/>
          <w:szCs w:val="24"/>
          <w:lang w:eastAsia="es-CL"/>
        </w:rPr>
        <w:fldChar w:fldCharType="separate"/>
      </w:r>
    </w:p>
    <w:p w14:paraId="0709A2F9"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A</w:t>
      </w:r>
    </w:p>
    <w:p w14:paraId="17BDE727" w14:textId="77777777" w:rsidR="005E475D" w:rsidRPr="00D86EDA" w:rsidRDefault="005E475D">
      <w:pPr>
        <w:pStyle w:val="ndice1"/>
        <w:tabs>
          <w:tab w:val="right" w:leader="dot" w:pos="4049"/>
        </w:tabs>
        <w:rPr>
          <w:rFonts w:ascii="Arial" w:hAnsi="Arial" w:cs="Arial"/>
          <w:noProof/>
        </w:rPr>
      </w:pPr>
      <w:r w:rsidRPr="00D86EDA">
        <w:rPr>
          <w:rFonts w:ascii="Arial" w:hAnsi="Arial" w:cs="Arial"/>
          <w:noProof/>
        </w:rPr>
        <w:t>APT</w:t>
      </w:r>
    </w:p>
    <w:p w14:paraId="6B597B96"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Asignatura de portafolio de título</w:t>
      </w:r>
      <w:r w:rsidRPr="00D86EDA">
        <w:rPr>
          <w:rFonts w:ascii="Arial" w:hAnsi="Arial" w:cs="Arial"/>
          <w:noProof/>
        </w:rPr>
        <w:tab/>
        <w:t>4, 5, 6, 7, 10, 11, 13, 18, 25, 60, 62</w:t>
      </w:r>
    </w:p>
    <w:p w14:paraId="62E72113"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Aws</w:t>
      </w:r>
    </w:p>
    <w:p w14:paraId="57ECD235"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lang w:val="es-MX"/>
        </w:rPr>
        <w:t>Amazon Web Services</w:t>
      </w:r>
      <w:r w:rsidRPr="00D86EDA">
        <w:rPr>
          <w:rFonts w:ascii="Arial" w:hAnsi="Arial" w:cs="Arial"/>
          <w:noProof/>
        </w:rPr>
        <w:tab/>
        <w:t>62</w:t>
      </w:r>
    </w:p>
    <w:p w14:paraId="33492235"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Azure</w:t>
      </w:r>
    </w:p>
    <w:p w14:paraId="17B214C3"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Es la plataforma Microsoft que ofrece servicios en la nube</w:t>
      </w:r>
      <w:r w:rsidRPr="00D86EDA">
        <w:rPr>
          <w:rFonts w:ascii="Arial" w:hAnsi="Arial" w:cs="Arial"/>
          <w:noProof/>
        </w:rPr>
        <w:tab/>
        <w:t>3, 11, 15, 27, 33, 44, 45, 48, 49, 52, 63</w:t>
      </w:r>
    </w:p>
    <w:p w14:paraId="25D33796"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B</w:t>
      </w:r>
    </w:p>
    <w:p w14:paraId="3308388E"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Backend</w:t>
      </w:r>
    </w:p>
    <w:p w14:paraId="5D6E68DD"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Son datos e infraestructura que permiten que una aplicación funcione</w:t>
      </w:r>
      <w:r w:rsidRPr="00D86EDA">
        <w:rPr>
          <w:rFonts w:ascii="Arial" w:hAnsi="Arial" w:cs="Arial"/>
          <w:noProof/>
        </w:rPr>
        <w:tab/>
        <w:t>62</w:t>
      </w:r>
    </w:p>
    <w:p w14:paraId="6FB9D8D9"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C</w:t>
      </w:r>
    </w:p>
    <w:p w14:paraId="47C0F29F"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Carta Gantt</w:t>
      </w:r>
    </w:p>
    <w:p w14:paraId="502885EB"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Herramienta grafica que demuestra el tiempo para cumplir con diversas tareas</w:t>
      </w:r>
      <w:r w:rsidRPr="00D86EDA">
        <w:rPr>
          <w:rFonts w:ascii="Arial" w:hAnsi="Arial" w:cs="Arial"/>
          <w:noProof/>
        </w:rPr>
        <w:tab/>
        <w:t>2, 29, 62</w:t>
      </w:r>
    </w:p>
    <w:p w14:paraId="3DA65F23"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CSS</w:t>
      </w:r>
    </w:p>
    <w:p w14:paraId="329CA898"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Se utiliza para definir y dar estilo a las páginas web</w:t>
      </w:r>
      <w:r w:rsidRPr="00D86EDA">
        <w:rPr>
          <w:rFonts w:ascii="Arial" w:hAnsi="Arial" w:cs="Arial"/>
          <w:noProof/>
        </w:rPr>
        <w:tab/>
        <w:t>15, 43, 58, 63</w:t>
      </w:r>
    </w:p>
    <w:p w14:paraId="3EFC91C1"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D</w:t>
      </w:r>
    </w:p>
    <w:p w14:paraId="7A707E57"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Data Base</w:t>
      </w:r>
    </w:p>
    <w:p w14:paraId="48ABB8A8"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Herramienta para recopilar y organizar información</w:t>
      </w:r>
      <w:r w:rsidRPr="00D86EDA">
        <w:rPr>
          <w:rFonts w:ascii="Arial" w:hAnsi="Arial" w:cs="Arial"/>
          <w:noProof/>
        </w:rPr>
        <w:tab/>
        <w:t>63</w:t>
      </w:r>
    </w:p>
    <w:p w14:paraId="7ED7D1FB"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Development Team</w:t>
      </w:r>
    </w:p>
    <w:p w14:paraId="389F78EE"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Grupo de personas encargadas de desarrollar un proyecto</w:t>
      </w:r>
      <w:r w:rsidRPr="00D86EDA">
        <w:rPr>
          <w:rFonts w:ascii="Arial" w:hAnsi="Arial" w:cs="Arial"/>
          <w:noProof/>
        </w:rPr>
        <w:tab/>
        <w:t>19, 22, 24, 62</w:t>
      </w:r>
    </w:p>
    <w:p w14:paraId="58EF07EB"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E</w:t>
      </w:r>
    </w:p>
    <w:p w14:paraId="650FAAD2"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Excel</w:t>
      </w:r>
    </w:p>
    <w:p w14:paraId="25191C13"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Programa de hoja de cálculos</w:t>
      </w:r>
      <w:r w:rsidRPr="00D86EDA">
        <w:rPr>
          <w:rFonts w:ascii="Arial" w:hAnsi="Arial" w:cs="Arial"/>
          <w:noProof/>
        </w:rPr>
        <w:tab/>
        <w:t>6, 9, 10, 11, 48, 50, 62</w:t>
      </w:r>
    </w:p>
    <w:p w14:paraId="4F56B9F3"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F</w:t>
      </w:r>
    </w:p>
    <w:p w14:paraId="4D289032"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Framework</w:t>
      </w:r>
    </w:p>
    <w:p w14:paraId="28309DBD"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Marco de trabajo que ofrece una estructura de base para elaborar un proyecto</w:t>
      </w:r>
      <w:r w:rsidRPr="00D86EDA">
        <w:rPr>
          <w:rFonts w:ascii="Arial" w:hAnsi="Arial" w:cs="Arial"/>
          <w:noProof/>
        </w:rPr>
        <w:tab/>
        <w:t>63</w:t>
      </w:r>
    </w:p>
    <w:p w14:paraId="6C2031C0"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G</w:t>
      </w:r>
    </w:p>
    <w:p w14:paraId="2A2187A4"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Google Cloud</w:t>
      </w:r>
    </w:p>
    <w:p w14:paraId="635D5FD7"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Plataforma Informática utilizada para almacenamiento de datos</w:t>
      </w:r>
      <w:r w:rsidRPr="00D86EDA">
        <w:rPr>
          <w:rFonts w:ascii="Arial" w:hAnsi="Arial" w:cs="Arial"/>
          <w:noProof/>
        </w:rPr>
        <w:tab/>
        <w:t>11, 15, 62</w:t>
      </w:r>
    </w:p>
    <w:p w14:paraId="10329CF7"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H</w:t>
      </w:r>
    </w:p>
    <w:p w14:paraId="00BC6BC1"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HTTP</w:t>
      </w:r>
    </w:p>
    <w:p w14:paraId="577E6B2E"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Protocolo de trasferencia de hipertexto</w:t>
      </w:r>
      <w:r w:rsidRPr="00D86EDA">
        <w:rPr>
          <w:rFonts w:ascii="Arial" w:hAnsi="Arial" w:cs="Arial"/>
          <w:noProof/>
        </w:rPr>
        <w:tab/>
        <w:t>15, 63</w:t>
      </w:r>
    </w:p>
    <w:p w14:paraId="27E2BA07"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I</w:t>
      </w:r>
    </w:p>
    <w:p w14:paraId="40075637"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Iterativo</w:t>
      </w:r>
    </w:p>
    <w:p w14:paraId="7483543E"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Repetir varias veces un proceso para alcanzar la meta deseada</w:t>
      </w:r>
      <w:r w:rsidRPr="00D86EDA">
        <w:rPr>
          <w:rFonts w:ascii="Arial" w:hAnsi="Arial" w:cs="Arial"/>
          <w:noProof/>
        </w:rPr>
        <w:tab/>
        <w:t>62</w:t>
      </w:r>
    </w:p>
    <w:p w14:paraId="6D43CDAD"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J</w:t>
      </w:r>
    </w:p>
    <w:p w14:paraId="5D364920"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JavaScript</w:t>
      </w:r>
    </w:p>
    <w:p w14:paraId="06A04465"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Lenguaje de programación que se utiliza para crear páginas web interactivas y dinámicas</w:t>
      </w:r>
      <w:r w:rsidRPr="00D86EDA">
        <w:rPr>
          <w:rFonts w:ascii="Arial" w:hAnsi="Arial" w:cs="Arial"/>
          <w:noProof/>
        </w:rPr>
        <w:tab/>
        <w:t>15, 43, 56, 58, 62</w:t>
      </w:r>
    </w:p>
    <w:p w14:paraId="4D6C7C28"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K</w:t>
      </w:r>
    </w:p>
    <w:p w14:paraId="55E3DD7A"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Kick-Off</w:t>
      </w:r>
    </w:p>
    <w:p w14:paraId="21B46E15"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Reunión inicial de un proyecto</w:t>
      </w:r>
      <w:r w:rsidRPr="00D86EDA">
        <w:rPr>
          <w:rFonts w:ascii="Arial" w:hAnsi="Arial" w:cs="Arial"/>
          <w:noProof/>
        </w:rPr>
        <w:tab/>
        <w:t>26, 62</w:t>
      </w:r>
    </w:p>
    <w:p w14:paraId="21EFF086"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M</w:t>
      </w:r>
    </w:p>
    <w:p w14:paraId="0CEB16CE"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Management</w:t>
      </w:r>
    </w:p>
    <w:p w14:paraId="31D6934F"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Gestión o Administración</w:t>
      </w:r>
      <w:r w:rsidRPr="00D86EDA">
        <w:rPr>
          <w:rFonts w:ascii="Arial" w:hAnsi="Arial" w:cs="Arial"/>
          <w:noProof/>
        </w:rPr>
        <w:tab/>
        <w:t>55, 62</w:t>
      </w:r>
    </w:p>
    <w:p w14:paraId="0FDE1991"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Microsoft</w:t>
      </w:r>
    </w:p>
    <w:p w14:paraId="56877750"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Corporación Tecnológica</w:t>
      </w:r>
      <w:r w:rsidRPr="00D86EDA">
        <w:rPr>
          <w:rFonts w:ascii="Arial" w:hAnsi="Arial" w:cs="Arial"/>
          <w:noProof/>
        </w:rPr>
        <w:tab/>
        <w:t>3, 44, 45, 52, 63</w:t>
      </w:r>
    </w:p>
    <w:p w14:paraId="25F91546"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N</w:t>
      </w:r>
    </w:p>
    <w:p w14:paraId="5FB1F6C5"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Node.Js</w:t>
      </w:r>
    </w:p>
    <w:p w14:paraId="4954C353" w14:textId="77777777" w:rsidR="005E475D" w:rsidRPr="00D86EDA" w:rsidRDefault="005E475D">
      <w:pPr>
        <w:pStyle w:val="ndice3"/>
        <w:tabs>
          <w:tab w:val="right" w:leader="dot" w:pos="4049"/>
        </w:tabs>
        <w:rPr>
          <w:rFonts w:ascii="Arial" w:hAnsi="Arial" w:cs="Arial"/>
          <w:noProof/>
        </w:rPr>
      </w:pPr>
      <w:r w:rsidRPr="00D86EDA">
        <w:rPr>
          <w:rFonts w:ascii="Arial" w:hAnsi="Arial" w:cs="Arial"/>
          <w:noProof/>
        </w:rPr>
        <w:t>Entorno en tiempo de ejecución multiplataforma, de código abierto</w:t>
      </w:r>
      <w:r w:rsidRPr="00D86EDA">
        <w:rPr>
          <w:rFonts w:ascii="Arial" w:hAnsi="Arial" w:cs="Arial"/>
          <w:noProof/>
        </w:rPr>
        <w:tab/>
        <w:t>62</w:t>
      </w:r>
    </w:p>
    <w:p w14:paraId="53D6263C"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P</w:t>
      </w:r>
    </w:p>
    <w:p w14:paraId="5985B8E4"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Product Backlog</w:t>
      </w:r>
    </w:p>
    <w:p w14:paraId="7A12EEA6"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Lista ordenada de tareas que se utilizan para desarrollar un producto</w:t>
      </w:r>
      <w:r w:rsidRPr="00D86EDA">
        <w:rPr>
          <w:rFonts w:ascii="Arial" w:hAnsi="Arial" w:cs="Arial"/>
          <w:noProof/>
        </w:rPr>
        <w:tab/>
        <w:t>3, 27, 46, 62</w:t>
      </w:r>
    </w:p>
    <w:p w14:paraId="435A3EC1"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Product Owner</w:t>
      </w:r>
    </w:p>
    <w:p w14:paraId="7826540B"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Persona que toma decisiones sobre un proyecto</w:t>
      </w:r>
      <w:r w:rsidRPr="00D86EDA">
        <w:rPr>
          <w:rFonts w:ascii="Arial" w:hAnsi="Arial" w:cs="Arial"/>
          <w:noProof/>
        </w:rPr>
        <w:tab/>
        <w:t>18, 22, 24, 27, 46, 62</w:t>
      </w:r>
    </w:p>
    <w:p w14:paraId="71731358"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Pyme</w:t>
      </w:r>
    </w:p>
    <w:p w14:paraId="66B9FFCB"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Pequeña y Mediana Empresa</w:t>
      </w:r>
      <w:r w:rsidRPr="00D86EDA">
        <w:rPr>
          <w:rFonts w:ascii="Arial" w:hAnsi="Arial" w:cs="Arial"/>
          <w:noProof/>
        </w:rPr>
        <w:tab/>
        <w:t>62</w:t>
      </w:r>
    </w:p>
    <w:p w14:paraId="0896ED16"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Python</w:t>
      </w:r>
    </w:p>
    <w:p w14:paraId="21120C68"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Lenguaje de programación de alto nivel</w:t>
      </w:r>
      <w:r w:rsidRPr="00D86EDA">
        <w:rPr>
          <w:rFonts w:ascii="Arial" w:hAnsi="Arial" w:cs="Arial"/>
          <w:noProof/>
        </w:rPr>
        <w:tab/>
        <w:t>15, 62</w:t>
      </w:r>
    </w:p>
    <w:p w14:paraId="4C72BA16"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R</w:t>
      </w:r>
    </w:p>
    <w:p w14:paraId="6859C2B2"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Rol</w:t>
      </w:r>
    </w:p>
    <w:p w14:paraId="568F054C"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lastRenderedPageBreak/>
        <w:t>Funciones que debe realizar una determinada persona en su entorno laboral</w:t>
      </w:r>
      <w:r w:rsidRPr="00D86EDA">
        <w:rPr>
          <w:rFonts w:ascii="Arial" w:hAnsi="Arial" w:cs="Arial"/>
          <w:noProof/>
        </w:rPr>
        <w:tab/>
        <w:t>19, 24, 62</w:t>
      </w:r>
    </w:p>
    <w:p w14:paraId="47CB1E42"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S</w:t>
      </w:r>
    </w:p>
    <w:p w14:paraId="5654A829"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Scrum Master</w:t>
      </w:r>
    </w:p>
    <w:p w14:paraId="08C4131A"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Encargado de facilitar y agilizar proyectos</w:t>
      </w:r>
      <w:r w:rsidRPr="00D86EDA">
        <w:rPr>
          <w:rFonts w:ascii="Arial" w:hAnsi="Arial" w:cs="Arial"/>
          <w:noProof/>
        </w:rPr>
        <w:tab/>
        <w:t>19, 21, 22, 24, 62</w:t>
      </w:r>
    </w:p>
    <w:p w14:paraId="651D76A1"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Setralog</w:t>
      </w:r>
    </w:p>
    <w:p w14:paraId="365CE272"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Nombre de Cliente para proyecto APT</w:t>
      </w:r>
      <w:r w:rsidRPr="00D86EDA">
        <w:rPr>
          <w:rFonts w:ascii="Arial" w:hAnsi="Arial" w:cs="Arial"/>
          <w:noProof/>
        </w:rPr>
        <w:tab/>
        <w:t>4, 6, 7, 9, 10, 11, 12, 13, 14, 18, 19, 20, 21, 24, 60, 62</w:t>
      </w:r>
    </w:p>
    <w:p w14:paraId="2467EEBB"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Software</w:t>
      </w:r>
    </w:p>
    <w:p w14:paraId="423E4211"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Programa Informático</w:t>
      </w:r>
      <w:r w:rsidRPr="00D86EDA">
        <w:rPr>
          <w:rFonts w:ascii="Arial" w:hAnsi="Arial" w:cs="Arial"/>
          <w:noProof/>
        </w:rPr>
        <w:tab/>
        <w:t>62</w:t>
      </w:r>
    </w:p>
    <w:p w14:paraId="6979609D"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Sprint</w:t>
      </w:r>
    </w:p>
    <w:p w14:paraId="707C4A16"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Ciclo de ejecución de un proyecto</w:t>
      </w:r>
      <w:r w:rsidRPr="00D86EDA">
        <w:rPr>
          <w:rFonts w:ascii="Arial" w:hAnsi="Arial" w:cs="Arial"/>
          <w:noProof/>
        </w:rPr>
        <w:tab/>
        <w:t>3, 25, 27, 49, 50, 62</w:t>
      </w:r>
    </w:p>
    <w:p w14:paraId="6B333323"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Sql</w:t>
      </w:r>
    </w:p>
    <w:p w14:paraId="263DBD61"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Lenguaje de Consulta Estructurado</w:t>
      </w:r>
      <w:r w:rsidRPr="00D86EDA">
        <w:rPr>
          <w:rFonts w:ascii="Arial" w:hAnsi="Arial" w:cs="Arial"/>
          <w:noProof/>
        </w:rPr>
        <w:tab/>
        <w:t>62</w:t>
      </w:r>
    </w:p>
    <w:p w14:paraId="2996E8DD"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rPr>
        <w:t>SSL</w:t>
      </w:r>
    </w:p>
    <w:p w14:paraId="1D7029B9"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Secure Sockets Layer</w:t>
      </w:r>
      <w:r w:rsidRPr="00D86EDA">
        <w:rPr>
          <w:rFonts w:ascii="Arial" w:hAnsi="Arial" w:cs="Arial"/>
          <w:noProof/>
        </w:rPr>
        <w:tab/>
        <w:t>12, 63</w:t>
      </w:r>
    </w:p>
    <w:p w14:paraId="72FD63F6"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Stakeholder</w:t>
      </w:r>
    </w:p>
    <w:p w14:paraId="7DF0D8B0"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Persona o grupo que poseen un interés en un negocio</w:t>
      </w:r>
      <w:r w:rsidRPr="00D86EDA">
        <w:rPr>
          <w:rFonts w:ascii="Arial" w:hAnsi="Arial" w:cs="Arial"/>
          <w:noProof/>
        </w:rPr>
        <w:tab/>
        <w:t>62</w:t>
      </w:r>
    </w:p>
    <w:p w14:paraId="1BB5CFC0"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U</w:t>
      </w:r>
    </w:p>
    <w:p w14:paraId="28EFBD50"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UML</w:t>
      </w:r>
    </w:p>
    <w:p w14:paraId="103E6142"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Lenguaje Unificado de Modelo</w:t>
      </w:r>
      <w:r w:rsidRPr="00D86EDA">
        <w:rPr>
          <w:rFonts w:ascii="Arial" w:hAnsi="Arial" w:cs="Arial"/>
          <w:noProof/>
        </w:rPr>
        <w:tab/>
        <w:t>26, 62</w:t>
      </w:r>
    </w:p>
    <w:p w14:paraId="4425E77C" w14:textId="77777777" w:rsidR="005E475D" w:rsidRPr="00D86EDA" w:rsidRDefault="005E475D">
      <w:pPr>
        <w:pStyle w:val="Ttulodendice"/>
        <w:keepNext/>
        <w:tabs>
          <w:tab w:val="right" w:leader="dot" w:pos="4049"/>
        </w:tabs>
        <w:rPr>
          <w:rFonts w:ascii="Arial" w:eastAsiaTheme="minorEastAsia" w:hAnsi="Arial" w:cs="Arial"/>
          <w:b w:val="0"/>
          <w:bCs w:val="0"/>
          <w:noProof/>
        </w:rPr>
      </w:pPr>
      <w:r w:rsidRPr="00D86EDA">
        <w:rPr>
          <w:rFonts w:ascii="Arial" w:hAnsi="Arial" w:cs="Arial"/>
          <w:noProof/>
        </w:rPr>
        <w:t>W</w:t>
      </w:r>
    </w:p>
    <w:p w14:paraId="7D2E56F6" w14:textId="77777777" w:rsidR="005E475D" w:rsidRPr="00D86EDA" w:rsidRDefault="005E475D">
      <w:pPr>
        <w:pStyle w:val="ndice1"/>
        <w:tabs>
          <w:tab w:val="right" w:leader="dot" w:pos="4049"/>
        </w:tabs>
        <w:rPr>
          <w:rFonts w:ascii="Arial" w:hAnsi="Arial" w:cs="Arial"/>
          <w:noProof/>
        </w:rPr>
      </w:pPr>
      <w:r w:rsidRPr="00D86EDA">
        <w:rPr>
          <w:rFonts w:ascii="Arial" w:hAnsi="Arial" w:cs="Arial"/>
          <w:b/>
          <w:noProof/>
          <w:color w:val="000000" w:themeColor="text1"/>
        </w:rPr>
        <w:t>Web</w:t>
      </w:r>
    </w:p>
    <w:p w14:paraId="75CB102D" w14:textId="77777777" w:rsidR="005E475D" w:rsidRPr="00D86EDA" w:rsidRDefault="005E475D">
      <w:pPr>
        <w:pStyle w:val="ndice2"/>
        <w:tabs>
          <w:tab w:val="right" w:leader="dot" w:pos="4049"/>
        </w:tabs>
        <w:rPr>
          <w:rFonts w:ascii="Arial" w:hAnsi="Arial" w:cs="Arial"/>
          <w:noProof/>
        </w:rPr>
      </w:pPr>
      <w:r w:rsidRPr="00D86EDA">
        <w:rPr>
          <w:rFonts w:ascii="Arial" w:hAnsi="Arial" w:cs="Arial"/>
          <w:noProof/>
        </w:rPr>
        <w:t>Sistema de información que se comparte por Internet</w:t>
      </w:r>
      <w:r w:rsidRPr="00D86EDA">
        <w:rPr>
          <w:rFonts w:ascii="Arial" w:hAnsi="Arial" w:cs="Arial"/>
          <w:noProof/>
        </w:rPr>
        <w:tab/>
        <w:t>15, 52, 62</w:t>
      </w:r>
    </w:p>
    <w:p w14:paraId="15012FBE" w14:textId="77777777" w:rsidR="005E475D" w:rsidRPr="00D86EDA" w:rsidRDefault="005E475D" w:rsidP="04C48709">
      <w:pPr>
        <w:rPr>
          <w:rFonts w:ascii="Arial" w:hAnsi="Arial" w:cs="Arial"/>
          <w:noProof/>
          <w:color w:val="000000" w:themeColor="text1"/>
          <w:sz w:val="24"/>
          <w:szCs w:val="24"/>
          <w:lang w:eastAsia="es-CL"/>
        </w:rPr>
        <w:sectPr w:rsidR="005E475D" w:rsidRPr="00D86EDA" w:rsidSect="005E475D">
          <w:type w:val="continuous"/>
          <w:pgSz w:w="12240" w:h="15840"/>
          <w:pgMar w:top="1417" w:right="1701" w:bottom="1417" w:left="1701" w:header="708" w:footer="708" w:gutter="0"/>
          <w:cols w:num="2" w:space="720"/>
          <w:titlePg/>
          <w:docGrid w:linePitch="360"/>
        </w:sectPr>
      </w:pPr>
    </w:p>
    <w:p w14:paraId="298006FA" w14:textId="3D8D9AC8" w:rsidR="005E475D" w:rsidRPr="00D86EDA" w:rsidRDefault="005E475D" w:rsidP="04C48709">
      <w:pPr>
        <w:rPr>
          <w:rFonts w:ascii="Arial" w:hAnsi="Arial" w:cs="Arial"/>
          <w:color w:val="000000" w:themeColor="text1"/>
          <w:sz w:val="24"/>
          <w:szCs w:val="24"/>
          <w:lang w:eastAsia="es-CL"/>
        </w:rPr>
      </w:pPr>
      <w:r w:rsidRPr="00D86EDA">
        <w:rPr>
          <w:rFonts w:ascii="Arial" w:hAnsi="Arial" w:cs="Arial"/>
          <w:color w:val="000000" w:themeColor="text1"/>
          <w:sz w:val="24"/>
          <w:szCs w:val="24"/>
          <w:lang w:eastAsia="es-CL"/>
        </w:rPr>
        <w:fldChar w:fldCharType="end"/>
      </w:r>
    </w:p>
    <w:p w14:paraId="039420DF" w14:textId="77777777" w:rsidR="005E475D" w:rsidRPr="00D86EDA" w:rsidRDefault="005E475D" w:rsidP="04C48709">
      <w:pPr>
        <w:rPr>
          <w:rFonts w:ascii="Arial" w:hAnsi="Arial" w:cs="Arial"/>
          <w:color w:val="000000" w:themeColor="text1"/>
          <w:sz w:val="24"/>
          <w:szCs w:val="24"/>
          <w:lang w:eastAsia="es-CL"/>
        </w:rPr>
      </w:pPr>
    </w:p>
    <w:p w14:paraId="30B5767F" w14:textId="77777777" w:rsidR="005E475D" w:rsidRPr="00D86EDA" w:rsidRDefault="005E475D" w:rsidP="04C48709">
      <w:pPr>
        <w:rPr>
          <w:rFonts w:ascii="Arial" w:hAnsi="Arial" w:cs="Arial"/>
          <w:color w:val="000000" w:themeColor="text1"/>
          <w:sz w:val="24"/>
          <w:szCs w:val="24"/>
          <w:lang w:eastAsia="es-CL"/>
        </w:rPr>
      </w:pPr>
    </w:p>
    <w:p w14:paraId="1AFCD913" w14:textId="3B3C1888" w:rsidR="005E475D" w:rsidRPr="00D86EDA" w:rsidRDefault="005E475D" w:rsidP="04C48709">
      <w:pPr>
        <w:rPr>
          <w:rFonts w:ascii="Arial" w:hAnsi="Arial" w:cs="Arial"/>
          <w:color w:val="000000" w:themeColor="text1"/>
          <w:sz w:val="24"/>
          <w:szCs w:val="24"/>
          <w:lang w:eastAsia="es-CL"/>
        </w:rPr>
      </w:pPr>
    </w:p>
    <w:p w14:paraId="3AC386FE" w14:textId="45C8DC3A" w:rsidR="41E1368B" w:rsidRPr="00D86EDA" w:rsidRDefault="41E1368B" w:rsidP="41E1368B">
      <w:pPr>
        <w:rPr>
          <w:rFonts w:ascii="Arial" w:hAnsi="Arial" w:cs="Arial"/>
          <w:color w:val="000000" w:themeColor="text1"/>
          <w:sz w:val="24"/>
          <w:szCs w:val="24"/>
          <w:lang w:eastAsia="es-CL"/>
        </w:rPr>
      </w:pPr>
    </w:p>
    <w:p w14:paraId="5EF0AF36" w14:textId="764A8917" w:rsidR="41E1368B" w:rsidRPr="00D86EDA" w:rsidRDefault="41E1368B" w:rsidP="41E1368B">
      <w:pPr>
        <w:rPr>
          <w:rFonts w:ascii="Arial" w:hAnsi="Arial" w:cs="Arial"/>
          <w:color w:val="000000" w:themeColor="text1"/>
          <w:sz w:val="24"/>
          <w:szCs w:val="24"/>
          <w:lang w:eastAsia="es-CL"/>
        </w:rPr>
      </w:pPr>
    </w:p>
    <w:p w14:paraId="235435E8" w14:textId="25F62957" w:rsidR="41E1368B" w:rsidRPr="00D86EDA" w:rsidRDefault="41E1368B" w:rsidP="41E1368B">
      <w:pPr>
        <w:rPr>
          <w:rFonts w:ascii="Arial" w:hAnsi="Arial" w:cs="Arial"/>
          <w:color w:val="000000" w:themeColor="text1"/>
          <w:sz w:val="24"/>
          <w:szCs w:val="24"/>
          <w:lang w:eastAsia="es-CL"/>
        </w:rPr>
      </w:pPr>
    </w:p>
    <w:p w14:paraId="5529C879" w14:textId="1F8E3E6A" w:rsidR="41E1368B" w:rsidRPr="00D86EDA" w:rsidRDefault="41E1368B" w:rsidP="41E1368B">
      <w:pPr>
        <w:rPr>
          <w:rFonts w:ascii="Arial" w:hAnsi="Arial" w:cs="Arial"/>
          <w:color w:val="000000" w:themeColor="text1"/>
          <w:sz w:val="24"/>
          <w:szCs w:val="24"/>
          <w:lang w:eastAsia="es-CL"/>
        </w:rPr>
      </w:pPr>
    </w:p>
    <w:p w14:paraId="493C25F1" w14:textId="7FF38B8C" w:rsidR="41E1368B" w:rsidRPr="00D86EDA" w:rsidRDefault="41E1368B" w:rsidP="41E1368B">
      <w:pPr>
        <w:rPr>
          <w:rFonts w:ascii="Arial" w:hAnsi="Arial" w:cs="Arial"/>
          <w:color w:val="000000" w:themeColor="text1"/>
          <w:sz w:val="24"/>
          <w:szCs w:val="24"/>
          <w:lang w:eastAsia="es-CL"/>
        </w:rPr>
      </w:pPr>
    </w:p>
    <w:p w14:paraId="362D9E72" w14:textId="41A7AAC4" w:rsidR="41E1368B" w:rsidRPr="00D86EDA" w:rsidRDefault="41E1368B" w:rsidP="41E1368B">
      <w:pPr>
        <w:rPr>
          <w:rFonts w:ascii="Arial" w:hAnsi="Arial" w:cs="Arial"/>
          <w:color w:val="000000" w:themeColor="text1"/>
          <w:sz w:val="24"/>
          <w:szCs w:val="24"/>
          <w:lang w:eastAsia="es-CL"/>
        </w:rPr>
      </w:pPr>
    </w:p>
    <w:p w14:paraId="0647E7FD" w14:textId="653E2DEB" w:rsidR="41E1368B" w:rsidRPr="00D86EDA" w:rsidRDefault="41E1368B" w:rsidP="41E1368B">
      <w:pPr>
        <w:rPr>
          <w:rFonts w:ascii="Arial" w:hAnsi="Arial" w:cs="Arial"/>
          <w:color w:val="000000" w:themeColor="text1"/>
          <w:sz w:val="24"/>
          <w:szCs w:val="24"/>
          <w:lang w:eastAsia="es-CL"/>
        </w:rPr>
      </w:pPr>
    </w:p>
    <w:p w14:paraId="15D03C38" w14:textId="184B3A65" w:rsidR="41E1368B" w:rsidRPr="00D86EDA" w:rsidRDefault="41E1368B" w:rsidP="41E1368B">
      <w:pPr>
        <w:rPr>
          <w:rFonts w:ascii="Arial" w:hAnsi="Arial" w:cs="Arial"/>
          <w:color w:val="000000" w:themeColor="text1"/>
          <w:sz w:val="24"/>
          <w:szCs w:val="24"/>
          <w:lang w:eastAsia="es-CL"/>
        </w:rPr>
      </w:pPr>
    </w:p>
    <w:p w14:paraId="45BDCA4F" w14:textId="1CC04D56" w:rsidR="41E1368B" w:rsidRPr="00D86EDA" w:rsidRDefault="41E1368B" w:rsidP="41E1368B">
      <w:pPr>
        <w:rPr>
          <w:rFonts w:ascii="Arial" w:hAnsi="Arial" w:cs="Arial"/>
          <w:color w:val="000000" w:themeColor="text1"/>
          <w:sz w:val="24"/>
          <w:szCs w:val="24"/>
          <w:lang w:eastAsia="es-CL"/>
        </w:rPr>
      </w:pPr>
    </w:p>
    <w:p w14:paraId="180D6002" w14:textId="11A4BAEC" w:rsidR="41E1368B" w:rsidRPr="00D86EDA" w:rsidRDefault="41E1368B" w:rsidP="41E1368B">
      <w:pPr>
        <w:rPr>
          <w:rFonts w:ascii="Arial" w:hAnsi="Arial" w:cs="Arial"/>
          <w:color w:val="000000" w:themeColor="text1"/>
          <w:sz w:val="24"/>
          <w:szCs w:val="24"/>
          <w:lang w:eastAsia="es-CL"/>
        </w:rPr>
      </w:pPr>
    </w:p>
    <w:p w14:paraId="11195B12" w14:textId="3774152F" w:rsidR="41E1368B" w:rsidRPr="00D86EDA" w:rsidRDefault="41E1368B" w:rsidP="41E1368B">
      <w:pPr>
        <w:rPr>
          <w:rFonts w:ascii="Arial" w:hAnsi="Arial" w:cs="Arial"/>
          <w:color w:val="000000" w:themeColor="text1"/>
          <w:sz w:val="24"/>
          <w:szCs w:val="24"/>
          <w:lang w:eastAsia="es-CL"/>
        </w:rPr>
      </w:pPr>
    </w:p>
    <w:p w14:paraId="5F512C55" w14:textId="044AE093" w:rsidR="41E1368B" w:rsidRPr="00D86EDA" w:rsidRDefault="41E1368B" w:rsidP="41E1368B">
      <w:pPr>
        <w:rPr>
          <w:rFonts w:ascii="Arial" w:hAnsi="Arial" w:cs="Arial"/>
          <w:color w:val="000000" w:themeColor="text1"/>
          <w:sz w:val="24"/>
          <w:szCs w:val="24"/>
          <w:lang w:eastAsia="es-CL"/>
        </w:rPr>
      </w:pPr>
    </w:p>
    <w:p w14:paraId="6D4EF152" w14:textId="13376D04" w:rsidR="41E1368B" w:rsidRPr="00D86EDA" w:rsidRDefault="41E1368B" w:rsidP="41E1368B">
      <w:pPr>
        <w:rPr>
          <w:rFonts w:ascii="Arial" w:hAnsi="Arial" w:cs="Arial"/>
          <w:color w:val="000000" w:themeColor="text1"/>
          <w:sz w:val="24"/>
          <w:szCs w:val="24"/>
          <w:lang w:eastAsia="es-CL"/>
        </w:rPr>
      </w:pPr>
    </w:p>
    <w:p w14:paraId="5707E94D" w14:textId="77777777" w:rsidR="00E7150D" w:rsidRDefault="00E7150D" w:rsidP="41E1368B">
      <w:pPr>
        <w:rPr>
          <w:rFonts w:ascii="Arial" w:hAnsi="Arial" w:cs="Arial"/>
          <w:color w:val="000000" w:themeColor="text1"/>
          <w:sz w:val="24"/>
          <w:szCs w:val="24"/>
          <w:lang w:eastAsia="es-CL"/>
        </w:rPr>
      </w:pPr>
    </w:p>
    <w:p w14:paraId="69297D31" w14:textId="77777777" w:rsidR="00BE0A93" w:rsidRPr="00D86EDA" w:rsidRDefault="00BE0A93" w:rsidP="41E1368B">
      <w:pPr>
        <w:rPr>
          <w:rFonts w:ascii="Arial" w:hAnsi="Arial" w:cs="Arial"/>
          <w:color w:val="000000" w:themeColor="text1"/>
          <w:sz w:val="24"/>
          <w:szCs w:val="24"/>
          <w:lang w:eastAsia="es-CL"/>
        </w:rPr>
      </w:pPr>
    </w:p>
    <w:p w14:paraId="4EA30937" w14:textId="24062A58" w:rsidR="00242C52" w:rsidRPr="00D86EDA" w:rsidRDefault="00242C52" w:rsidP="00E676F6">
      <w:pPr>
        <w:pStyle w:val="TitulosProyecto"/>
        <w:outlineLvl w:val="0"/>
        <w:rPr>
          <w:rFonts w:cs="Arial"/>
        </w:rPr>
      </w:pPr>
      <w:bookmarkStart w:id="191" w:name="_Toc783230565"/>
      <w:bookmarkStart w:id="192" w:name="_Toc521132022"/>
      <w:bookmarkStart w:id="193" w:name="_Toc184323805"/>
      <w:r w:rsidRPr="00D86EDA">
        <w:rPr>
          <w:rFonts w:cs="Arial"/>
        </w:rPr>
        <w:lastRenderedPageBreak/>
        <w:t>Bibliografía</w:t>
      </w:r>
      <w:r w:rsidR="37E954E3" w:rsidRPr="00D86EDA">
        <w:rPr>
          <w:rFonts w:cs="Arial"/>
        </w:rPr>
        <w:t>.</w:t>
      </w:r>
      <w:bookmarkEnd w:id="191"/>
      <w:bookmarkEnd w:id="192"/>
      <w:bookmarkEnd w:id="193"/>
      <w:r w:rsidRPr="00D86EDA">
        <w:rPr>
          <w:rFonts w:cs="Arial"/>
        </w:rPr>
        <w:t xml:space="preserve"> </w:t>
      </w:r>
    </w:p>
    <w:p w14:paraId="660CF1BE" w14:textId="776E12B2" w:rsidR="0040449B" w:rsidRPr="00D86EDA" w:rsidRDefault="2A66698F" w:rsidP="36C3B248">
      <w:pPr>
        <w:spacing w:line="360" w:lineRule="auto"/>
        <w:jc w:val="both"/>
        <w:rPr>
          <w:rFonts w:ascii="Arial" w:hAnsi="Arial" w:cs="Arial"/>
        </w:rPr>
      </w:pPr>
      <w:proofErr w:type="spellStart"/>
      <w:r w:rsidRPr="00D86EDA">
        <w:rPr>
          <w:rFonts w:ascii="Arial" w:hAnsi="Arial" w:cs="Arial"/>
        </w:rPr>
        <w:t>Atlassian</w:t>
      </w:r>
      <w:proofErr w:type="spellEnd"/>
      <w:r w:rsidRPr="00D86EDA">
        <w:rPr>
          <w:rFonts w:ascii="Arial" w:hAnsi="Arial" w:cs="Arial"/>
        </w:rPr>
        <w:t>. (s. f.-b). Qué es scrum y cómo empezar. Recuperado el 18</w:t>
      </w:r>
      <w:r w:rsidR="0B6EA4F6" w:rsidRPr="00D86EDA">
        <w:rPr>
          <w:rFonts w:ascii="Arial" w:hAnsi="Arial" w:cs="Arial"/>
        </w:rPr>
        <w:t xml:space="preserve"> de noviembre </w:t>
      </w:r>
      <w:r w:rsidR="0C45E957" w:rsidRPr="00D86EDA">
        <w:rPr>
          <w:rFonts w:ascii="Arial" w:hAnsi="Arial" w:cs="Arial"/>
        </w:rPr>
        <w:t xml:space="preserve">del </w:t>
      </w:r>
      <w:r w:rsidR="4854CF8B" w:rsidRPr="00D86EDA">
        <w:rPr>
          <w:rFonts w:ascii="Arial" w:hAnsi="Arial" w:cs="Arial"/>
        </w:rPr>
        <w:t>2024 de</w:t>
      </w:r>
      <w:r w:rsidRPr="00D86EDA">
        <w:rPr>
          <w:rFonts w:ascii="Arial" w:hAnsi="Arial" w:cs="Arial"/>
        </w:rPr>
        <w:t xml:space="preserve"> </w:t>
      </w:r>
      <w:hyperlink r:id="rId46">
        <w:r w:rsidRPr="00D86EDA">
          <w:rPr>
            <w:rStyle w:val="Hipervnculo"/>
            <w:rFonts w:ascii="Arial" w:hAnsi="Arial" w:cs="Arial"/>
          </w:rPr>
          <w:t>https://www.atlassian.com/es/agile/scrum</w:t>
        </w:r>
      </w:hyperlink>
    </w:p>
    <w:p w14:paraId="77321E7E" w14:textId="379314C7" w:rsidR="10858A56" w:rsidRPr="00D86EDA" w:rsidRDefault="10858A56" w:rsidP="4FCF3068">
      <w:pPr>
        <w:spacing w:line="360" w:lineRule="auto"/>
        <w:jc w:val="both"/>
        <w:rPr>
          <w:rFonts w:ascii="Arial" w:hAnsi="Arial" w:cs="Arial"/>
        </w:rPr>
      </w:pPr>
      <w:r w:rsidRPr="00D86EDA">
        <w:rPr>
          <w:rFonts w:ascii="Arial" w:hAnsi="Arial" w:cs="Arial"/>
        </w:rPr>
        <w:t>IBM Product Master 12.0.0. (s. f.). Definición de casos de uso. Recuperado el 19</w:t>
      </w:r>
      <w:r w:rsidR="7464F3AE" w:rsidRPr="00D86EDA">
        <w:rPr>
          <w:rFonts w:ascii="Arial" w:hAnsi="Arial" w:cs="Arial"/>
        </w:rPr>
        <w:t xml:space="preserve"> de noviembre del </w:t>
      </w:r>
      <w:r w:rsidRPr="00D86EDA">
        <w:rPr>
          <w:rFonts w:ascii="Arial" w:hAnsi="Arial" w:cs="Arial"/>
        </w:rPr>
        <w:t xml:space="preserve">2024 de </w:t>
      </w:r>
      <w:hyperlink r:id="rId47">
        <w:r w:rsidRPr="00D86EDA">
          <w:rPr>
            <w:rStyle w:val="Hipervnculo"/>
            <w:rFonts w:ascii="Arial" w:hAnsi="Arial" w:cs="Arial"/>
          </w:rPr>
          <w:t>https://www.ibm.com/docs/es/product-master/12.0.0?topic=processes-defining-use-cases</w:t>
        </w:r>
      </w:hyperlink>
    </w:p>
    <w:p w14:paraId="22FDB62D" w14:textId="04B3EC60" w:rsidR="679A2E41" w:rsidRPr="00D86EDA" w:rsidRDefault="679A2E41" w:rsidP="334C4955">
      <w:pPr>
        <w:spacing w:line="360" w:lineRule="auto"/>
        <w:jc w:val="both"/>
        <w:rPr>
          <w:rFonts w:ascii="Arial" w:hAnsi="Arial" w:cs="Arial"/>
        </w:rPr>
      </w:pPr>
      <w:proofErr w:type="spellStart"/>
      <w:r w:rsidRPr="00D86EDA">
        <w:rPr>
          <w:rFonts w:ascii="Arial" w:hAnsi="Arial" w:cs="Arial"/>
        </w:rPr>
        <w:t>Sentrio</w:t>
      </w:r>
      <w:proofErr w:type="spellEnd"/>
      <w:r w:rsidRPr="00D86EDA">
        <w:rPr>
          <w:rFonts w:ascii="Arial" w:hAnsi="Arial" w:cs="Arial"/>
        </w:rPr>
        <w:t xml:space="preserve"> (2023, 21 junio). Diferencias entre el desarrollo iterativo e incremental. Recuperado 20 de noviembre de 2024, de </w:t>
      </w:r>
      <w:hyperlink r:id="rId48">
        <w:r w:rsidRPr="00D86EDA">
          <w:rPr>
            <w:rStyle w:val="Hipervnculo"/>
            <w:rFonts w:ascii="Arial" w:hAnsi="Arial" w:cs="Arial"/>
          </w:rPr>
          <w:t>https://sentrio.io/blog/diferencias-entre-desarrollo-iterativo-e-incremental/</w:t>
        </w:r>
      </w:hyperlink>
    </w:p>
    <w:p w14:paraId="4BB8DCC0" w14:textId="734ED103" w:rsidR="5769D756" w:rsidRPr="00D86EDA" w:rsidRDefault="5769D756" w:rsidP="334C4955">
      <w:pPr>
        <w:spacing w:line="360" w:lineRule="auto"/>
        <w:jc w:val="both"/>
        <w:rPr>
          <w:rFonts w:ascii="Arial" w:hAnsi="Arial" w:cs="Arial"/>
        </w:rPr>
      </w:pPr>
      <w:proofErr w:type="spellStart"/>
      <w:r w:rsidRPr="00D86EDA">
        <w:rPr>
          <w:rFonts w:ascii="Arial" w:hAnsi="Arial" w:cs="Arial"/>
        </w:rPr>
        <w:t>Intelequia</w:t>
      </w:r>
      <w:proofErr w:type="spellEnd"/>
      <w:r w:rsidRPr="00D86EDA">
        <w:rPr>
          <w:rFonts w:ascii="Arial" w:hAnsi="Arial" w:cs="Arial"/>
        </w:rPr>
        <w:t xml:space="preserve"> (</w:t>
      </w:r>
      <w:proofErr w:type="spellStart"/>
      <w:r w:rsidRPr="00D86EDA">
        <w:rPr>
          <w:rFonts w:ascii="Arial" w:hAnsi="Arial" w:cs="Arial"/>
        </w:rPr>
        <w:t>s.f</w:t>
      </w:r>
      <w:proofErr w:type="spellEnd"/>
      <w:r w:rsidRPr="00D86EDA">
        <w:rPr>
          <w:rFonts w:ascii="Arial" w:hAnsi="Arial" w:cs="Arial"/>
        </w:rPr>
        <w:t xml:space="preserve">). ¿Qué modelo de ciclo de vida del software es el más adecuado para tu proyecto? Recuperado el 20 de noviembre </w:t>
      </w:r>
      <w:r w:rsidR="402AC9D3" w:rsidRPr="00D86EDA">
        <w:rPr>
          <w:rFonts w:ascii="Arial" w:hAnsi="Arial" w:cs="Arial"/>
        </w:rPr>
        <w:t xml:space="preserve">del </w:t>
      </w:r>
      <w:r w:rsidRPr="00D86EDA">
        <w:rPr>
          <w:rFonts w:ascii="Arial" w:hAnsi="Arial" w:cs="Arial"/>
        </w:rPr>
        <w:t xml:space="preserve">2024 de </w:t>
      </w:r>
      <w:hyperlink r:id="rId49">
        <w:r w:rsidRPr="00D86EDA">
          <w:rPr>
            <w:rStyle w:val="Hipervnculo"/>
            <w:rFonts w:ascii="Arial" w:hAnsi="Arial" w:cs="Arial"/>
          </w:rPr>
          <w:t>https://intelequia.com/es/blog/post/qu%C3%A9-modelo-de-ciclo-de-vida-del-software-es-el-m%C3%A1s-adecuado-para-tu-proyecto</w:t>
        </w:r>
      </w:hyperlink>
      <w:r w:rsidR="3FB85068" w:rsidRPr="00D86EDA">
        <w:rPr>
          <w:rFonts w:ascii="Arial" w:hAnsi="Arial" w:cs="Arial"/>
        </w:rPr>
        <w:t xml:space="preserve"> </w:t>
      </w:r>
    </w:p>
    <w:p w14:paraId="50FDCF52" w14:textId="02C42EC2" w:rsidR="334C4955" w:rsidRPr="00D86EDA" w:rsidRDefault="334C4955" w:rsidP="334C4955">
      <w:pPr>
        <w:spacing w:line="360" w:lineRule="auto"/>
        <w:jc w:val="both"/>
        <w:rPr>
          <w:rFonts w:ascii="Arial" w:hAnsi="Arial" w:cs="Arial"/>
        </w:rPr>
      </w:pPr>
    </w:p>
    <w:p w14:paraId="6D09A95B" w14:textId="68D6A2E1" w:rsidR="00707BE6" w:rsidRPr="00D86EDA" w:rsidRDefault="00707BE6">
      <w:pPr>
        <w:rPr>
          <w:rFonts w:ascii="Arial" w:hAnsi="Arial" w:cs="Arial"/>
        </w:rPr>
      </w:pPr>
    </w:p>
    <w:p w14:paraId="7FDA4D70" w14:textId="3AC791C8" w:rsidR="3AD9D329" w:rsidRPr="00D86EDA" w:rsidRDefault="3AD9D329">
      <w:pPr>
        <w:rPr>
          <w:rFonts w:ascii="Arial" w:hAnsi="Arial" w:cs="Arial"/>
        </w:rPr>
      </w:pPr>
    </w:p>
    <w:p w14:paraId="47745B88" w14:textId="45D06357" w:rsidR="00707BE6" w:rsidRPr="00D86EDA" w:rsidRDefault="00707BE6">
      <w:pPr>
        <w:rPr>
          <w:rFonts w:ascii="Arial" w:hAnsi="Arial" w:cs="Arial"/>
        </w:rPr>
      </w:pPr>
    </w:p>
    <w:p w14:paraId="4733C98F" w14:textId="5662E8E0" w:rsidR="41E1368B" w:rsidRPr="00D86EDA" w:rsidRDefault="41E1368B">
      <w:pPr>
        <w:rPr>
          <w:rFonts w:ascii="Arial" w:hAnsi="Arial" w:cs="Arial"/>
        </w:rPr>
      </w:pPr>
    </w:p>
    <w:p w14:paraId="58373319" w14:textId="576E66AF" w:rsidR="41E1368B" w:rsidRPr="00D86EDA" w:rsidRDefault="41E1368B">
      <w:pPr>
        <w:rPr>
          <w:rFonts w:ascii="Arial" w:hAnsi="Arial" w:cs="Arial"/>
        </w:rPr>
      </w:pPr>
    </w:p>
    <w:p w14:paraId="639BC822" w14:textId="3492A0DA" w:rsidR="41E1368B" w:rsidRPr="00D86EDA" w:rsidRDefault="41E1368B">
      <w:pPr>
        <w:rPr>
          <w:rFonts w:ascii="Arial" w:hAnsi="Arial" w:cs="Arial"/>
        </w:rPr>
      </w:pPr>
    </w:p>
    <w:p w14:paraId="37FED0E1" w14:textId="0E9BDCE7" w:rsidR="41E1368B" w:rsidRPr="00D86EDA" w:rsidRDefault="41E1368B">
      <w:pPr>
        <w:rPr>
          <w:rFonts w:ascii="Arial" w:hAnsi="Arial" w:cs="Arial"/>
        </w:rPr>
      </w:pPr>
    </w:p>
    <w:p w14:paraId="30B951B5" w14:textId="4011FBFF" w:rsidR="41E1368B" w:rsidRPr="00D86EDA" w:rsidRDefault="41E1368B">
      <w:pPr>
        <w:rPr>
          <w:rFonts w:ascii="Arial" w:hAnsi="Arial" w:cs="Arial"/>
        </w:rPr>
      </w:pPr>
    </w:p>
    <w:p w14:paraId="698CE04E" w14:textId="45F6F084" w:rsidR="41E1368B" w:rsidRPr="00D86EDA" w:rsidRDefault="41E1368B">
      <w:pPr>
        <w:rPr>
          <w:rFonts w:ascii="Arial" w:hAnsi="Arial" w:cs="Arial"/>
        </w:rPr>
      </w:pPr>
    </w:p>
    <w:p w14:paraId="6F27B73B" w14:textId="013578AB" w:rsidR="41E1368B" w:rsidRPr="00D86EDA" w:rsidRDefault="41E1368B">
      <w:pPr>
        <w:rPr>
          <w:rFonts w:ascii="Arial" w:hAnsi="Arial" w:cs="Arial"/>
        </w:rPr>
      </w:pPr>
    </w:p>
    <w:p w14:paraId="20740C69" w14:textId="25FDA389" w:rsidR="41E1368B" w:rsidRPr="00D86EDA" w:rsidRDefault="41E1368B">
      <w:pPr>
        <w:rPr>
          <w:rFonts w:ascii="Arial" w:hAnsi="Arial" w:cs="Arial"/>
        </w:rPr>
      </w:pPr>
    </w:p>
    <w:p w14:paraId="23085CEB" w14:textId="10256878" w:rsidR="41E1368B" w:rsidRPr="00D86EDA" w:rsidRDefault="41E1368B">
      <w:pPr>
        <w:rPr>
          <w:rFonts w:ascii="Arial" w:hAnsi="Arial" w:cs="Arial"/>
        </w:rPr>
      </w:pPr>
    </w:p>
    <w:p w14:paraId="536CBC5F" w14:textId="02331D8F" w:rsidR="41E1368B" w:rsidRPr="00D86EDA" w:rsidRDefault="41E1368B">
      <w:pPr>
        <w:rPr>
          <w:rFonts w:ascii="Arial" w:hAnsi="Arial" w:cs="Arial"/>
        </w:rPr>
      </w:pPr>
    </w:p>
    <w:p w14:paraId="56FC8207" w14:textId="60E47AF5" w:rsidR="41E1368B" w:rsidRDefault="41E1368B">
      <w:pPr>
        <w:rPr>
          <w:rFonts w:ascii="Arial" w:hAnsi="Arial" w:cs="Arial"/>
        </w:rPr>
      </w:pPr>
    </w:p>
    <w:p w14:paraId="63F65F67" w14:textId="77777777" w:rsidR="00BE0A93" w:rsidRPr="00D86EDA" w:rsidRDefault="00BE0A93">
      <w:pPr>
        <w:rPr>
          <w:rFonts w:ascii="Arial" w:hAnsi="Arial" w:cs="Arial"/>
        </w:rPr>
      </w:pPr>
    </w:p>
    <w:p w14:paraId="3659C3CC" w14:textId="77777777" w:rsidR="00BB027A" w:rsidRDefault="00BB027A" w:rsidP="00702887">
      <w:pPr>
        <w:pStyle w:val="TitulosProyecto"/>
        <w:outlineLvl w:val="0"/>
        <w:rPr>
          <w:rFonts w:cs="Arial"/>
        </w:rPr>
        <w:sectPr w:rsidR="00BB027A" w:rsidSect="005E475D">
          <w:type w:val="continuous"/>
          <w:pgSz w:w="12240" w:h="15840"/>
          <w:pgMar w:top="1417" w:right="1701" w:bottom="1417" w:left="1701" w:header="708" w:footer="708" w:gutter="0"/>
          <w:cols w:space="708"/>
          <w:titlePg/>
          <w:docGrid w:linePitch="360"/>
        </w:sectPr>
      </w:pPr>
      <w:bookmarkStart w:id="194" w:name="_Toc1165607651"/>
      <w:bookmarkStart w:id="195" w:name="_Toc371770091"/>
      <w:bookmarkStart w:id="196" w:name="_Toc184323806"/>
    </w:p>
    <w:p w14:paraId="71302D54" w14:textId="27DA4220" w:rsidR="00242C52" w:rsidRPr="00D86EDA" w:rsidRDefault="00242C52" w:rsidP="00702887">
      <w:pPr>
        <w:pStyle w:val="TitulosProyecto"/>
        <w:outlineLvl w:val="0"/>
        <w:rPr>
          <w:rFonts w:cs="Arial"/>
        </w:rPr>
      </w:pPr>
      <w:r w:rsidRPr="00D86EDA">
        <w:rPr>
          <w:rFonts w:cs="Arial"/>
        </w:rPr>
        <w:lastRenderedPageBreak/>
        <w:t>Anexos</w:t>
      </w:r>
      <w:r w:rsidR="5D6F428C" w:rsidRPr="00D86EDA">
        <w:rPr>
          <w:rFonts w:cs="Arial"/>
        </w:rPr>
        <w:t>.</w:t>
      </w:r>
      <w:bookmarkEnd w:id="194"/>
      <w:bookmarkEnd w:id="195"/>
      <w:bookmarkEnd w:id="196"/>
      <w:r w:rsidRPr="00D86EDA">
        <w:rPr>
          <w:rFonts w:cs="Arial"/>
        </w:rPr>
        <w:t xml:space="preserve"> </w:t>
      </w:r>
    </w:p>
    <w:p w14:paraId="7E46E0B4" w14:textId="77777777" w:rsidR="00242C52" w:rsidRDefault="00242C52" w:rsidP="00242C52">
      <w:pPr>
        <w:rPr>
          <w:rFonts w:ascii="Arial" w:hAnsi="Arial" w:cs="Arial"/>
        </w:rPr>
      </w:pPr>
    </w:p>
    <w:p w14:paraId="3B8B2B34" w14:textId="77777777" w:rsidR="003E1503" w:rsidRDefault="003E1503" w:rsidP="00702887">
      <w:pPr>
        <w:pStyle w:val="Subtituloproyecto"/>
        <w:outlineLvl w:val="1"/>
        <w:sectPr w:rsidR="003E1503" w:rsidSect="00BB027A">
          <w:pgSz w:w="12240" w:h="15840"/>
          <w:pgMar w:top="1417" w:right="1701" w:bottom="1417" w:left="1701" w:header="708" w:footer="708" w:gutter="0"/>
          <w:cols w:space="708"/>
          <w:titlePg/>
          <w:docGrid w:linePitch="360"/>
        </w:sectPr>
      </w:pPr>
      <w:bookmarkStart w:id="197" w:name="_Toc184323807"/>
    </w:p>
    <w:p w14:paraId="29D8746D" w14:textId="408DE6EA" w:rsidR="00507967" w:rsidRPr="00D86EDA" w:rsidRDefault="00507967" w:rsidP="00702887">
      <w:pPr>
        <w:pStyle w:val="Subtituloproyecto"/>
        <w:outlineLvl w:val="1"/>
      </w:pPr>
      <w:r>
        <w:lastRenderedPageBreak/>
        <w:t xml:space="preserve">Anexos </w:t>
      </w:r>
      <w:r w:rsidR="007201A9">
        <w:t>Flujos</w:t>
      </w:r>
      <w:bookmarkEnd w:id="197"/>
    </w:p>
    <w:p w14:paraId="0054409E" w14:textId="77777777" w:rsidR="00242C52" w:rsidRPr="00D86EDA" w:rsidRDefault="00242C52" w:rsidP="00242C52">
      <w:pPr>
        <w:rPr>
          <w:rFonts w:ascii="Arial" w:hAnsi="Arial" w:cs="Arial"/>
        </w:rPr>
      </w:pPr>
    </w:p>
    <w:p w14:paraId="6AB9B406" w14:textId="77777777" w:rsidR="007958FE" w:rsidRPr="00D86EDA" w:rsidRDefault="007958FE" w:rsidP="007958FE">
      <w:pPr>
        <w:pStyle w:val="Subtituloproyecto"/>
        <w:rPr>
          <w:rFonts w:cs="Arial"/>
          <w:b/>
          <w:bCs/>
        </w:rPr>
        <w:sectPr w:rsidR="007958FE" w:rsidRPr="00D86EDA" w:rsidSect="003E1503">
          <w:type w:val="continuous"/>
          <w:pgSz w:w="15840" w:h="12240" w:orient="landscape" w:code="1"/>
          <w:pgMar w:top="1701" w:right="1418" w:bottom="1701" w:left="1418" w:header="709" w:footer="709" w:gutter="0"/>
          <w:cols w:space="708"/>
          <w:titlePg/>
          <w:docGrid w:linePitch="360"/>
        </w:sectPr>
      </w:pPr>
    </w:p>
    <w:p w14:paraId="499D56DB" w14:textId="298FE36C" w:rsidR="00C646A0" w:rsidRPr="0081219D" w:rsidRDefault="007958FE" w:rsidP="00702887">
      <w:pPr>
        <w:pStyle w:val="Subtituloproyecto"/>
        <w:outlineLvl w:val="2"/>
        <w:rPr>
          <w:rFonts w:cs="Arial"/>
        </w:rPr>
      </w:pPr>
      <w:bookmarkStart w:id="198" w:name="Flujo_de_proceso_original"/>
      <w:bookmarkStart w:id="199" w:name="_Toc184323808"/>
      <w:r w:rsidRPr="0081219D">
        <w:rPr>
          <w:rFonts w:cs="Arial"/>
        </w:rPr>
        <w:t>Flujo de proceso original</w:t>
      </w:r>
      <w:bookmarkEnd w:id="199"/>
    </w:p>
    <w:bookmarkEnd w:id="198"/>
    <w:p w14:paraId="1DBBC2A7" w14:textId="016B48F8" w:rsidR="007958FE" w:rsidRPr="00D86EDA" w:rsidRDefault="00BB027A" w:rsidP="007958FE">
      <w:pPr>
        <w:pStyle w:val="Subtituloproyecto"/>
        <w:rPr>
          <w:rFonts w:cs="Arial"/>
          <w:b/>
          <w:bCs/>
        </w:rPr>
      </w:pPr>
      <w:r w:rsidRPr="00D86EDA">
        <w:rPr>
          <w:rFonts w:cs="Arial"/>
          <w:noProof/>
        </w:rPr>
        <w:drawing>
          <wp:anchor distT="0" distB="0" distL="114300" distR="114300" simplePos="0" relativeHeight="251661312" behindDoc="1" locked="0" layoutInCell="1" allowOverlap="1" wp14:anchorId="26C90C94" wp14:editId="1A0224F4">
            <wp:simplePos x="0" y="0"/>
            <wp:positionH relativeFrom="column">
              <wp:posOffset>-237490</wp:posOffset>
            </wp:positionH>
            <wp:positionV relativeFrom="paragraph">
              <wp:posOffset>408305</wp:posOffset>
            </wp:positionV>
            <wp:extent cx="8875395" cy="4177030"/>
            <wp:effectExtent l="19050" t="19050" r="20955" b="13970"/>
            <wp:wrapTight wrapText="bothSides">
              <wp:wrapPolygon edited="0">
                <wp:start x="-46" y="-99"/>
                <wp:lineTo x="-46" y="21574"/>
                <wp:lineTo x="21605" y="21574"/>
                <wp:lineTo x="21605" y="-99"/>
                <wp:lineTo x="-46" y="-99"/>
              </wp:wrapPolygon>
            </wp:wrapTight>
            <wp:docPr id="1091714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8875395" cy="41770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13C44D6" w14:textId="77777777" w:rsidR="007958FE" w:rsidRPr="00D86EDA" w:rsidRDefault="007958FE" w:rsidP="00242C52">
      <w:pPr>
        <w:rPr>
          <w:rFonts w:ascii="Arial" w:hAnsi="Arial" w:cs="Arial"/>
        </w:rPr>
        <w:sectPr w:rsidR="007958FE" w:rsidRPr="00D86EDA" w:rsidSect="007958FE">
          <w:type w:val="continuous"/>
          <w:pgSz w:w="15840" w:h="12240" w:orient="landscape" w:code="1"/>
          <w:pgMar w:top="1701" w:right="1418" w:bottom="1701" w:left="1418" w:header="709" w:footer="709" w:gutter="0"/>
          <w:cols w:space="708"/>
          <w:titlePg/>
          <w:docGrid w:linePitch="360"/>
        </w:sectPr>
      </w:pPr>
    </w:p>
    <w:p w14:paraId="7AF22DB2" w14:textId="6CF4558C" w:rsidR="00C646A0" w:rsidRPr="0081219D" w:rsidRDefault="009B575A" w:rsidP="00702887">
      <w:pPr>
        <w:pStyle w:val="Subtituloproyecto"/>
        <w:outlineLvl w:val="2"/>
        <w:rPr>
          <w:rFonts w:cs="Arial"/>
          <w:noProof/>
        </w:rPr>
      </w:pPr>
      <w:bookmarkStart w:id="200" w:name="Flujo_de_proceso_optimizado"/>
      <w:bookmarkStart w:id="201" w:name="_Toc184323809"/>
      <w:r w:rsidRPr="0081219D">
        <w:rPr>
          <w:rFonts w:cs="Arial"/>
          <w:noProof/>
        </w:rPr>
        <w:lastRenderedPageBreak/>
        <w:t xml:space="preserve">Flujo de proceso </w:t>
      </w:r>
      <w:r w:rsidR="002F4A3F" w:rsidRPr="0081219D">
        <w:rPr>
          <w:rFonts w:cs="Arial"/>
          <w:noProof/>
        </w:rPr>
        <w:t>optimizado</w:t>
      </w:r>
      <w:bookmarkEnd w:id="201"/>
    </w:p>
    <w:bookmarkEnd w:id="200"/>
    <w:p w14:paraId="585E3393" w14:textId="33CA9DDE" w:rsidR="009B575A" w:rsidRPr="00D86EDA" w:rsidRDefault="009B575A" w:rsidP="00242C52">
      <w:pPr>
        <w:rPr>
          <w:rFonts w:ascii="Arial" w:hAnsi="Arial" w:cs="Arial"/>
        </w:rPr>
      </w:pPr>
      <w:r w:rsidRPr="00D86EDA">
        <w:rPr>
          <w:rFonts w:ascii="Arial" w:hAnsi="Arial" w:cs="Arial"/>
          <w:noProof/>
        </w:rPr>
        <w:drawing>
          <wp:inline distT="0" distB="0" distL="0" distR="0" wp14:anchorId="73C4C93D" wp14:editId="4E281568">
            <wp:extent cx="5612130" cy="3275965"/>
            <wp:effectExtent l="0" t="0" r="7620" b="635"/>
            <wp:docPr id="670002771"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2148" name="Imagen 1" descr="Gráfico, 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275965"/>
                    </a:xfrm>
                    <a:prstGeom prst="rect">
                      <a:avLst/>
                    </a:prstGeom>
                  </pic:spPr>
                </pic:pic>
              </a:graphicData>
            </a:graphic>
          </wp:inline>
        </w:drawing>
      </w:r>
    </w:p>
    <w:p w14:paraId="22AB64D8" w14:textId="77777777" w:rsidR="002F4A3F" w:rsidRPr="00D86EDA" w:rsidRDefault="002F4A3F" w:rsidP="00242C52">
      <w:pPr>
        <w:rPr>
          <w:rFonts w:ascii="Arial" w:hAnsi="Arial" w:cs="Arial"/>
        </w:rPr>
        <w:sectPr w:rsidR="002F4A3F" w:rsidRPr="00D86EDA" w:rsidSect="002F4A3F">
          <w:pgSz w:w="15840" w:h="12240" w:orient="landscape" w:code="1"/>
          <w:pgMar w:top="1701" w:right="1418" w:bottom="1701" w:left="1418" w:header="709" w:footer="709" w:gutter="0"/>
          <w:cols w:space="708"/>
          <w:titlePg/>
          <w:docGrid w:linePitch="360"/>
        </w:sectPr>
      </w:pPr>
    </w:p>
    <w:p w14:paraId="43EAF70C" w14:textId="191F5753" w:rsidR="00C646A0" w:rsidRPr="00D86EDA" w:rsidRDefault="00702887" w:rsidP="00702887">
      <w:pPr>
        <w:pStyle w:val="Subtituloproyecto"/>
        <w:outlineLvl w:val="1"/>
      </w:pPr>
      <w:bookmarkStart w:id="202" w:name="_Toc184323810"/>
      <w:r>
        <w:lastRenderedPageBreak/>
        <w:t>Anexos Códigos</w:t>
      </w:r>
      <w:bookmarkEnd w:id="202"/>
    </w:p>
    <w:p w14:paraId="622883AC" w14:textId="77777777" w:rsidR="00C646A0" w:rsidRPr="00D86EDA" w:rsidRDefault="00C646A0" w:rsidP="00702887">
      <w:pPr>
        <w:pStyle w:val="Ttulo3"/>
        <w:rPr>
          <w:rFonts w:ascii="Arial" w:hAnsi="Arial" w:cs="Arial"/>
        </w:rPr>
      </w:pPr>
    </w:p>
    <w:p w14:paraId="018A5A84" w14:textId="73C99864" w:rsidR="00C646A0" w:rsidRPr="00702887" w:rsidRDefault="00ED73BB" w:rsidP="00702887">
      <w:pPr>
        <w:pStyle w:val="Ttulo3"/>
      </w:pPr>
      <w:bookmarkStart w:id="203" w:name="index_código_DDL"/>
      <w:bookmarkStart w:id="204" w:name="_Toc184323811"/>
      <w:r w:rsidRPr="00702887">
        <w:t>Código DDL</w:t>
      </w:r>
      <w:bookmarkEnd w:id="204"/>
    </w:p>
    <w:tbl>
      <w:tblPr>
        <w:tblStyle w:val="Tablaconcuadrcula"/>
        <w:tblW w:w="0" w:type="auto"/>
        <w:tblLook w:val="04A0" w:firstRow="1" w:lastRow="0" w:firstColumn="1" w:lastColumn="0" w:noHBand="0" w:noVBand="1"/>
      </w:tblPr>
      <w:tblGrid>
        <w:gridCol w:w="8828"/>
      </w:tblGrid>
      <w:tr w:rsidR="00ED73BB" w:rsidRPr="00D86EDA" w14:paraId="18E70D7E" w14:textId="77777777" w:rsidTr="00ED73BB">
        <w:tc>
          <w:tcPr>
            <w:tcW w:w="8828" w:type="dxa"/>
          </w:tcPr>
          <w:bookmarkEnd w:id="203"/>
          <w:p w14:paraId="4A5BEB6B" w14:textId="77777777" w:rsidR="00ED73BB" w:rsidRPr="00D86EDA" w:rsidRDefault="00ED73BB" w:rsidP="00ED73BB">
            <w:pPr>
              <w:pStyle w:val="ParrafoProyecto0"/>
              <w:jc w:val="left"/>
              <w:rPr>
                <w:sz w:val="18"/>
                <w:szCs w:val="18"/>
              </w:rPr>
            </w:pPr>
            <w:r w:rsidRPr="00D86EDA">
              <w:rPr>
                <w:sz w:val="18"/>
                <w:szCs w:val="18"/>
              </w:rPr>
              <w:t>CREATE TABLE ciudad (</w:t>
            </w:r>
          </w:p>
          <w:p w14:paraId="436356C4"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cod_cuidad</w:t>
            </w:r>
            <w:proofErr w:type="spellEnd"/>
            <w:r w:rsidRPr="00D86EDA">
              <w:rPr>
                <w:sz w:val="18"/>
                <w:szCs w:val="18"/>
              </w:rPr>
              <w:t xml:space="preserve">    INTEGER NOT NULL,</w:t>
            </w:r>
          </w:p>
          <w:p w14:paraId="55047073" w14:textId="22E97A3B"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nombre_ciudad</w:t>
            </w:r>
            <w:proofErr w:type="spellEnd"/>
            <w:r w:rsidRPr="00D86EDA">
              <w:rPr>
                <w:sz w:val="18"/>
                <w:szCs w:val="18"/>
              </w:rPr>
              <w:t xml:space="preserve"> VARCHAR</w:t>
            </w:r>
            <w:r w:rsidR="51BD0557" w:rsidRPr="00D86EDA">
              <w:rPr>
                <w:sz w:val="18"/>
                <w:szCs w:val="18"/>
              </w:rPr>
              <w:t xml:space="preserve"> </w:t>
            </w:r>
            <w:r w:rsidRPr="00D86EDA">
              <w:rPr>
                <w:sz w:val="18"/>
                <w:szCs w:val="18"/>
              </w:rPr>
              <w:t>(40) NOT NULL</w:t>
            </w:r>
          </w:p>
          <w:p w14:paraId="265ABE0D" w14:textId="77777777" w:rsidR="00ED73BB" w:rsidRPr="00D86EDA" w:rsidRDefault="00ED73BB" w:rsidP="00ED73BB">
            <w:pPr>
              <w:pStyle w:val="ParrafoProyecto0"/>
              <w:jc w:val="left"/>
              <w:rPr>
                <w:sz w:val="18"/>
                <w:szCs w:val="18"/>
              </w:rPr>
            </w:pPr>
            <w:r w:rsidRPr="00D86EDA">
              <w:rPr>
                <w:sz w:val="18"/>
                <w:szCs w:val="18"/>
              </w:rPr>
              <w:t>);</w:t>
            </w:r>
          </w:p>
          <w:p w14:paraId="0239BD23" w14:textId="77777777" w:rsidR="00ED73BB" w:rsidRPr="00D86EDA" w:rsidRDefault="00ED73BB" w:rsidP="00ED73BB">
            <w:pPr>
              <w:pStyle w:val="ParrafoProyecto0"/>
              <w:jc w:val="left"/>
              <w:rPr>
                <w:sz w:val="18"/>
                <w:szCs w:val="18"/>
              </w:rPr>
            </w:pPr>
          </w:p>
          <w:p w14:paraId="7C1994F8" w14:textId="77777777" w:rsidR="00ED73BB" w:rsidRPr="00D86EDA" w:rsidRDefault="00ED73BB" w:rsidP="00ED73BB">
            <w:pPr>
              <w:pStyle w:val="ParrafoProyecto0"/>
              <w:jc w:val="left"/>
              <w:rPr>
                <w:sz w:val="18"/>
                <w:szCs w:val="18"/>
              </w:rPr>
            </w:pPr>
            <w:r w:rsidRPr="00D86EDA">
              <w:rPr>
                <w:sz w:val="18"/>
                <w:szCs w:val="18"/>
              </w:rPr>
              <w:t xml:space="preserve">ALTER TABLE ciudad ADD CONSTRAINT </w:t>
            </w:r>
            <w:proofErr w:type="spellStart"/>
            <w:r w:rsidRPr="00D86EDA">
              <w:rPr>
                <w:sz w:val="18"/>
                <w:szCs w:val="18"/>
              </w:rPr>
              <w:t>ciudad_pk</w:t>
            </w:r>
            <w:proofErr w:type="spellEnd"/>
            <w:r w:rsidRPr="00D86EDA">
              <w:rPr>
                <w:sz w:val="18"/>
                <w:szCs w:val="18"/>
              </w:rPr>
              <w:t xml:space="preserve"> PRIMARY KEY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_cuidad</w:t>
            </w:r>
            <w:proofErr w:type="spellEnd"/>
            <w:r w:rsidRPr="00D86EDA">
              <w:rPr>
                <w:sz w:val="18"/>
                <w:szCs w:val="18"/>
              </w:rPr>
              <w:t xml:space="preserve"> );</w:t>
            </w:r>
          </w:p>
          <w:p w14:paraId="7C74E335" w14:textId="77777777" w:rsidR="00ED73BB" w:rsidRPr="00D86EDA" w:rsidRDefault="00ED73BB" w:rsidP="00ED73BB">
            <w:pPr>
              <w:pStyle w:val="ParrafoProyecto0"/>
              <w:jc w:val="left"/>
              <w:rPr>
                <w:sz w:val="18"/>
                <w:szCs w:val="18"/>
              </w:rPr>
            </w:pPr>
          </w:p>
          <w:p w14:paraId="2B3D556D" w14:textId="77777777" w:rsidR="00ED73BB" w:rsidRPr="00D86EDA" w:rsidRDefault="00ED73BB" w:rsidP="00ED73BB">
            <w:pPr>
              <w:pStyle w:val="ParrafoProyecto0"/>
              <w:jc w:val="left"/>
              <w:rPr>
                <w:sz w:val="18"/>
                <w:szCs w:val="18"/>
              </w:rPr>
            </w:pPr>
            <w:r w:rsidRPr="00D86EDA">
              <w:rPr>
                <w:sz w:val="18"/>
                <w:szCs w:val="18"/>
              </w:rPr>
              <w:t xml:space="preserve">CREATE TABLE </w:t>
            </w:r>
            <w:proofErr w:type="spellStart"/>
            <w:r w:rsidRPr="00D86EDA">
              <w:rPr>
                <w:sz w:val="18"/>
                <w:szCs w:val="18"/>
              </w:rPr>
              <w:t>cod_despacho</w:t>
            </w:r>
            <w:proofErr w:type="spellEnd"/>
            <w:r w:rsidRPr="00D86EDA">
              <w:rPr>
                <w:sz w:val="18"/>
                <w:szCs w:val="18"/>
              </w:rPr>
              <w:t xml:space="preserve"> (</w:t>
            </w:r>
          </w:p>
          <w:p w14:paraId="6B030319"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cod_despacho</w:t>
            </w:r>
            <w:proofErr w:type="spellEnd"/>
            <w:r w:rsidRPr="00D86EDA">
              <w:rPr>
                <w:sz w:val="18"/>
                <w:szCs w:val="18"/>
              </w:rPr>
              <w:t xml:space="preserve">       INTEGER NOT NULL,</w:t>
            </w:r>
          </w:p>
          <w:p w14:paraId="6D9AC160" w14:textId="2E8DFBD4"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direccion</w:t>
            </w:r>
            <w:proofErr w:type="spellEnd"/>
            <w:r w:rsidRPr="00D86EDA">
              <w:rPr>
                <w:sz w:val="18"/>
                <w:szCs w:val="18"/>
              </w:rPr>
              <w:t xml:space="preserve">          VARCHAR</w:t>
            </w:r>
            <w:r w:rsidR="0B5E29ED" w:rsidRPr="00D86EDA">
              <w:rPr>
                <w:sz w:val="18"/>
                <w:szCs w:val="18"/>
              </w:rPr>
              <w:t xml:space="preserve"> </w:t>
            </w:r>
            <w:r w:rsidRPr="00D86EDA">
              <w:rPr>
                <w:sz w:val="18"/>
                <w:szCs w:val="18"/>
              </w:rPr>
              <w:t>(80) NOT NULL,</w:t>
            </w:r>
          </w:p>
          <w:p w14:paraId="64F98445"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region_cod_</w:t>
            </w:r>
            <w:proofErr w:type="gramStart"/>
            <w:r w:rsidRPr="00D86EDA">
              <w:rPr>
                <w:sz w:val="18"/>
                <w:szCs w:val="18"/>
              </w:rPr>
              <w:t>region</w:t>
            </w:r>
            <w:proofErr w:type="spellEnd"/>
            <w:r w:rsidRPr="00D86EDA">
              <w:rPr>
                <w:sz w:val="18"/>
                <w:szCs w:val="18"/>
              </w:rPr>
              <w:t xml:space="preserve">  INTEGER</w:t>
            </w:r>
            <w:proofErr w:type="gramEnd"/>
            <w:r w:rsidRPr="00D86EDA">
              <w:rPr>
                <w:sz w:val="18"/>
                <w:szCs w:val="18"/>
              </w:rPr>
              <w:t xml:space="preserve"> NOT NULL,</w:t>
            </w:r>
          </w:p>
          <w:p w14:paraId="535449C5"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ciudad_cod_</w:t>
            </w:r>
            <w:proofErr w:type="gramStart"/>
            <w:r w:rsidRPr="00D86EDA">
              <w:rPr>
                <w:sz w:val="18"/>
                <w:szCs w:val="18"/>
              </w:rPr>
              <w:t>cuidad</w:t>
            </w:r>
            <w:proofErr w:type="spellEnd"/>
            <w:r w:rsidRPr="00D86EDA">
              <w:rPr>
                <w:sz w:val="18"/>
                <w:szCs w:val="18"/>
              </w:rPr>
              <w:t xml:space="preserve">  INTEGER</w:t>
            </w:r>
            <w:proofErr w:type="gramEnd"/>
            <w:r w:rsidRPr="00D86EDA">
              <w:rPr>
                <w:sz w:val="18"/>
                <w:szCs w:val="18"/>
              </w:rPr>
              <w:t xml:space="preserve"> NOT NULL,</w:t>
            </w:r>
          </w:p>
          <w:p w14:paraId="639EEA53"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comunas_cod_comuna</w:t>
            </w:r>
            <w:proofErr w:type="spellEnd"/>
            <w:r w:rsidRPr="00D86EDA">
              <w:rPr>
                <w:sz w:val="18"/>
                <w:szCs w:val="18"/>
              </w:rPr>
              <w:t xml:space="preserve"> INTEGER NOT NULL</w:t>
            </w:r>
          </w:p>
          <w:p w14:paraId="6290513C" w14:textId="77777777" w:rsidR="00ED73BB" w:rsidRPr="00D86EDA" w:rsidRDefault="00ED73BB" w:rsidP="00ED73BB">
            <w:pPr>
              <w:pStyle w:val="ParrafoProyecto0"/>
              <w:jc w:val="left"/>
              <w:rPr>
                <w:sz w:val="18"/>
                <w:szCs w:val="18"/>
              </w:rPr>
            </w:pPr>
            <w:r w:rsidRPr="00D86EDA">
              <w:rPr>
                <w:sz w:val="18"/>
                <w:szCs w:val="18"/>
              </w:rPr>
              <w:t>);</w:t>
            </w:r>
          </w:p>
          <w:p w14:paraId="558957E4" w14:textId="77777777" w:rsidR="00ED73BB" w:rsidRPr="00D86EDA" w:rsidRDefault="00ED73BB" w:rsidP="00ED73BB">
            <w:pPr>
              <w:pStyle w:val="ParrafoProyecto0"/>
              <w:jc w:val="left"/>
              <w:rPr>
                <w:sz w:val="18"/>
                <w:szCs w:val="18"/>
              </w:rPr>
            </w:pPr>
          </w:p>
          <w:p w14:paraId="10FDB1A7" w14:textId="77777777" w:rsidR="00ED73BB" w:rsidRPr="00D86EDA" w:rsidRDefault="00ED73BB" w:rsidP="00ED73BB">
            <w:pPr>
              <w:pStyle w:val="ParrafoProyecto0"/>
              <w:jc w:val="left"/>
              <w:rPr>
                <w:sz w:val="18"/>
                <w:szCs w:val="18"/>
              </w:rPr>
            </w:pPr>
            <w:r w:rsidRPr="00D86EDA">
              <w:rPr>
                <w:sz w:val="18"/>
                <w:szCs w:val="18"/>
              </w:rPr>
              <w:t xml:space="preserve">ALTER TABLE </w:t>
            </w:r>
            <w:proofErr w:type="spellStart"/>
            <w:r w:rsidRPr="00D86EDA">
              <w:rPr>
                <w:sz w:val="18"/>
                <w:szCs w:val="18"/>
              </w:rPr>
              <w:t>cod_despacho</w:t>
            </w:r>
            <w:proofErr w:type="spellEnd"/>
            <w:r w:rsidRPr="00D86EDA">
              <w:rPr>
                <w:sz w:val="18"/>
                <w:szCs w:val="18"/>
              </w:rPr>
              <w:t xml:space="preserve"> ADD CONSTRAINT </w:t>
            </w:r>
            <w:proofErr w:type="spellStart"/>
            <w:r w:rsidRPr="00D86EDA">
              <w:rPr>
                <w:sz w:val="18"/>
                <w:szCs w:val="18"/>
              </w:rPr>
              <w:t>cod_despacho_pk</w:t>
            </w:r>
            <w:proofErr w:type="spellEnd"/>
            <w:r w:rsidRPr="00D86EDA">
              <w:rPr>
                <w:sz w:val="18"/>
                <w:szCs w:val="18"/>
              </w:rPr>
              <w:t xml:space="preserve"> PRIMARY KEY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_despacho</w:t>
            </w:r>
            <w:proofErr w:type="spellEnd"/>
            <w:r w:rsidRPr="00D86EDA">
              <w:rPr>
                <w:sz w:val="18"/>
                <w:szCs w:val="18"/>
              </w:rPr>
              <w:t xml:space="preserve"> );</w:t>
            </w:r>
          </w:p>
          <w:p w14:paraId="6F9515C1" w14:textId="77777777" w:rsidR="00ED73BB" w:rsidRPr="00D86EDA" w:rsidRDefault="00ED73BB" w:rsidP="00ED73BB">
            <w:pPr>
              <w:pStyle w:val="ParrafoProyecto0"/>
              <w:jc w:val="left"/>
              <w:rPr>
                <w:sz w:val="18"/>
                <w:szCs w:val="18"/>
              </w:rPr>
            </w:pPr>
          </w:p>
          <w:p w14:paraId="45706EE5" w14:textId="77777777" w:rsidR="00ED73BB" w:rsidRPr="00D86EDA" w:rsidRDefault="00ED73BB" w:rsidP="00ED73BB">
            <w:pPr>
              <w:pStyle w:val="ParrafoProyecto0"/>
              <w:jc w:val="left"/>
              <w:rPr>
                <w:sz w:val="18"/>
                <w:szCs w:val="18"/>
              </w:rPr>
            </w:pPr>
            <w:r w:rsidRPr="00D86EDA">
              <w:rPr>
                <w:sz w:val="18"/>
                <w:szCs w:val="18"/>
              </w:rPr>
              <w:t>CREATE TABLE comunas (</w:t>
            </w:r>
          </w:p>
          <w:p w14:paraId="055B22AF"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cod_comuna</w:t>
            </w:r>
            <w:proofErr w:type="spellEnd"/>
            <w:r w:rsidRPr="00D86EDA">
              <w:rPr>
                <w:sz w:val="18"/>
                <w:szCs w:val="18"/>
              </w:rPr>
              <w:t xml:space="preserve">    INTEGER NOT NULL,</w:t>
            </w:r>
          </w:p>
          <w:p w14:paraId="144E3EBC" w14:textId="00404AD1"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nombre_comuna</w:t>
            </w:r>
            <w:proofErr w:type="spellEnd"/>
            <w:r w:rsidRPr="00D86EDA">
              <w:rPr>
                <w:sz w:val="18"/>
                <w:szCs w:val="18"/>
              </w:rPr>
              <w:t xml:space="preserve"> VARCHAR</w:t>
            </w:r>
            <w:r w:rsidR="6BED8F7C" w:rsidRPr="00D86EDA">
              <w:rPr>
                <w:sz w:val="18"/>
                <w:szCs w:val="18"/>
              </w:rPr>
              <w:t xml:space="preserve"> </w:t>
            </w:r>
            <w:r w:rsidRPr="00D86EDA">
              <w:rPr>
                <w:sz w:val="18"/>
                <w:szCs w:val="18"/>
              </w:rPr>
              <w:t>(40) NOT NULL</w:t>
            </w:r>
          </w:p>
          <w:p w14:paraId="18C97DC1" w14:textId="77777777" w:rsidR="00ED73BB" w:rsidRPr="00D86EDA" w:rsidRDefault="00ED73BB" w:rsidP="00ED73BB">
            <w:pPr>
              <w:pStyle w:val="ParrafoProyecto0"/>
              <w:jc w:val="left"/>
              <w:rPr>
                <w:sz w:val="18"/>
                <w:szCs w:val="18"/>
              </w:rPr>
            </w:pPr>
            <w:r w:rsidRPr="00D86EDA">
              <w:rPr>
                <w:sz w:val="18"/>
                <w:szCs w:val="18"/>
              </w:rPr>
              <w:t>);</w:t>
            </w:r>
          </w:p>
          <w:p w14:paraId="04EA0539" w14:textId="77777777" w:rsidR="00ED73BB" w:rsidRPr="00D86EDA" w:rsidRDefault="00ED73BB" w:rsidP="00ED73BB">
            <w:pPr>
              <w:pStyle w:val="ParrafoProyecto0"/>
              <w:jc w:val="left"/>
              <w:rPr>
                <w:sz w:val="18"/>
                <w:szCs w:val="18"/>
              </w:rPr>
            </w:pPr>
          </w:p>
          <w:p w14:paraId="20D70059" w14:textId="77777777" w:rsidR="00ED73BB" w:rsidRPr="00D86EDA" w:rsidRDefault="00ED73BB" w:rsidP="00ED73BB">
            <w:pPr>
              <w:pStyle w:val="ParrafoProyecto0"/>
              <w:jc w:val="left"/>
              <w:rPr>
                <w:sz w:val="18"/>
                <w:szCs w:val="18"/>
              </w:rPr>
            </w:pPr>
            <w:r w:rsidRPr="00D86EDA">
              <w:rPr>
                <w:sz w:val="18"/>
                <w:szCs w:val="18"/>
              </w:rPr>
              <w:t xml:space="preserve">ALTER TABLE comunas ADD CONSTRAINT </w:t>
            </w:r>
            <w:proofErr w:type="spellStart"/>
            <w:r w:rsidRPr="00D86EDA">
              <w:rPr>
                <w:sz w:val="18"/>
                <w:szCs w:val="18"/>
              </w:rPr>
              <w:t>comunas_pk</w:t>
            </w:r>
            <w:proofErr w:type="spellEnd"/>
            <w:r w:rsidRPr="00D86EDA">
              <w:rPr>
                <w:sz w:val="18"/>
                <w:szCs w:val="18"/>
              </w:rPr>
              <w:t xml:space="preserve"> PRIMARY KEY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_comuna</w:t>
            </w:r>
            <w:proofErr w:type="spellEnd"/>
            <w:r w:rsidRPr="00D86EDA">
              <w:rPr>
                <w:sz w:val="18"/>
                <w:szCs w:val="18"/>
              </w:rPr>
              <w:t xml:space="preserve"> );</w:t>
            </w:r>
          </w:p>
          <w:p w14:paraId="7335295A" w14:textId="77777777" w:rsidR="00ED73BB" w:rsidRPr="00D86EDA" w:rsidRDefault="00ED73BB" w:rsidP="00ED73BB">
            <w:pPr>
              <w:pStyle w:val="ParrafoProyecto0"/>
              <w:jc w:val="left"/>
              <w:rPr>
                <w:sz w:val="18"/>
                <w:szCs w:val="18"/>
              </w:rPr>
            </w:pPr>
          </w:p>
          <w:p w14:paraId="5980456C" w14:textId="0AC6CC2F" w:rsidR="00ED73BB" w:rsidRPr="00D86EDA" w:rsidRDefault="00ED73BB" w:rsidP="00ED73BB">
            <w:pPr>
              <w:pStyle w:val="ParrafoProyecto0"/>
              <w:jc w:val="left"/>
              <w:rPr>
                <w:sz w:val="18"/>
                <w:szCs w:val="18"/>
              </w:rPr>
            </w:pPr>
            <w:r w:rsidRPr="00D86EDA">
              <w:rPr>
                <w:sz w:val="18"/>
                <w:szCs w:val="18"/>
              </w:rPr>
              <w:t xml:space="preserve">CREATE TABLE </w:t>
            </w:r>
            <w:proofErr w:type="spellStart"/>
            <w:r w:rsidRPr="00D86EDA">
              <w:rPr>
                <w:sz w:val="18"/>
                <w:szCs w:val="18"/>
              </w:rPr>
              <w:t>detalle_</w:t>
            </w:r>
            <w:r w:rsidR="00C67118" w:rsidRPr="00D86EDA">
              <w:rPr>
                <w:sz w:val="18"/>
                <w:szCs w:val="18"/>
              </w:rPr>
              <w:t>órdenes</w:t>
            </w:r>
            <w:proofErr w:type="spellEnd"/>
            <w:r w:rsidRPr="00D86EDA">
              <w:rPr>
                <w:sz w:val="18"/>
                <w:szCs w:val="18"/>
              </w:rPr>
              <w:t xml:space="preserve"> (</w:t>
            </w:r>
          </w:p>
          <w:p w14:paraId="28F43772" w14:textId="4DF7C79C" w:rsidR="00ED73BB" w:rsidRPr="00D86EDA" w:rsidRDefault="00ED73BB" w:rsidP="00ED73BB">
            <w:pPr>
              <w:pStyle w:val="ParrafoProyecto0"/>
              <w:jc w:val="left"/>
              <w:rPr>
                <w:sz w:val="18"/>
                <w:szCs w:val="18"/>
              </w:rPr>
            </w:pPr>
            <w:r w:rsidRPr="00D86EDA">
              <w:rPr>
                <w:sz w:val="18"/>
                <w:szCs w:val="18"/>
              </w:rPr>
              <w:t xml:space="preserve">    </w:t>
            </w:r>
            <w:proofErr w:type="spellStart"/>
            <w:r w:rsidR="00C67118" w:rsidRPr="00D86EDA">
              <w:rPr>
                <w:sz w:val="18"/>
                <w:szCs w:val="18"/>
              </w:rPr>
              <w:t>órdenes</w:t>
            </w:r>
            <w:r w:rsidRPr="00D86EDA">
              <w:rPr>
                <w:sz w:val="18"/>
                <w:szCs w:val="18"/>
              </w:rPr>
              <w:t>_num_orden</w:t>
            </w:r>
            <w:proofErr w:type="spellEnd"/>
            <w:r w:rsidRPr="00D86EDA">
              <w:rPr>
                <w:sz w:val="18"/>
                <w:szCs w:val="18"/>
              </w:rPr>
              <w:t xml:space="preserve"> INTEGER NOT NULL,</w:t>
            </w:r>
          </w:p>
          <w:p w14:paraId="3BFFE9E1"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id_detalle</w:t>
            </w:r>
            <w:proofErr w:type="spellEnd"/>
            <w:r w:rsidRPr="00D86EDA">
              <w:rPr>
                <w:sz w:val="18"/>
                <w:szCs w:val="18"/>
              </w:rPr>
              <w:t xml:space="preserve">        INTEGER NOT NULL,</w:t>
            </w:r>
          </w:p>
          <w:p w14:paraId="63BC31EE" w14:textId="006F4547" w:rsidR="00ED73BB" w:rsidRPr="00D86EDA" w:rsidRDefault="00ED73BB" w:rsidP="00ED73BB">
            <w:pPr>
              <w:pStyle w:val="ParrafoProyecto0"/>
              <w:jc w:val="left"/>
              <w:rPr>
                <w:sz w:val="18"/>
                <w:szCs w:val="18"/>
              </w:rPr>
            </w:pPr>
            <w:r w:rsidRPr="00D86EDA">
              <w:rPr>
                <w:sz w:val="18"/>
                <w:szCs w:val="18"/>
              </w:rPr>
              <w:t xml:space="preserve">    producto          VARCHAR</w:t>
            </w:r>
            <w:r w:rsidR="57673EA5" w:rsidRPr="00D86EDA">
              <w:rPr>
                <w:sz w:val="18"/>
                <w:szCs w:val="18"/>
              </w:rPr>
              <w:t xml:space="preserve"> </w:t>
            </w:r>
            <w:r w:rsidRPr="00D86EDA">
              <w:rPr>
                <w:sz w:val="18"/>
                <w:szCs w:val="18"/>
              </w:rPr>
              <w:t>(60),</w:t>
            </w:r>
          </w:p>
          <w:p w14:paraId="45D46575" w14:textId="77777777" w:rsidR="00ED73BB" w:rsidRPr="00D86EDA" w:rsidRDefault="00ED73BB" w:rsidP="00ED73BB">
            <w:pPr>
              <w:pStyle w:val="ParrafoProyecto0"/>
              <w:jc w:val="left"/>
              <w:rPr>
                <w:sz w:val="18"/>
                <w:szCs w:val="18"/>
              </w:rPr>
            </w:pPr>
            <w:r w:rsidRPr="00D86EDA">
              <w:rPr>
                <w:sz w:val="18"/>
                <w:szCs w:val="18"/>
              </w:rPr>
              <w:t xml:space="preserve">    cantidad          INTEGER,</w:t>
            </w:r>
          </w:p>
          <w:p w14:paraId="004505DC" w14:textId="77777777" w:rsidR="00ED73BB" w:rsidRPr="00D86EDA" w:rsidRDefault="00ED73BB" w:rsidP="00ED73BB">
            <w:pPr>
              <w:pStyle w:val="ParrafoProyecto0"/>
              <w:jc w:val="left"/>
              <w:rPr>
                <w:sz w:val="18"/>
                <w:szCs w:val="18"/>
              </w:rPr>
            </w:pPr>
            <w:r w:rsidRPr="00D86EDA">
              <w:rPr>
                <w:sz w:val="18"/>
                <w:szCs w:val="18"/>
              </w:rPr>
              <w:t xml:space="preserve">    alto              INTEGER NOT NULL,</w:t>
            </w:r>
          </w:p>
          <w:p w14:paraId="72FE7FEB" w14:textId="77777777" w:rsidR="00ED73BB" w:rsidRPr="00D86EDA" w:rsidRDefault="00ED73BB" w:rsidP="00ED73BB">
            <w:pPr>
              <w:pStyle w:val="ParrafoProyecto0"/>
              <w:jc w:val="left"/>
              <w:rPr>
                <w:sz w:val="18"/>
                <w:szCs w:val="18"/>
              </w:rPr>
            </w:pPr>
            <w:r w:rsidRPr="00D86EDA">
              <w:rPr>
                <w:sz w:val="18"/>
                <w:szCs w:val="18"/>
              </w:rPr>
              <w:t xml:space="preserve">    ancho             INTEGER NOT NULL,</w:t>
            </w:r>
          </w:p>
          <w:p w14:paraId="287E40A7" w14:textId="77777777" w:rsidR="00ED73BB" w:rsidRPr="00D86EDA" w:rsidRDefault="00ED73BB" w:rsidP="00ED73BB">
            <w:pPr>
              <w:pStyle w:val="ParrafoProyecto0"/>
              <w:jc w:val="left"/>
              <w:rPr>
                <w:sz w:val="18"/>
                <w:szCs w:val="18"/>
              </w:rPr>
            </w:pPr>
            <w:r w:rsidRPr="00D86EDA">
              <w:rPr>
                <w:sz w:val="18"/>
                <w:szCs w:val="18"/>
              </w:rPr>
              <w:t xml:space="preserve">    largo             INTEGER NOT NULL,</w:t>
            </w:r>
          </w:p>
          <w:p w14:paraId="0E830649"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peso_kgs</w:t>
            </w:r>
            <w:proofErr w:type="spellEnd"/>
            <w:r w:rsidRPr="00D86EDA">
              <w:rPr>
                <w:sz w:val="18"/>
                <w:szCs w:val="18"/>
              </w:rPr>
              <w:t xml:space="preserve">          FLOAT NOT NULL</w:t>
            </w:r>
          </w:p>
          <w:p w14:paraId="5394DA29" w14:textId="77777777" w:rsidR="00ED73BB" w:rsidRPr="00D86EDA" w:rsidRDefault="00ED73BB" w:rsidP="00ED73BB">
            <w:pPr>
              <w:pStyle w:val="ParrafoProyecto0"/>
              <w:jc w:val="left"/>
              <w:rPr>
                <w:sz w:val="18"/>
                <w:szCs w:val="18"/>
              </w:rPr>
            </w:pPr>
            <w:r w:rsidRPr="00D86EDA">
              <w:rPr>
                <w:sz w:val="18"/>
                <w:szCs w:val="18"/>
              </w:rPr>
              <w:t>);</w:t>
            </w:r>
          </w:p>
          <w:p w14:paraId="10824737" w14:textId="77777777" w:rsidR="00ED73BB" w:rsidRPr="00D86EDA" w:rsidRDefault="00ED73BB" w:rsidP="00ED73BB">
            <w:pPr>
              <w:pStyle w:val="ParrafoProyecto0"/>
              <w:jc w:val="left"/>
              <w:rPr>
                <w:sz w:val="18"/>
                <w:szCs w:val="18"/>
              </w:rPr>
            </w:pPr>
          </w:p>
          <w:p w14:paraId="70F2C72B" w14:textId="2946425F" w:rsidR="00ED73BB" w:rsidRPr="00D86EDA" w:rsidRDefault="00ED73BB" w:rsidP="00ED73BB">
            <w:pPr>
              <w:pStyle w:val="ParrafoProyecto0"/>
              <w:jc w:val="left"/>
              <w:rPr>
                <w:sz w:val="18"/>
                <w:szCs w:val="18"/>
              </w:rPr>
            </w:pPr>
            <w:r w:rsidRPr="00D86EDA">
              <w:rPr>
                <w:sz w:val="18"/>
                <w:szCs w:val="18"/>
              </w:rPr>
              <w:t xml:space="preserve">ALTER TABLE </w:t>
            </w:r>
            <w:proofErr w:type="spellStart"/>
            <w:r w:rsidRPr="00D86EDA">
              <w:rPr>
                <w:sz w:val="18"/>
                <w:szCs w:val="18"/>
              </w:rPr>
              <w:t>detalle_</w:t>
            </w:r>
            <w:r w:rsidR="00C67118" w:rsidRPr="00D86EDA">
              <w:rPr>
                <w:sz w:val="18"/>
                <w:szCs w:val="18"/>
              </w:rPr>
              <w:t>órdenes</w:t>
            </w:r>
            <w:proofErr w:type="spellEnd"/>
            <w:r w:rsidRPr="00D86EDA">
              <w:rPr>
                <w:sz w:val="18"/>
                <w:szCs w:val="18"/>
              </w:rPr>
              <w:t xml:space="preserve"> ADD CONSTRAINT </w:t>
            </w:r>
            <w:proofErr w:type="spellStart"/>
            <w:r w:rsidRPr="00D86EDA">
              <w:rPr>
                <w:sz w:val="18"/>
                <w:szCs w:val="18"/>
              </w:rPr>
              <w:t>detalle_</w:t>
            </w:r>
            <w:r w:rsidR="00C67118" w:rsidRPr="00D86EDA">
              <w:rPr>
                <w:sz w:val="18"/>
                <w:szCs w:val="18"/>
              </w:rPr>
              <w:t>órdenes</w:t>
            </w:r>
            <w:r w:rsidRPr="00D86EDA">
              <w:rPr>
                <w:sz w:val="18"/>
                <w:szCs w:val="18"/>
              </w:rPr>
              <w:t>_pk</w:t>
            </w:r>
            <w:proofErr w:type="spellEnd"/>
            <w:r w:rsidRPr="00D86EDA">
              <w:rPr>
                <w:sz w:val="18"/>
                <w:szCs w:val="18"/>
              </w:rPr>
              <w:t xml:space="preserve"> PRIMARY KEY </w:t>
            </w:r>
            <w:proofErr w:type="gramStart"/>
            <w:r w:rsidRPr="00D86EDA">
              <w:rPr>
                <w:sz w:val="18"/>
                <w:szCs w:val="18"/>
              </w:rPr>
              <w:t xml:space="preserve">( </w:t>
            </w:r>
            <w:proofErr w:type="spellStart"/>
            <w:r w:rsidR="00C67118" w:rsidRPr="00D86EDA">
              <w:rPr>
                <w:sz w:val="18"/>
                <w:szCs w:val="18"/>
              </w:rPr>
              <w:t>órdenes</w:t>
            </w:r>
            <w:proofErr w:type="gramEnd"/>
            <w:r w:rsidRPr="00D86EDA">
              <w:rPr>
                <w:sz w:val="18"/>
                <w:szCs w:val="18"/>
              </w:rPr>
              <w:t>_num_orden</w:t>
            </w:r>
            <w:proofErr w:type="spellEnd"/>
            <w:r w:rsidRPr="00D86EDA">
              <w:rPr>
                <w:sz w:val="18"/>
                <w:szCs w:val="18"/>
              </w:rPr>
              <w:t>,</w:t>
            </w:r>
          </w:p>
          <w:p w14:paraId="2CCFB3AF" w14:textId="77777777" w:rsidR="00ED73BB" w:rsidRPr="00D86EDA" w:rsidRDefault="00ED73BB" w:rsidP="00ED73BB">
            <w:pPr>
              <w:pStyle w:val="ParrafoProyecto0"/>
              <w:jc w:val="left"/>
              <w:rPr>
                <w:sz w:val="18"/>
                <w:szCs w:val="18"/>
              </w:rPr>
            </w:pPr>
            <w:r w:rsidRPr="00D86EDA">
              <w:rPr>
                <w:sz w:val="18"/>
                <w:szCs w:val="18"/>
              </w:rPr>
              <w:lastRenderedPageBreak/>
              <w:t xml:space="preserve">                                                                            </w:t>
            </w:r>
            <w:proofErr w:type="spellStart"/>
            <w:r w:rsidRPr="00D86EDA">
              <w:rPr>
                <w:sz w:val="18"/>
                <w:szCs w:val="18"/>
              </w:rPr>
              <w:t>id_</w:t>
            </w:r>
            <w:proofErr w:type="gramStart"/>
            <w:r w:rsidRPr="00D86EDA">
              <w:rPr>
                <w:sz w:val="18"/>
                <w:szCs w:val="18"/>
              </w:rPr>
              <w:t>detalle</w:t>
            </w:r>
            <w:proofErr w:type="spellEnd"/>
            <w:r w:rsidRPr="00D86EDA">
              <w:rPr>
                <w:sz w:val="18"/>
                <w:szCs w:val="18"/>
              </w:rPr>
              <w:t xml:space="preserve"> )</w:t>
            </w:r>
            <w:proofErr w:type="gramEnd"/>
            <w:r w:rsidRPr="00D86EDA">
              <w:rPr>
                <w:sz w:val="18"/>
                <w:szCs w:val="18"/>
              </w:rPr>
              <w:t>;</w:t>
            </w:r>
          </w:p>
          <w:p w14:paraId="372D0C2D" w14:textId="77777777" w:rsidR="00ED73BB" w:rsidRPr="00D86EDA" w:rsidRDefault="00ED73BB" w:rsidP="00ED73BB">
            <w:pPr>
              <w:pStyle w:val="ParrafoProyecto0"/>
              <w:jc w:val="left"/>
              <w:rPr>
                <w:sz w:val="18"/>
                <w:szCs w:val="18"/>
              </w:rPr>
            </w:pPr>
          </w:p>
          <w:p w14:paraId="5638FEC0" w14:textId="77777777" w:rsidR="00ED73BB" w:rsidRPr="00D86EDA" w:rsidRDefault="00ED73BB" w:rsidP="00ED73BB">
            <w:pPr>
              <w:pStyle w:val="ParrafoProyecto0"/>
              <w:jc w:val="left"/>
              <w:rPr>
                <w:sz w:val="18"/>
                <w:szCs w:val="18"/>
              </w:rPr>
            </w:pPr>
            <w:r w:rsidRPr="00D86EDA">
              <w:rPr>
                <w:sz w:val="18"/>
                <w:szCs w:val="18"/>
              </w:rPr>
              <w:t xml:space="preserve">CREATE TABLE </w:t>
            </w:r>
            <w:proofErr w:type="spellStart"/>
            <w:r w:rsidRPr="00D86EDA">
              <w:rPr>
                <w:sz w:val="18"/>
                <w:szCs w:val="18"/>
              </w:rPr>
              <w:t>direccion_retiro</w:t>
            </w:r>
            <w:proofErr w:type="spellEnd"/>
            <w:r w:rsidRPr="00D86EDA">
              <w:rPr>
                <w:sz w:val="18"/>
                <w:szCs w:val="18"/>
              </w:rPr>
              <w:t xml:space="preserve"> (</w:t>
            </w:r>
          </w:p>
          <w:p w14:paraId="6391F4DF"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cod_retiro</w:t>
            </w:r>
            <w:proofErr w:type="spellEnd"/>
            <w:r w:rsidRPr="00D86EDA">
              <w:rPr>
                <w:sz w:val="18"/>
                <w:szCs w:val="18"/>
              </w:rPr>
              <w:t xml:space="preserve">         INTEGER NOT NULL,</w:t>
            </w:r>
          </w:p>
          <w:p w14:paraId="716C0924" w14:textId="4B4F817D"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direccion</w:t>
            </w:r>
            <w:proofErr w:type="spellEnd"/>
            <w:r w:rsidRPr="00D86EDA">
              <w:rPr>
                <w:sz w:val="18"/>
                <w:szCs w:val="18"/>
              </w:rPr>
              <w:t xml:space="preserve">          VARCHAR</w:t>
            </w:r>
            <w:r w:rsidR="16DFD3F4" w:rsidRPr="00D86EDA">
              <w:rPr>
                <w:sz w:val="18"/>
                <w:szCs w:val="18"/>
              </w:rPr>
              <w:t xml:space="preserve"> </w:t>
            </w:r>
            <w:r w:rsidRPr="00D86EDA">
              <w:rPr>
                <w:sz w:val="18"/>
                <w:szCs w:val="18"/>
              </w:rPr>
              <w:t>(80) NOT NULL,</w:t>
            </w:r>
          </w:p>
          <w:p w14:paraId="58A7AD20"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region_cod_</w:t>
            </w:r>
            <w:proofErr w:type="gramStart"/>
            <w:r w:rsidRPr="00D86EDA">
              <w:rPr>
                <w:sz w:val="18"/>
                <w:szCs w:val="18"/>
              </w:rPr>
              <w:t>region</w:t>
            </w:r>
            <w:proofErr w:type="spellEnd"/>
            <w:r w:rsidRPr="00D86EDA">
              <w:rPr>
                <w:sz w:val="18"/>
                <w:szCs w:val="18"/>
              </w:rPr>
              <w:t xml:space="preserve">  INTEGER</w:t>
            </w:r>
            <w:proofErr w:type="gramEnd"/>
            <w:r w:rsidRPr="00D86EDA">
              <w:rPr>
                <w:sz w:val="18"/>
                <w:szCs w:val="18"/>
              </w:rPr>
              <w:t xml:space="preserve"> NOT NULL,</w:t>
            </w:r>
          </w:p>
          <w:p w14:paraId="33A998FD"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ciudad_cod_</w:t>
            </w:r>
            <w:proofErr w:type="gramStart"/>
            <w:r w:rsidRPr="00D86EDA">
              <w:rPr>
                <w:sz w:val="18"/>
                <w:szCs w:val="18"/>
              </w:rPr>
              <w:t>cuidad</w:t>
            </w:r>
            <w:proofErr w:type="spellEnd"/>
            <w:r w:rsidRPr="00D86EDA">
              <w:rPr>
                <w:sz w:val="18"/>
                <w:szCs w:val="18"/>
              </w:rPr>
              <w:t xml:space="preserve">  INTEGER</w:t>
            </w:r>
            <w:proofErr w:type="gramEnd"/>
            <w:r w:rsidRPr="00D86EDA">
              <w:rPr>
                <w:sz w:val="18"/>
                <w:szCs w:val="18"/>
              </w:rPr>
              <w:t xml:space="preserve"> NOT NULL,</w:t>
            </w:r>
          </w:p>
          <w:p w14:paraId="0C5EFF20"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comunas_cod_comuna</w:t>
            </w:r>
            <w:proofErr w:type="spellEnd"/>
            <w:r w:rsidRPr="00D86EDA">
              <w:rPr>
                <w:sz w:val="18"/>
                <w:szCs w:val="18"/>
              </w:rPr>
              <w:t xml:space="preserve"> INTEGER NOT NULL</w:t>
            </w:r>
          </w:p>
          <w:p w14:paraId="336E209A" w14:textId="77777777" w:rsidR="00ED73BB" w:rsidRPr="00D86EDA" w:rsidRDefault="00ED73BB" w:rsidP="00ED73BB">
            <w:pPr>
              <w:pStyle w:val="ParrafoProyecto0"/>
              <w:jc w:val="left"/>
              <w:rPr>
                <w:sz w:val="18"/>
                <w:szCs w:val="18"/>
              </w:rPr>
            </w:pPr>
            <w:r w:rsidRPr="00D86EDA">
              <w:rPr>
                <w:sz w:val="18"/>
                <w:szCs w:val="18"/>
              </w:rPr>
              <w:t>);</w:t>
            </w:r>
          </w:p>
          <w:p w14:paraId="22E593B5" w14:textId="77777777" w:rsidR="00ED73BB" w:rsidRPr="00D86EDA" w:rsidRDefault="00ED73BB" w:rsidP="00ED73BB">
            <w:pPr>
              <w:pStyle w:val="ParrafoProyecto0"/>
              <w:jc w:val="left"/>
              <w:rPr>
                <w:sz w:val="18"/>
                <w:szCs w:val="18"/>
              </w:rPr>
            </w:pPr>
          </w:p>
          <w:p w14:paraId="5C603F79" w14:textId="77777777" w:rsidR="00ED73BB" w:rsidRPr="00D86EDA" w:rsidRDefault="00ED73BB" w:rsidP="00ED73BB">
            <w:pPr>
              <w:pStyle w:val="ParrafoProyecto0"/>
              <w:jc w:val="left"/>
              <w:rPr>
                <w:sz w:val="18"/>
                <w:szCs w:val="18"/>
              </w:rPr>
            </w:pPr>
            <w:r w:rsidRPr="00D86EDA">
              <w:rPr>
                <w:sz w:val="18"/>
                <w:szCs w:val="18"/>
              </w:rPr>
              <w:t xml:space="preserve">ALTER TABLE </w:t>
            </w:r>
            <w:proofErr w:type="spellStart"/>
            <w:r w:rsidRPr="00D86EDA">
              <w:rPr>
                <w:sz w:val="18"/>
                <w:szCs w:val="18"/>
              </w:rPr>
              <w:t>direccion_retiro</w:t>
            </w:r>
            <w:proofErr w:type="spellEnd"/>
            <w:r w:rsidRPr="00D86EDA">
              <w:rPr>
                <w:sz w:val="18"/>
                <w:szCs w:val="18"/>
              </w:rPr>
              <w:t xml:space="preserve"> ADD CONSTRAINT </w:t>
            </w:r>
            <w:proofErr w:type="spellStart"/>
            <w:r w:rsidRPr="00D86EDA">
              <w:rPr>
                <w:sz w:val="18"/>
                <w:szCs w:val="18"/>
              </w:rPr>
              <w:t>direccion_retiro_pk</w:t>
            </w:r>
            <w:proofErr w:type="spellEnd"/>
            <w:r w:rsidRPr="00D86EDA">
              <w:rPr>
                <w:sz w:val="18"/>
                <w:szCs w:val="18"/>
              </w:rPr>
              <w:t xml:space="preserve"> PRIMARY KEY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_retiro</w:t>
            </w:r>
            <w:proofErr w:type="spellEnd"/>
            <w:r w:rsidRPr="00D86EDA">
              <w:rPr>
                <w:sz w:val="18"/>
                <w:szCs w:val="18"/>
              </w:rPr>
              <w:t xml:space="preserve"> );</w:t>
            </w:r>
          </w:p>
          <w:p w14:paraId="736FF20D" w14:textId="77777777" w:rsidR="00ED73BB" w:rsidRPr="00D86EDA" w:rsidRDefault="00ED73BB" w:rsidP="00ED73BB">
            <w:pPr>
              <w:pStyle w:val="ParrafoProyecto0"/>
              <w:jc w:val="left"/>
              <w:rPr>
                <w:sz w:val="18"/>
                <w:szCs w:val="18"/>
              </w:rPr>
            </w:pPr>
          </w:p>
          <w:p w14:paraId="28A5C88C" w14:textId="77777777" w:rsidR="00ED73BB" w:rsidRPr="00D86EDA" w:rsidRDefault="00ED73BB" w:rsidP="00ED73BB">
            <w:pPr>
              <w:pStyle w:val="ParrafoProyecto0"/>
              <w:jc w:val="left"/>
              <w:rPr>
                <w:sz w:val="18"/>
                <w:szCs w:val="18"/>
              </w:rPr>
            </w:pPr>
            <w:r w:rsidRPr="00D86EDA">
              <w:rPr>
                <w:sz w:val="18"/>
                <w:szCs w:val="18"/>
              </w:rPr>
              <w:t>CREATE TABLE empresas (</w:t>
            </w:r>
          </w:p>
          <w:p w14:paraId="7B0B6505"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rut</w:t>
            </w:r>
            <w:proofErr w:type="spellEnd"/>
            <w:r w:rsidRPr="00D86EDA">
              <w:rPr>
                <w:sz w:val="18"/>
                <w:szCs w:val="18"/>
              </w:rPr>
              <w:t xml:space="preserve">                 INTEGER NOT NULL,</w:t>
            </w:r>
          </w:p>
          <w:p w14:paraId="7F2F5990"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digito_</w:t>
            </w:r>
            <w:proofErr w:type="gramStart"/>
            <w:r w:rsidRPr="00D86EDA">
              <w:rPr>
                <w:sz w:val="18"/>
                <w:szCs w:val="18"/>
              </w:rPr>
              <w:t>verificador</w:t>
            </w:r>
            <w:proofErr w:type="spellEnd"/>
            <w:r w:rsidRPr="00D86EDA">
              <w:rPr>
                <w:sz w:val="18"/>
                <w:szCs w:val="18"/>
              </w:rPr>
              <w:t xml:space="preserve">  VARCHAR</w:t>
            </w:r>
            <w:proofErr w:type="gramEnd"/>
            <w:r w:rsidRPr="00D86EDA">
              <w:rPr>
                <w:sz w:val="18"/>
                <w:szCs w:val="18"/>
              </w:rPr>
              <w:t>(1) NOT NULL,</w:t>
            </w:r>
          </w:p>
          <w:p w14:paraId="568BE71E" w14:textId="1AD2894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nombre_fantasia</w:t>
            </w:r>
            <w:proofErr w:type="spellEnd"/>
            <w:r w:rsidRPr="00D86EDA">
              <w:rPr>
                <w:sz w:val="18"/>
                <w:szCs w:val="18"/>
              </w:rPr>
              <w:t xml:space="preserve">     VARCHAR</w:t>
            </w:r>
            <w:r w:rsidR="0C036133" w:rsidRPr="00D86EDA">
              <w:rPr>
                <w:sz w:val="18"/>
                <w:szCs w:val="18"/>
              </w:rPr>
              <w:t xml:space="preserve"> </w:t>
            </w:r>
            <w:r w:rsidRPr="00D86EDA">
              <w:rPr>
                <w:sz w:val="18"/>
                <w:szCs w:val="18"/>
              </w:rPr>
              <w:t>(80) NOT NULL,</w:t>
            </w:r>
          </w:p>
          <w:p w14:paraId="502E42D6" w14:textId="4A2DE73E"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razon_social</w:t>
            </w:r>
            <w:proofErr w:type="spellEnd"/>
            <w:r w:rsidRPr="00D86EDA">
              <w:rPr>
                <w:sz w:val="18"/>
                <w:szCs w:val="18"/>
              </w:rPr>
              <w:t xml:space="preserve">        VARCHAR</w:t>
            </w:r>
            <w:r w:rsidR="57891CA0" w:rsidRPr="00D86EDA">
              <w:rPr>
                <w:sz w:val="18"/>
                <w:szCs w:val="18"/>
              </w:rPr>
              <w:t xml:space="preserve"> </w:t>
            </w:r>
            <w:r w:rsidRPr="00D86EDA">
              <w:rPr>
                <w:sz w:val="18"/>
                <w:szCs w:val="18"/>
              </w:rPr>
              <w:t>(80) NOT NULL,</w:t>
            </w:r>
          </w:p>
          <w:p w14:paraId="19C6FCE3" w14:textId="588E71F8" w:rsidR="00ED73BB" w:rsidRPr="00D86EDA" w:rsidRDefault="00ED73BB" w:rsidP="00ED73BB">
            <w:pPr>
              <w:pStyle w:val="ParrafoProyecto0"/>
              <w:jc w:val="left"/>
              <w:rPr>
                <w:sz w:val="18"/>
                <w:szCs w:val="18"/>
              </w:rPr>
            </w:pPr>
            <w:r w:rsidRPr="00D86EDA">
              <w:rPr>
                <w:sz w:val="18"/>
                <w:szCs w:val="18"/>
              </w:rPr>
              <w:t xml:space="preserve">    giro                VARCHAR</w:t>
            </w:r>
            <w:r w:rsidR="2DAD88C1" w:rsidRPr="00D86EDA">
              <w:rPr>
                <w:sz w:val="18"/>
                <w:szCs w:val="18"/>
              </w:rPr>
              <w:t xml:space="preserve"> </w:t>
            </w:r>
            <w:r w:rsidRPr="00D86EDA">
              <w:rPr>
                <w:sz w:val="18"/>
                <w:szCs w:val="18"/>
              </w:rPr>
              <w:t>(90),</w:t>
            </w:r>
          </w:p>
          <w:p w14:paraId="01E04E96" w14:textId="128E6884"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direccion_comercial</w:t>
            </w:r>
            <w:proofErr w:type="spellEnd"/>
            <w:r w:rsidRPr="00D86EDA">
              <w:rPr>
                <w:sz w:val="18"/>
                <w:szCs w:val="18"/>
              </w:rPr>
              <w:t xml:space="preserve"> VARCHAR</w:t>
            </w:r>
            <w:r w:rsidR="2DAD88C1" w:rsidRPr="00D86EDA">
              <w:rPr>
                <w:sz w:val="18"/>
                <w:szCs w:val="18"/>
              </w:rPr>
              <w:t xml:space="preserve"> </w:t>
            </w:r>
            <w:r w:rsidRPr="00D86EDA">
              <w:rPr>
                <w:sz w:val="18"/>
                <w:szCs w:val="18"/>
              </w:rPr>
              <w:t>(60) NOT NULL,</w:t>
            </w:r>
          </w:p>
          <w:p w14:paraId="153373DC"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region_cod_region</w:t>
            </w:r>
            <w:proofErr w:type="spellEnd"/>
            <w:r w:rsidRPr="00D86EDA">
              <w:rPr>
                <w:sz w:val="18"/>
                <w:szCs w:val="18"/>
              </w:rPr>
              <w:t xml:space="preserve">   INTEGER NOT NULL,</w:t>
            </w:r>
          </w:p>
          <w:p w14:paraId="71F08E92"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ciudad_cod_cuidad</w:t>
            </w:r>
            <w:proofErr w:type="spellEnd"/>
            <w:r w:rsidRPr="00D86EDA">
              <w:rPr>
                <w:sz w:val="18"/>
                <w:szCs w:val="18"/>
              </w:rPr>
              <w:t xml:space="preserve">   INTEGER NOT NULL,</w:t>
            </w:r>
          </w:p>
          <w:p w14:paraId="349A6B1B"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comunas_cod_</w:t>
            </w:r>
            <w:proofErr w:type="gramStart"/>
            <w:r w:rsidRPr="00D86EDA">
              <w:rPr>
                <w:sz w:val="18"/>
                <w:szCs w:val="18"/>
              </w:rPr>
              <w:t>comuna</w:t>
            </w:r>
            <w:proofErr w:type="spellEnd"/>
            <w:r w:rsidRPr="00D86EDA">
              <w:rPr>
                <w:sz w:val="18"/>
                <w:szCs w:val="18"/>
              </w:rPr>
              <w:t xml:space="preserve">  INTEGER</w:t>
            </w:r>
            <w:proofErr w:type="gramEnd"/>
            <w:r w:rsidRPr="00D86EDA">
              <w:rPr>
                <w:sz w:val="18"/>
                <w:szCs w:val="18"/>
              </w:rPr>
              <w:t xml:space="preserve"> NOT NULL,</w:t>
            </w:r>
          </w:p>
          <w:p w14:paraId="230BAC39"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giro_id_giro</w:t>
            </w:r>
            <w:proofErr w:type="spellEnd"/>
            <w:r w:rsidRPr="00D86EDA">
              <w:rPr>
                <w:sz w:val="18"/>
                <w:szCs w:val="18"/>
              </w:rPr>
              <w:t xml:space="preserve">        INTEGER NOT NULL</w:t>
            </w:r>
          </w:p>
          <w:p w14:paraId="11DAD024" w14:textId="77777777" w:rsidR="00ED73BB" w:rsidRPr="00D86EDA" w:rsidRDefault="00ED73BB" w:rsidP="00ED73BB">
            <w:pPr>
              <w:pStyle w:val="ParrafoProyecto0"/>
              <w:jc w:val="left"/>
              <w:rPr>
                <w:sz w:val="18"/>
                <w:szCs w:val="18"/>
              </w:rPr>
            </w:pPr>
            <w:r w:rsidRPr="00D86EDA">
              <w:rPr>
                <w:sz w:val="18"/>
                <w:szCs w:val="18"/>
              </w:rPr>
              <w:t>);</w:t>
            </w:r>
          </w:p>
          <w:p w14:paraId="126FA8DB" w14:textId="77777777" w:rsidR="00ED73BB" w:rsidRPr="00D86EDA" w:rsidRDefault="00ED73BB" w:rsidP="00ED73BB">
            <w:pPr>
              <w:pStyle w:val="ParrafoProyecto0"/>
              <w:jc w:val="left"/>
              <w:rPr>
                <w:sz w:val="18"/>
                <w:szCs w:val="18"/>
              </w:rPr>
            </w:pPr>
          </w:p>
          <w:p w14:paraId="60ADA0BD" w14:textId="77777777" w:rsidR="00ED73BB" w:rsidRPr="00D86EDA" w:rsidRDefault="00ED73BB" w:rsidP="00ED73BB">
            <w:pPr>
              <w:pStyle w:val="ParrafoProyecto0"/>
              <w:jc w:val="left"/>
              <w:rPr>
                <w:sz w:val="18"/>
                <w:szCs w:val="18"/>
              </w:rPr>
            </w:pPr>
            <w:r w:rsidRPr="00D86EDA">
              <w:rPr>
                <w:sz w:val="18"/>
                <w:szCs w:val="18"/>
              </w:rPr>
              <w:t xml:space="preserve">ALTER TABLE empresas ADD CONSTRAINT </w:t>
            </w:r>
            <w:proofErr w:type="spellStart"/>
            <w:r w:rsidRPr="00D86EDA">
              <w:rPr>
                <w:sz w:val="18"/>
                <w:szCs w:val="18"/>
              </w:rPr>
              <w:t>empresas_pk</w:t>
            </w:r>
            <w:proofErr w:type="spellEnd"/>
            <w:r w:rsidRPr="00D86EDA">
              <w:rPr>
                <w:sz w:val="18"/>
                <w:szCs w:val="18"/>
              </w:rPr>
              <w:t xml:space="preserve"> PRIMARY KEY </w:t>
            </w:r>
            <w:proofErr w:type="gramStart"/>
            <w:r w:rsidRPr="00D86EDA">
              <w:rPr>
                <w:sz w:val="18"/>
                <w:szCs w:val="18"/>
              </w:rPr>
              <w:t xml:space="preserve">( </w:t>
            </w:r>
            <w:proofErr w:type="spellStart"/>
            <w:r w:rsidRPr="00D86EDA">
              <w:rPr>
                <w:sz w:val="18"/>
                <w:szCs w:val="18"/>
              </w:rPr>
              <w:t>rut</w:t>
            </w:r>
            <w:proofErr w:type="spellEnd"/>
            <w:proofErr w:type="gramEnd"/>
            <w:r w:rsidRPr="00D86EDA">
              <w:rPr>
                <w:sz w:val="18"/>
                <w:szCs w:val="18"/>
              </w:rPr>
              <w:t xml:space="preserve"> );</w:t>
            </w:r>
          </w:p>
          <w:p w14:paraId="7FFC61ED" w14:textId="77777777" w:rsidR="00ED73BB" w:rsidRPr="00D86EDA" w:rsidRDefault="00ED73BB" w:rsidP="00ED73BB">
            <w:pPr>
              <w:pStyle w:val="ParrafoProyecto0"/>
              <w:jc w:val="left"/>
              <w:rPr>
                <w:sz w:val="18"/>
                <w:szCs w:val="18"/>
              </w:rPr>
            </w:pPr>
          </w:p>
          <w:p w14:paraId="1045B730" w14:textId="7A1CAC46" w:rsidR="00ED73BB" w:rsidRPr="00D86EDA" w:rsidRDefault="00ED73BB" w:rsidP="00ED73BB">
            <w:pPr>
              <w:pStyle w:val="ParrafoProyecto0"/>
              <w:jc w:val="left"/>
              <w:rPr>
                <w:sz w:val="18"/>
                <w:szCs w:val="18"/>
              </w:rPr>
            </w:pPr>
            <w:r w:rsidRPr="00D86EDA">
              <w:rPr>
                <w:sz w:val="18"/>
                <w:szCs w:val="18"/>
              </w:rPr>
              <w:t xml:space="preserve">CREATE TABLE </w:t>
            </w:r>
            <w:proofErr w:type="spellStart"/>
            <w:r w:rsidRPr="00D86EDA">
              <w:rPr>
                <w:sz w:val="18"/>
                <w:szCs w:val="18"/>
              </w:rPr>
              <w:t>estado_</w:t>
            </w:r>
            <w:r w:rsidR="00C67118" w:rsidRPr="00D86EDA">
              <w:rPr>
                <w:sz w:val="18"/>
                <w:szCs w:val="18"/>
              </w:rPr>
              <w:t>órdenes</w:t>
            </w:r>
            <w:proofErr w:type="spellEnd"/>
            <w:r w:rsidRPr="00D86EDA">
              <w:rPr>
                <w:sz w:val="18"/>
                <w:szCs w:val="18"/>
              </w:rPr>
              <w:t xml:space="preserve"> (</w:t>
            </w:r>
          </w:p>
          <w:p w14:paraId="5D916A1A" w14:textId="235E6656"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cod_estado</w:t>
            </w:r>
            <w:proofErr w:type="spellEnd"/>
            <w:r w:rsidRPr="00D86EDA">
              <w:rPr>
                <w:sz w:val="18"/>
                <w:szCs w:val="18"/>
              </w:rPr>
              <w:t xml:space="preserve">    VARCHAR</w:t>
            </w:r>
            <w:r w:rsidR="27827A41" w:rsidRPr="00D86EDA">
              <w:rPr>
                <w:sz w:val="18"/>
                <w:szCs w:val="18"/>
              </w:rPr>
              <w:t xml:space="preserve"> </w:t>
            </w:r>
            <w:r w:rsidRPr="00D86EDA">
              <w:rPr>
                <w:sz w:val="18"/>
                <w:szCs w:val="18"/>
              </w:rPr>
              <w:t>(1) NOT NULL,</w:t>
            </w:r>
          </w:p>
          <w:p w14:paraId="2EA05418" w14:textId="7AE23D59"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nombre_estado</w:t>
            </w:r>
            <w:proofErr w:type="spellEnd"/>
            <w:r w:rsidRPr="00D86EDA">
              <w:rPr>
                <w:sz w:val="18"/>
                <w:szCs w:val="18"/>
              </w:rPr>
              <w:t xml:space="preserve"> VARCHAR</w:t>
            </w:r>
            <w:r w:rsidR="4174A105" w:rsidRPr="00D86EDA">
              <w:rPr>
                <w:sz w:val="18"/>
                <w:szCs w:val="18"/>
              </w:rPr>
              <w:t xml:space="preserve"> </w:t>
            </w:r>
            <w:r w:rsidRPr="00D86EDA">
              <w:rPr>
                <w:sz w:val="18"/>
                <w:szCs w:val="18"/>
              </w:rPr>
              <w:t>(15)</w:t>
            </w:r>
          </w:p>
          <w:p w14:paraId="57C6DEBB" w14:textId="77777777" w:rsidR="00ED73BB" w:rsidRPr="00D86EDA" w:rsidRDefault="00ED73BB" w:rsidP="00ED73BB">
            <w:pPr>
              <w:pStyle w:val="ParrafoProyecto0"/>
              <w:jc w:val="left"/>
              <w:rPr>
                <w:sz w:val="18"/>
                <w:szCs w:val="18"/>
              </w:rPr>
            </w:pPr>
            <w:r w:rsidRPr="00D86EDA">
              <w:rPr>
                <w:sz w:val="18"/>
                <w:szCs w:val="18"/>
              </w:rPr>
              <w:t>);</w:t>
            </w:r>
          </w:p>
          <w:p w14:paraId="035B86C0" w14:textId="77777777" w:rsidR="00ED73BB" w:rsidRPr="00D86EDA" w:rsidRDefault="00ED73BB" w:rsidP="00ED73BB">
            <w:pPr>
              <w:pStyle w:val="ParrafoProyecto0"/>
              <w:jc w:val="left"/>
              <w:rPr>
                <w:sz w:val="18"/>
                <w:szCs w:val="18"/>
              </w:rPr>
            </w:pPr>
          </w:p>
          <w:p w14:paraId="694D2CEB" w14:textId="43403C52" w:rsidR="00ED73BB" w:rsidRPr="00D86EDA" w:rsidRDefault="00ED73BB" w:rsidP="00ED73BB">
            <w:pPr>
              <w:pStyle w:val="ParrafoProyecto0"/>
              <w:jc w:val="left"/>
              <w:rPr>
                <w:sz w:val="18"/>
                <w:szCs w:val="18"/>
              </w:rPr>
            </w:pPr>
            <w:r w:rsidRPr="00D86EDA">
              <w:rPr>
                <w:sz w:val="18"/>
                <w:szCs w:val="18"/>
              </w:rPr>
              <w:t xml:space="preserve">ALTER TABLE </w:t>
            </w:r>
            <w:proofErr w:type="spellStart"/>
            <w:r w:rsidRPr="00D86EDA">
              <w:rPr>
                <w:sz w:val="18"/>
                <w:szCs w:val="18"/>
              </w:rPr>
              <w:t>estado_</w:t>
            </w:r>
            <w:r w:rsidR="00C67118" w:rsidRPr="00D86EDA">
              <w:rPr>
                <w:sz w:val="18"/>
                <w:szCs w:val="18"/>
              </w:rPr>
              <w:t>órdenes</w:t>
            </w:r>
            <w:proofErr w:type="spellEnd"/>
            <w:r w:rsidRPr="00D86EDA">
              <w:rPr>
                <w:sz w:val="18"/>
                <w:szCs w:val="18"/>
              </w:rPr>
              <w:t xml:space="preserve"> ADD CONSTRAINT </w:t>
            </w:r>
            <w:proofErr w:type="spellStart"/>
            <w:r w:rsidRPr="00D86EDA">
              <w:rPr>
                <w:sz w:val="18"/>
                <w:szCs w:val="18"/>
              </w:rPr>
              <w:t>estado_</w:t>
            </w:r>
            <w:r w:rsidR="00C67118" w:rsidRPr="00D86EDA">
              <w:rPr>
                <w:sz w:val="18"/>
                <w:szCs w:val="18"/>
              </w:rPr>
              <w:t>órdenes</w:t>
            </w:r>
            <w:r w:rsidRPr="00D86EDA">
              <w:rPr>
                <w:sz w:val="18"/>
                <w:szCs w:val="18"/>
              </w:rPr>
              <w:t>_pk</w:t>
            </w:r>
            <w:proofErr w:type="spellEnd"/>
            <w:r w:rsidRPr="00D86EDA">
              <w:rPr>
                <w:sz w:val="18"/>
                <w:szCs w:val="18"/>
              </w:rPr>
              <w:t xml:space="preserve"> PRIMARY KEY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_estado</w:t>
            </w:r>
            <w:proofErr w:type="spellEnd"/>
            <w:r w:rsidRPr="00D86EDA">
              <w:rPr>
                <w:sz w:val="18"/>
                <w:szCs w:val="18"/>
              </w:rPr>
              <w:t xml:space="preserve"> );</w:t>
            </w:r>
          </w:p>
          <w:p w14:paraId="50C123EA" w14:textId="77777777" w:rsidR="00ED73BB" w:rsidRPr="00D86EDA" w:rsidRDefault="00ED73BB" w:rsidP="00ED73BB">
            <w:pPr>
              <w:pStyle w:val="ParrafoProyecto0"/>
              <w:jc w:val="left"/>
              <w:rPr>
                <w:sz w:val="18"/>
                <w:szCs w:val="18"/>
              </w:rPr>
            </w:pPr>
          </w:p>
          <w:p w14:paraId="1C8B9B1B" w14:textId="77777777" w:rsidR="00ED73BB" w:rsidRPr="00D86EDA" w:rsidRDefault="00ED73BB" w:rsidP="00ED73BB">
            <w:pPr>
              <w:pStyle w:val="ParrafoProyecto0"/>
              <w:jc w:val="left"/>
              <w:rPr>
                <w:sz w:val="18"/>
                <w:szCs w:val="18"/>
              </w:rPr>
            </w:pPr>
            <w:r w:rsidRPr="00D86EDA">
              <w:rPr>
                <w:sz w:val="18"/>
                <w:szCs w:val="18"/>
              </w:rPr>
              <w:t>CREATE TABLE giro (</w:t>
            </w:r>
          </w:p>
          <w:p w14:paraId="32CA1F25"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id_giro</w:t>
            </w:r>
            <w:proofErr w:type="spellEnd"/>
            <w:r w:rsidRPr="00D86EDA">
              <w:rPr>
                <w:sz w:val="18"/>
                <w:szCs w:val="18"/>
              </w:rPr>
              <w:t xml:space="preserve">          INTEGER NOT NULL,</w:t>
            </w:r>
          </w:p>
          <w:p w14:paraId="0F199B19" w14:textId="0C455E56"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descripcion_giro</w:t>
            </w:r>
            <w:proofErr w:type="spellEnd"/>
            <w:r w:rsidRPr="00D86EDA">
              <w:rPr>
                <w:sz w:val="18"/>
                <w:szCs w:val="18"/>
              </w:rPr>
              <w:t xml:space="preserve"> VARCHAR</w:t>
            </w:r>
            <w:r w:rsidR="4174A105" w:rsidRPr="00D86EDA">
              <w:rPr>
                <w:sz w:val="18"/>
                <w:szCs w:val="18"/>
              </w:rPr>
              <w:t xml:space="preserve"> </w:t>
            </w:r>
            <w:r w:rsidRPr="00D86EDA">
              <w:rPr>
                <w:sz w:val="18"/>
                <w:szCs w:val="18"/>
              </w:rPr>
              <w:t>(160) NOT NULL</w:t>
            </w:r>
          </w:p>
          <w:p w14:paraId="645FBA96" w14:textId="77777777" w:rsidR="00ED73BB" w:rsidRPr="00D86EDA" w:rsidRDefault="00ED73BB" w:rsidP="00ED73BB">
            <w:pPr>
              <w:pStyle w:val="ParrafoProyecto0"/>
              <w:jc w:val="left"/>
              <w:rPr>
                <w:sz w:val="18"/>
                <w:szCs w:val="18"/>
              </w:rPr>
            </w:pPr>
            <w:r w:rsidRPr="00D86EDA">
              <w:rPr>
                <w:sz w:val="18"/>
                <w:szCs w:val="18"/>
              </w:rPr>
              <w:t>);</w:t>
            </w:r>
          </w:p>
          <w:p w14:paraId="478608A6" w14:textId="77777777" w:rsidR="00ED73BB" w:rsidRPr="00D86EDA" w:rsidRDefault="00ED73BB" w:rsidP="00ED73BB">
            <w:pPr>
              <w:pStyle w:val="ParrafoProyecto0"/>
              <w:jc w:val="left"/>
              <w:rPr>
                <w:sz w:val="18"/>
                <w:szCs w:val="18"/>
              </w:rPr>
            </w:pPr>
          </w:p>
          <w:p w14:paraId="7C06A151" w14:textId="77777777" w:rsidR="00ED73BB" w:rsidRPr="00D86EDA" w:rsidRDefault="00ED73BB" w:rsidP="00ED73BB">
            <w:pPr>
              <w:pStyle w:val="ParrafoProyecto0"/>
              <w:jc w:val="left"/>
              <w:rPr>
                <w:sz w:val="18"/>
                <w:szCs w:val="18"/>
              </w:rPr>
            </w:pPr>
            <w:r w:rsidRPr="00D86EDA">
              <w:rPr>
                <w:sz w:val="18"/>
                <w:szCs w:val="18"/>
              </w:rPr>
              <w:t xml:space="preserve">ALTER TABLE giro ADD CONSTRAINT </w:t>
            </w:r>
            <w:proofErr w:type="spellStart"/>
            <w:r w:rsidRPr="00D86EDA">
              <w:rPr>
                <w:sz w:val="18"/>
                <w:szCs w:val="18"/>
              </w:rPr>
              <w:t>giro_pk</w:t>
            </w:r>
            <w:proofErr w:type="spellEnd"/>
            <w:r w:rsidRPr="00D86EDA">
              <w:rPr>
                <w:sz w:val="18"/>
                <w:szCs w:val="18"/>
              </w:rPr>
              <w:t xml:space="preserve"> PRIMARY KEY </w:t>
            </w:r>
            <w:proofErr w:type="gramStart"/>
            <w:r w:rsidRPr="00D86EDA">
              <w:rPr>
                <w:sz w:val="18"/>
                <w:szCs w:val="18"/>
              </w:rPr>
              <w:t xml:space="preserve">( </w:t>
            </w:r>
            <w:proofErr w:type="spellStart"/>
            <w:r w:rsidRPr="00D86EDA">
              <w:rPr>
                <w:sz w:val="18"/>
                <w:szCs w:val="18"/>
              </w:rPr>
              <w:t>id</w:t>
            </w:r>
            <w:proofErr w:type="gramEnd"/>
            <w:r w:rsidRPr="00D86EDA">
              <w:rPr>
                <w:sz w:val="18"/>
                <w:szCs w:val="18"/>
              </w:rPr>
              <w:t>_giro</w:t>
            </w:r>
            <w:proofErr w:type="spellEnd"/>
            <w:r w:rsidRPr="00D86EDA">
              <w:rPr>
                <w:sz w:val="18"/>
                <w:szCs w:val="18"/>
              </w:rPr>
              <w:t xml:space="preserve"> );</w:t>
            </w:r>
          </w:p>
          <w:p w14:paraId="2567988A" w14:textId="77777777" w:rsidR="00ED73BB" w:rsidRPr="00D86EDA" w:rsidRDefault="00ED73BB" w:rsidP="00ED73BB">
            <w:pPr>
              <w:pStyle w:val="ParrafoProyecto0"/>
              <w:jc w:val="left"/>
              <w:rPr>
                <w:sz w:val="18"/>
                <w:szCs w:val="18"/>
              </w:rPr>
            </w:pPr>
          </w:p>
          <w:p w14:paraId="1253A035" w14:textId="2B732DD4" w:rsidR="00ED73BB" w:rsidRPr="00D86EDA" w:rsidRDefault="00ED73BB" w:rsidP="00ED73BB">
            <w:pPr>
              <w:pStyle w:val="ParrafoProyecto0"/>
              <w:jc w:val="left"/>
              <w:rPr>
                <w:sz w:val="18"/>
                <w:szCs w:val="18"/>
              </w:rPr>
            </w:pPr>
            <w:r w:rsidRPr="00D86EDA">
              <w:rPr>
                <w:sz w:val="18"/>
                <w:szCs w:val="18"/>
              </w:rPr>
              <w:lastRenderedPageBreak/>
              <w:t xml:space="preserve">CREATE TABLE </w:t>
            </w:r>
            <w:r w:rsidR="00C67118" w:rsidRPr="00D86EDA">
              <w:rPr>
                <w:sz w:val="18"/>
                <w:szCs w:val="18"/>
              </w:rPr>
              <w:t>órdenes</w:t>
            </w:r>
            <w:r w:rsidRPr="00D86EDA">
              <w:rPr>
                <w:sz w:val="18"/>
                <w:szCs w:val="18"/>
              </w:rPr>
              <w:t xml:space="preserve"> (</w:t>
            </w:r>
          </w:p>
          <w:p w14:paraId="2D35BBF7"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num_orden</w:t>
            </w:r>
            <w:proofErr w:type="spellEnd"/>
            <w:r w:rsidRPr="00D86EDA">
              <w:rPr>
                <w:sz w:val="18"/>
                <w:szCs w:val="18"/>
              </w:rPr>
              <w:t xml:space="preserve">                    INTEGER NOT NULL,</w:t>
            </w:r>
          </w:p>
          <w:p w14:paraId="0178BABE" w14:textId="14DA27C1"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detalle_orden</w:t>
            </w:r>
            <w:proofErr w:type="spellEnd"/>
            <w:r w:rsidRPr="00D86EDA">
              <w:rPr>
                <w:sz w:val="18"/>
                <w:szCs w:val="18"/>
              </w:rPr>
              <w:t xml:space="preserve">                VARCHAR</w:t>
            </w:r>
            <w:r w:rsidR="79FDD2C8" w:rsidRPr="00D86EDA">
              <w:rPr>
                <w:sz w:val="18"/>
                <w:szCs w:val="18"/>
              </w:rPr>
              <w:t xml:space="preserve"> </w:t>
            </w:r>
            <w:r w:rsidRPr="00D86EDA">
              <w:rPr>
                <w:sz w:val="18"/>
                <w:szCs w:val="18"/>
              </w:rPr>
              <w:t>(256),</w:t>
            </w:r>
          </w:p>
          <w:p w14:paraId="0FA0AD7E" w14:textId="13224A0B"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direccion_retiro</w:t>
            </w:r>
            <w:proofErr w:type="spellEnd"/>
            <w:r w:rsidRPr="00D86EDA">
              <w:rPr>
                <w:sz w:val="18"/>
                <w:szCs w:val="18"/>
              </w:rPr>
              <w:t xml:space="preserve">             VARCHAR</w:t>
            </w:r>
            <w:r w:rsidR="7836AB65" w:rsidRPr="00D86EDA">
              <w:rPr>
                <w:sz w:val="18"/>
                <w:szCs w:val="18"/>
              </w:rPr>
              <w:t xml:space="preserve"> </w:t>
            </w:r>
            <w:r w:rsidRPr="00D86EDA">
              <w:rPr>
                <w:sz w:val="18"/>
                <w:szCs w:val="18"/>
              </w:rPr>
              <w:t>(256) NOT NULL,</w:t>
            </w:r>
          </w:p>
          <w:p w14:paraId="222C8388" w14:textId="7F0F49F5"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direccion_despacho</w:t>
            </w:r>
            <w:proofErr w:type="spellEnd"/>
            <w:r w:rsidRPr="00D86EDA">
              <w:rPr>
                <w:sz w:val="18"/>
                <w:szCs w:val="18"/>
              </w:rPr>
              <w:t xml:space="preserve">           VARCHAR</w:t>
            </w:r>
            <w:r w:rsidR="5DD1865F" w:rsidRPr="00D86EDA">
              <w:rPr>
                <w:sz w:val="18"/>
                <w:szCs w:val="18"/>
              </w:rPr>
              <w:t xml:space="preserve"> </w:t>
            </w:r>
            <w:r w:rsidRPr="00D86EDA">
              <w:rPr>
                <w:sz w:val="18"/>
                <w:szCs w:val="18"/>
              </w:rPr>
              <w:t>(256) NOT NULL,</w:t>
            </w:r>
          </w:p>
          <w:p w14:paraId="20BEC5B2"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empresas_rut</w:t>
            </w:r>
            <w:proofErr w:type="spellEnd"/>
            <w:r w:rsidRPr="00D86EDA">
              <w:rPr>
                <w:sz w:val="18"/>
                <w:szCs w:val="18"/>
              </w:rPr>
              <w:t xml:space="preserve">                 INTEGER NOT NULL,</w:t>
            </w:r>
          </w:p>
          <w:p w14:paraId="51B31238"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usuarios_id_usuario</w:t>
            </w:r>
            <w:proofErr w:type="spellEnd"/>
            <w:r w:rsidRPr="00D86EDA">
              <w:rPr>
                <w:sz w:val="18"/>
                <w:szCs w:val="18"/>
              </w:rPr>
              <w:t xml:space="preserve">          INTEGER NOT NULL,</w:t>
            </w:r>
          </w:p>
          <w:p w14:paraId="5DCEDAA7" w14:textId="4DCFB429"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estado_</w:t>
            </w:r>
            <w:r w:rsidR="00C67118" w:rsidRPr="00D86EDA">
              <w:rPr>
                <w:sz w:val="18"/>
                <w:szCs w:val="18"/>
              </w:rPr>
              <w:t>órdenes</w:t>
            </w:r>
            <w:r w:rsidRPr="00D86EDA">
              <w:rPr>
                <w:sz w:val="18"/>
                <w:szCs w:val="18"/>
              </w:rPr>
              <w:t>_cod_estado</w:t>
            </w:r>
            <w:proofErr w:type="spellEnd"/>
            <w:r w:rsidRPr="00D86EDA">
              <w:rPr>
                <w:sz w:val="18"/>
                <w:szCs w:val="18"/>
              </w:rPr>
              <w:t xml:space="preserve">    </w:t>
            </w:r>
            <w:proofErr w:type="gramStart"/>
            <w:r w:rsidRPr="00D86EDA">
              <w:rPr>
                <w:sz w:val="18"/>
                <w:szCs w:val="18"/>
              </w:rPr>
              <w:t>VARCHAR(</w:t>
            </w:r>
            <w:proofErr w:type="gramEnd"/>
            <w:r w:rsidRPr="00D86EDA">
              <w:rPr>
                <w:sz w:val="18"/>
                <w:szCs w:val="18"/>
              </w:rPr>
              <w:t>1) NOT NULL,</w:t>
            </w:r>
          </w:p>
          <w:p w14:paraId="63A714D4"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direccion_retiro_cod_</w:t>
            </w:r>
            <w:proofErr w:type="gramStart"/>
            <w:r w:rsidRPr="00D86EDA">
              <w:rPr>
                <w:sz w:val="18"/>
                <w:szCs w:val="18"/>
              </w:rPr>
              <w:t>retiro</w:t>
            </w:r>
            <w:proofErr w:type="spellEnd"/>
            <w:r w:rsidRPr="00D86EDA">
              <w:rPr>
                <w:sz w:val="18"/>
                <w:szCs w:val="18"/>
              </w:rPr>
              <w:t xml:space="preserve">  INTEGER</w:t>
            </w:r>
            <w:proofErr w:type="gramEnd"/>
            <w:r w:rsidRPr="00D86EDA">
              <w:rPr>
                <w:sz w:val="18"/>
                <w:szCs w:val="18"/>
              </w:rPr>
              <w:t xml:space="preserve"> NOT NULL,</w:t>
            </w:r>
          </w:p>
          <w:p w14:paraId="1BD6F2E4"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cod_despacho_cod_retiro</w:t>
            </w:r>
            <w:proofErr w:type="spellEnd"/>
            <w:r w:rsidRPr="00D86EDA">
              <w:rPr>
                <w:sz w:val="18"/>
                <w:szCs w:val="18"/>
              </w:rPr>
              <w:t xml:space="preserve">      INTEGER NOT NULL,</w:t>
            </w:r>
          </w:p>
          <w:p w14:paraId="2030E18F" w14:textId="77777777" w:rsidR="00ED73BB" w:rsidRPr="00D86EDA" w:rsidRDefault="00ED73BB" w:rsidP="00ED73BB">
            <w:pPr>
              <w:pStyle w:val="ParrafoProyecto0"/>
              <w:jc w:val="left"/>
              <w:rPr>
                <w:sz w:val="18"/>
                <w:szCs w:val="18"/>
              </w:rPr>
            </w:pPr>
            <w:r w:rsidRPr="00D86EDA">
              <w:rPr>
                <w:sz w:val="18"/>
                <w:szCs w:val="18"/>
              </w:rPr>
              <w:t xml:space="preserve">    direccion_retiro_cod_retiro1 INTEGER NOT NULL,</w:t>
            </w:r>
          </w:p>
          <w:p w14:paraId="0E49DE6E"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cod_despacho_cod_despacho</w:t>
            </w:r>
            <w:proofErr w:type="spellEnd"/>
            <w:r w:rsidRPr="00D86EDA">
              <w:rPr>
                <w:sz w:val="18"/>
                <w:szCs w:val="18"/>
              </w:rPr>
              <w:t xml:space="preserve">    INTEGER NOT NULL,</w:t>
            </w:r>
          </w:p>
          <w:p w14:paraId="42E6CD45"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correo_electronico</w:t>
            </w:r>
            <w:proofErr w:type="spellEnd"/>
            <w:r w:rsidRPr="00D86EDA">
              <w:rPr>
                <w:sz w:val="18"/>
                <w:szCs w:val="18"/>
              </w:rPr>
              <w:t xml:space="preserve">           </w:t>
            </w:r>
            <w:proofErr w:type="gramStart"/>
            <w:r w:rsidRPr="00D86EDA">
              <w:rPr>
                <w:sz w:val="18"/>
                <w:szCs w:val="18"/>
              </w:rPr>
              <w:t>VARCHAR(</w:t>
            </w:r>
            <w:proofErr w:type="gramEnd"/>
            <w:r w:rsidRPr="00D86EDA">
              <w:rPr>
                <w:sz w:val="18"/>
                <w:szCs w:val="18"/>
              </w:rPr>
              <w:t>60) NOT NULL</w:t>
            </w:r>
          </w:p>
          <w:p w14:paraId="2B5DA975" w14:textId="77777777" w:rsidR="00ED73BB" w:rsidRPr="00D86EDA" w:rsidRDefault="00ED73BB" w:rsidP="00ED73BB">
            <w:pPr>
              <w:pStyle w:val="ParrafoProyecto0"/>
              <w:jc w:val="left"/>
              <w:rPr>
                <w:sz w:val="18"/>
                <w:szCs w:val="18"/>
              </w:rPr>
            </w:pPr>
            <w:r w:rsidRPr="00D86EDA">
              <w:rPr>
                <w:sz w:val="18"/>
                <w:szCs w:val="18"/>
              </w:rPr>
              <w:t>);</w:t>
            </w:r>
          </w:p>
          <w:p w14:paraId="433ABBBB" w14:textId="77777777" w:rsidR="00ED73BB" w:rsidRPr="00D86EDA" w:rsidRDefault="00ED73BB" w:rsidP="00ED73BB">
            <w:pPr>
              <w:pStyle w:val="ParrafoProyecto0"/>
              <w:jc w:val="left"/>
              <w:rPr>
                <w:sz w:val="18"/>
                <w:szCs w:val="18"/>
              </w:rPr>
            </w:pPr>
          </w:p>
          <w:p w14:paraId="3F40C0B0" w14:textId="26B6930B" w:rsidR="00ED73BB" w:rsidRPr="00D86EDA" w:rsidRDefault="00ED73BB" w:rsidP="00ED73BB">
            <w:pPr>
              <w:pStyle w:val="ParrafoProyecto0"/>
              <w:jc w:val="left"/>
              <w:rPr>
                <w:sz w:val="18"/>
                <w:szCs w:val="18"/>
              </w:rPr>
            </w:pPr>
            <w:r w:rsidRPr="00D86EDA">
              <w:rPr>
                <w:sz w:val="18"/>
                <w:szCs w:val="18"/>
              </w:rPr>
              <w:t xml:space="preserve">ALTER TABLE </w:t>
            </w:r>
            <w:r w:rsidR="00C67118" w:rsidRPr="00D86EDA">
              <w:rPr>
                <w:sz w:val="18"/>
                <w:szCs w:val="18"/>
              </w:rPr>
              <w:t>órdenes</w:t>
            </w:r>
            <w:r w:rsidRPr="00D86EDA">
              <w:rPr>
                <w:sz w:val="18"/>
                <w:szCs w:val="18"/>
              </w:rPr>
              <w:t xml:space="preserve"> ADD CONSTRAINT </w:t>
            </w:r>
            <w:proofErr w:type="spellStart"/>
            <w:r w:rsidR="00C67118" w:rsidRPr="00D86EDA">
              <w:rPr>
                <w:sz w:val="18"/>
                <w:szCs w:val="18"/>
              </w:rPr>
              <w:t>órdenes</w:t>
            </w:r>
            <w:r w:rsidRPr="00D86EDA">
              <w:rPr>
                <w:sz w:val="18"/>
                <w:szCs w:val="18"/>
              </w:rPr>
              <w:t>_pk</w:t>
            </w:r>
            <w:proofErr w:type="spellEnd"/>
            <w:r w:rsidRPr="00D86EDA">
              <w:rPr>
                <w:sz w:val="18"/>
                <w:szCs w:val="18"/>
              </w:rPr>
              <w:t xml:space="preserve"> PRIMARY KEY </w:t>
            </w:r>
            <w:proofErr w:type="gramStart"/>
            <w:r w:rsidRPr="00D86EDA">
              <w:rPr>
                <w:sz w:val="18"/>
                <w:szCs w:val="18"/>
              </w:rPr>
              <w:t xml:space="preserve">( </w:t>
            </w:r>
            <w:proofErr w:type="spellStart"/>
            <w:r w:rsidRPr="00D86EDA">
              <w:rPr>
                <w:sz w:val="18"/>
                <w:szCs w:val="18"/>
              </w:rPr>
              <w:t>num</w:t>
            </w:r>
            <w:proofErr w:type="gramEnd"/>
            <w:r w:rsidRPr="00D86EDA">
              <w:rPr>
                <w:sz w:val="18"/>
                <w:szCs w:val="18"/>
              </w:rPr>
              <w:t>_orden</w:t>
            </w:r>
            <w:proofErr w:type="spellEnd"/>
            <w:r w:rsidRPr="00D86EDA">
              <w:rPr>
                <w:sz w:val="18"/>
                <w:szCs w:val="18"/>
              </w:rPr>
              <w:t xml:space="preserve"> );</w:t>
            </w:r>
          </w:p>
          <w:p w14:paraId="322CEBEA" w14:textId="77777777" w:rsidR="00ED73BB" w:rsidRPr="00D86EDA" w:rsidRDefault="00ED73BB" w:rsidP="00ED73BB">
            <w:pPr>
              <w:pStyle w:val="ParrafoProyecto0"/>
              <w:jc w:val="left"/>
              <w:rPr>
                <w:sz w:val="18"/>
                <w:szCs w:val="18"/>
              </w:rPr>
            </w:pPr>
          </w:p>
          <w:p w14:paraId="006350E5" w14:textId="77777777" w:rsidR="00ED73BB" w:rsidRPr="00D86EDA" w:rsidRDefault="00ED73BB" w:rsidP="00ED73BB">
            <w:pPr>
              <w:pStyle w:val="ParrafoProyecto0"/>
              <w:jc w:val="left"/>
              <w:rPr>
                <w:sz w:val="18"/>
                <w:szCs w:val="18"/>
              </w:rPr>
            </w:pPr>
            <w:r w:rsidRPr="00D86EDA">
              <w:rPr>
                <w:sz w:val="18"/>
                <w:szCs w:val="18"/>
              </w:rPr>
              <w:t xml:space="preserve">CREATE TABLE </w:t>
            </w:r>
            <w:proofErr w:type="spellStart"/>
            <w:r w:rsidRPr="00D86EDA">
              <w:rPr>
                <w:sz w:val="18"/>
                <w:szCs w:val="18"/>
              </w:rPr>
              <w:t>region</w:t>
            </w:r>
            <w:proofErr w:type="spellEnd"/>
            <w:r w:rsidRPr="00D86EDA">
              <w:rPr>
                <w:sz w:val="18"/>
                <w:szCs w:val="18"/>
              </w:rPr>
              <w:t xml:space="preserve"> (</w:t>
            </w:r>
          </w:p>
          <w:p w14:paraId="7D230F58"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cod_region</w:t>
            </w:r>
            <w:proofErr w:type="spellEnd"/>
            <w:r w:rsidRPr="00D86EDA">
              <w:rPr>
                <w:sz w:val="18"/>
                <w:szCs w:val="18"/>
              </w:rPr>
              <w:t xml:space="preserve">    INTEGER NOT NULL,</w:t>
            </w:r>
          </w:p>
          <w:p w14:paraId="45109EFA"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nombre_region</w:t>
            </w:r>
            <w:proofErr w:type="spellEnd"/>
            <w:r w:rsidRPr="00D86EDA">
              <w:rPr>
                <w:sz w:val="18"/>
                <w:szCs w:val="18"/>
              </w:rPr>
              <w:t xml:space="preserve"> </w:t>
            </w:r>
            <w:proofErr w:type="gramStart"/>
            <w:r w:rsidRPr="00D86EDA">
              <w:rPr>
                <w:sz w:val="18"/>
                <w:szCs w:val="18"/>
              </w:rPr>
              <w:t>VARCHAR(</w:t>
            </w:r>
            <w:proofErr w:type="gramEnd"/>
            <w:r w:rsidRPr="00D86EDA">
              <w:rPr>
                <w:sz w:val="18"/>
                <w:szCs w:val="18"/>
              </w:rPr>
              <w:t>30) NOT NULL</w:t>
            </w:r>
          </w:p>
          <w:p w14:paraId="29AFB65C" w14:textId="77777777" w:rsidR="00ED73BB" w:rsidRPr="00D86EDA" w:rsidRDefault="00ED73BB" w:rsidP="00ED73BB">
            <w:pPr>
              <w:pStyle w:val="ParrafoProyecto0"/>
              <w:jc w:val="left"/>
              <w:rPr>
                <w:sz w:val="18"/>
                <w:szCs w:val="18"/>
              </w:rPr>
            </w:pPr>
            <w:r w:rsidRPr="00D86EDA">
              <w:rPr>
                <w:sz w:val="18"/>
                <w:szCs w:val="18"/>
              </w:rPr>
              <w:t>);</w:t>
            </w:r>
          </w:p>
          <w:p w14:paraId="54F3C395" w14:textId="77777777" w:rsidR="00ED73BB" w:rsidRPr="00D86EDA" w:rsidRDefault="00ED73BB" w:rsidP="00ED73BB">
            <w:pPr>
              <w:pStyle w:val="ParrafoProyecto0"/>
              <w:jc w:val="left"/>
              <w:rPr>
                <w:sz w:val="18"/>
                <w:szCs w:val="18"/>
              </w:rPr>
            </w:pPr>
          </w:p>
          <w:p w14:paraId="26A31501" w14:textId="77777777" w:rsidR="00ED73BB" w:rsidRPr="00D86EDA" w:rsidRDefault="00ED73BB" w:rsidP="00ED73BB">
            <w:pPr>
              <w:pStyle w:val="ParrafoProyecto0"/>
              <w:jc w:val="left"/>
              <w:rPr>
                <w:sz w:val="18"/>
                <w:szCs w:val="18"/>
              </w:rPr>
            </w:pPr>
            <w:r w:rsidRPr="00D86EDA">
              <w:rPr>
                <w:sz w:val="18"/>
                <w:szCs w:val="18"/>
              </w:rPr>
              <w:t xml:space="preserve">ALTER TABLE </w:t>
            </w:r>
            <w:proofErr w:type="spellStart"/>
            <w:r w:rsidRPr="00D86EDA">
              <w:rPr>
                <w:sz w:val="18"/>
                <w:szCs w:val="18"/>
              </w:rPr>
              <w:t>region</w:t>
            </w:r>
            <w:proofErr w:type="spellEnd"/>
            <w:r w:rsidRPr="00D86EDA">
              <w:rPr>
                <w:sz w:val="18"/>
                <w:szCs w:val="18"/>
              </w:rPr>
              <w:t xml:space="preserve"> ADD CONSTRAINT </w:t>
            </w:r>
            <w:proofErr w:type="spellStart"/>
            <w:r w:rsidRPr="00D86EDA">
              <w:rPr>
                <w:sz w:val="18"/>
                <w:szCs w:val="18"/>
              </w:rPr>
              <w:t>region_pk</w:t>
            </w:r>
            <w:proofErr w:type="spellEnd"/>
            <w:r w:rsidRPr="00D86EDA">
              <w:rPr>
                <w:sz w:val="18"/>
                <w:szCs w:val="18"/>
              </w:rPr>
              <w:t xml:space="preserve"> PRIMARY KEY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_region</w:t>
            </w:r>
            <w:proofErr w:type="spellEnd"/>
            <w:r w:rsidRPr="00D86EDA">
              <w:rPr>
                <w:sz w:val="18"/>
                <w:szCs w:val="18"/>
              </w:rPr>
              <w:t xml:space="preserve"> );</w:t>
            </w:r>
          </w:p>
          <w:p w14:paraId="59699417" w14:textId="77777777" w:rsidR="00ED73BB" w:rsidRPr="00D86EDA" w:rsidRDefault="00ED73BB" w:rsidP="00ED73BB">
            <w:pPr>
              <w:pStyle w:val="ParrafoProyecto0"/>
              <w:jc w:val="left"/>
              <w:rPr>
                <w:sz w:val="18"/>
                <w:szCs w:val="18"/>
              </w:rPr>
            </w:pPr>
          </w:p>
          <w:p w14:paraId="42631032" w14:textId="77777777" w:rsidR="00ED73BB" w:rsidRPr="00D86EDA" w:rsidRDefault="00ED73BB" w:rsidP="00ED73BB">
            <w:pPr>
              <w:pStyle w:val="ParrafoProyecto0"/>
              <w:jc w:val="left"/>
              <w:rPr>
                <w:sz w:val="18"/>
                <w:szCs w:val="18"/>
              </w:rPr>
            </w:pPr>
            <w:r w:rsidRPr="00D86EDA">
              <w:rPr>
                <w:sz w:val="18"/>
                <w:szCs w:val="18"/>
              </w:rPr>
              <w:t xml:space="preserve">CREATE TABLE </w:t>
            </w:r>
            <w:proofErr w:type="spellStart"/>
            <w:r w:rsidRPr="00D86EDA">
              <w:rPr>
                <w:sz w:val="18"/>
                <w:szCs w:val="18"/>
              </w:rPr>
              <w:t>usuario_empresa</w:t>
            </w:r>
            <w:proofErr w:type="spellEnd"/>
            <w:r w:rsidRPr="00D86EDA">
              <w:rPr>
                <w:sz w:val="18"/>
                <w:szCs w:val="18"/>
              </w:rPr>
              <w:t xml:space="preserve"> (</w:t>
            </w:r>
          </w:p>
          <w:p w14:paraId="6D711FD5"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usuarios_correo_electronico</w:t>
            </w:r>
            <w:proofErr w:type="spellEnd"/>
            <w:r w:rsidRPr="00D86EDA">
              <w:rPr>
                <w:sz w:val="18"/>
                <w:szCs w:val="18"/>
              </w:rPr>
              <w:t xml:space="preserve"> </w:t>
            </w:r>
            <w:proofErr w:type="gramStart"/>
            <w:r w:rsidRPr="00D86EDA">
              <w:rPr>
                <w:sz w:val="18"/>
                <w:szCs w:val="18"/>
              </w:rPr>
              <w:t>VARCHAR(</w:t>
            </w:r>
            <w:proofErr w:type="gramEnd"/>
            <w:r w:rsidRPr="00D86EDA">
              <w:rPr>
                <w:sz w:val="18"/>
                <w:szCs w:val="18"/>
              </w:rPr>
              <w:t>60) NOT NULL,</w:t>
            </w:r>
          </w:p>
          <w:p w14:paraId="27DF2E22"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empresas_rut</w:t>
            </w:r>
            <w:proofErr w:type="spellEnd"/>
            <w:r w:rsidRPr="00D86EDA">
              <w:rPr>
                <w:sz w:val="18"/>
                <w:szCs w:val="18"/>
              </w:rPr>
              <w:t xml:space="preserve">                INTEGER NOT NULL</w:t>
            </w:r>
          </w:p>
          <w:p w14:paraId="37F99CA7" w14:textId="77777777" w:rsidR="00ED73BB" w:rsidRPr="00D86EDA" w:rsidRDefault="00ED73BB" w:rsidP="00ED73BB">
            <w:pPr>
              <w:pStyle w:val="ParrafoProyecto0"/>
              <w:jc w:val="left"/>
              <w:rPr>
                <w:sz w:val="18"/>
                <w:szCs w:val="18"/>
              </w:rPr>
            </w:pPr>
            <w:r w:rsidRPr="00D86EDA">
              <w:rPr>
                <w:sz w:val="18"/>
                <w:szCs w:val="18"/>
              </w:rPr>
              <w:t>);</w:t>
            </w:r>
          </w:p>
          <w:p w14:paraId="7DFB8563" w14:textId="77777777" w:rsidR="00ED73BB" w:rsidRPr="00D86EDA" w:rsidRDefault="00ED73BB" w:rsidP="00ED73BB">
            <w:pPr>
              <w:pStyle w:val="ParrafoProyecto0"/>
              <w:jc w:val="left"/>
              <w:rPr>
                <w:sz w:val="18"/>
                <w:szCs w:val="18"/>
              </w:rPr>
            </w:pPr>
          </w:p>
          <w:p w14:paraId="3539152F" w14:textId="77777777" w:rsidR="00ED73BB" w:rsidRPr="00D86EDA" w:rsidRDefault="00ED73BB" w:rsidP="00ED73BB">
            <w:pPr>
              <w:pStyle w:val="ParrafoProyecto0"/>
              <w:jc w:val="left"/>
              <w:rPr>
                <w:sz w:val="18"/>
                <w:szCs w:val="18"/>
              </w:rPr>
            </w:pPr>
            <w:r w:rsidRPr="00D86EDA">
              <w:rPr>
                <w:sz w:val="18"/>
                <w:szCs w:val="18"/>
              </w:rPr>
              <w:t>CREATE UNIQUE INDEX usuario_empresa__</w:t>
            </w:r>
            <w:proofErr w:type="spellStart"/>
            <w:r w:rsidRPr="00D86EDA">
              <w:rPr>
                <w:sz w:val="18"/>
                <w:szCs w:val="18"/>
              </w:rPr>
              <w:t>idx</w:t>
            </w:r>
            <w:proofErr w:type="spellEnd"/>
            <w:r w:rsidRPr="00D86EDA">
              <w:rPr>
                <w:sz w:val="18"/>
                <w:szCs w:val="18"/>
              </w:rPr>
              <w:t xml:space="preserve"> ON</w:t>
            </w:r>
          </w:p>
          <w:p w14:paraId="69EE8D67"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usuario_empresa</w:t>
            </w:r>
            <w:proofErr w:type="spellEnd"/>
            <w:r w:rsidRPr="00D86EDA">
              <w:rPr>
                <w:sz w:val="18"/>
                <w:szCs w:val="18"/>
              </w:rPr>
              <w:t xml:space="preserve"> (</w:t>
            </w:r>
          </w:p>
          <w:p w14:paraId="7FB3A6BE"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usuarios_correo_electronico</w:t>
            </w:r>
            <w:proofErr w:type="spellEnd"/>
          </w:p>
          <w:p w14:paraId="2A10D0AB" w14:textId="0FDE7052" w:rsidR="00ED73BB" w:rsidRPr="00D86EDA" w:rsidRDefault="00ED73BB" w:rsidP="00ED73BB">
            <w:pPr>
              <w:pStyle w:val="ParrafoProyecto0"/>
              <w:jc w:val="left"/>
              <w:rPr>
                <w:sz w:val="18"/>
                <w:szCs w:val="18"/>
              </w:rPr>
            </w:pPr>
            <w:r w:rsidRPr="00D86EDA">
              <w:rPr>
                <w:sz w:val="18"/>
                <w:szCs w:val="18"/>
              </w:rPr>
              <w:t xml:space="preserve">    ASC);</w:t>
            </w:r>
          </w:p>
          <w:p w14:paraId="6221FD85" w14:textId="77777777" w:rsidR="00ED73BB" w:rsidRPr="00D86EDA" w:rsidRDefault="00ED73BB" w:rsidP="00ED73BB">
            <w:pPr>
              <w:pStyle w:val="ParrafoProyecto0"/>
              <w:jc w:val="left"/>
              <w:rPr>
                <w:sz w:val="18"/>
                <w:szCs w:val="18"/>
              </w:rPr>
            </w:pPr>
          </w:p>
          <w:p w14:paraId="4D07C982" w14:textId="77777777" w:rsidR="00ED73BB" w:rsidRPr="00D86EDA" w:rsidRDefault="00ED73BB" w:rsidP="00ED73BB">
            <w:pPr>
              <w:pStyle w:val="ParrafoProyecto0"/>
              <w:jc w:val="left"/>
              <w:rPr>
                <w:sz w:val="18"/>
                <w:szCs w:val="18"/>
              </w:rPr>
            </w:pPr>
            <w:r w:rsidRPr="00D86EDA">
              <w:rPr>
                <w:sz w:val="18"/>
                <w:szCs w:val="18"/>
              </w:rPr>
              <w:t>CREATE TABLE usuarios (</w:t>
            </w:r>
          </w:p>
          <w:p w14:paraId="3ECA532C" w14:textId="77777777"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id_usuario</w:t>
            </w:r>
            <w:proofErr w:type="spellEnd"/>
            <w:r w:rsidRPr="00D86EDA">
              <w:rPr>
                <w:sz w:val="18"/>
                <w:szCs w:val="18"/>
              </w:rPr>
              <w:t xml:space="preserve">         INTEGER NOT NULL,</w:t>
            </w:r>
          </w:p>
          <w:p w14:paraId="72E59BBE" w14:textId="10ADF3E0"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correo_electronico</w:t>
            </w:r>
            <w:proofErr w:type="spellEnd"/>
            <w:r w:rsidRPr="00D86EDA">
              <w:rPr>
                <w:sz w:val="18"/>
                <w:szCs w:val="18"/>
              </w:rPr>
              <w:t xml:space="preserve"> VARCHAR</w:t>
            </w:r>
            <w:r w:rsidR="06760784" w:rsidRPr="00D86EDA">
              <w:rPr>
                <w:sz w:val="18"/>
                <w:szCs w:val="18"/>
              </w:rPr>
              <w:t xml:space="preserve"> </w:t>
            </w:r>
            <w:r w:rsidRPr="00D86EDA">
              <w:rPr>
                <w:sz w:val="18"/>
                <w:szCs w:val="18"/>
              </w:rPr>
              <w:t>(60) NOT NULL,</w:t>
            </w:r>
          </w:p>
          <w:p w14:paraId="6D94C347" w14:textId="01D6467E"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password</w:t>
            </w:r>
            <w:proofErr w:type="spellEnd"/>
            <w:r w:rsidRPr="00D86EDA">
              <w:rPr>
                <w:sz w:val="18"/>
                <w:szCs w:val="18"/>
              </w:rPr>
              <w:t xml:space="preserve">           VARCHAR</w:t>
            </w:r>
            <w:r w:rsidR="06760784" w:rsidRPr="00D86EDA">
              <w:rPr>
                <w:sz w:val="18"/>
                <w:szCs w:val="18"/>
              </w:rPr>
              <w:t xml:space="preserve"> </w:t>
            </w:r>
            <w:r w:rsidRPr="00D86EDA">
              <w:rPr>
                <w:sz w:val="18"/>
                <w:szCs w:val="18"/>
              </w:rPr>
              <w:t>(15) NOT NULL,</w:t>
            </w:r>
          </w:p>
          <w:p w14:paraId="7F147359" w14:textId="56A684D0" w:rsidR="00ED73BB" w:rsidRPr="00D86EDA" w:rsidRDefault="00ED73BB" w:rsidP="00ED73BB">
            <w:pPr>
              <w:pStyle w:val="ParrafoProyecto0"/>
              <w:jc w:val="left"/>
              <w:rPr>
                <w:sz w:val="18"/>
                <w:szCs w:val="18"/>
              </w:rPr>
            </w:pPr>
            <w:r w:rsidRPr="00D86EDA">
              <w:rPr>
                <w:sz w:val="18"/>
                <w:szCs w:val="18"/>
              </w:rPr>
              <w:t xml:space="preserve">    nombre             VARCHAR</w:t>
            </w:r>
            <w:r w:rsidR="1C65AD88" w:rsidRPr="00D86EDA">
              <w:rPr>
                <w:sz w:val="18"/>
                <w:szCs w:val="18"/>
              </w:rPr>
              <w:t xml:space="preserve"> </w:t>
            </w:r>
            <w:r w:rsidRPr="00D86EDA">
              <w:rPr>
                <w:sz w:val="18"/>
                <w:szCs w:val="18"/>
              </w:rPr>
              <w:t>(60) NOT NULL,</w:t>
            </w:r>
          </w:p>
          <w:p w14:paraId="4E9A2793" w14:textId="1D385D34" w:rsidR="00ED73BB" w:rsidRPr="00D86EDA" w:rsidRDefault="00ED73BB" w:rsidP="00ED73BB">
            <w:pPr>
              <w:pStyle w:val="ParrafoProyecto0"/>
              <w:jc w:val="left"/>
              <w:rPr>
                <w:sz w:val="18"/>
                <w:szCs w:val="18"/>
              </w:rPr>
            </w:pPr>
            <w:r w:rsidRPr="00D86EDA">
              <w:rPr>
                <w:sz w:val="18"/>
                <w:szCs w:val="18"/>
              </w:rPr>
              <w:t xml:space="preserve">    </w:t>
            </w:r>
            <w:proofErr w:type="spellStart"/>
            <w:r w:rsidRPr="00D86EDA">
              <w:rPr>
                <w:sz w:val="18"/>
                <w:szCs w:val="18"/>
              </w:rPr>
              <w:t>tipo_usuario</w:t>
            </w:r>
            <w:proofErr w:type="spellEnd"/>
            <w:r w:rsidRPr="00D86EDA">
              <w:rPr>
                <w:sz w:val="18"/>
                <w:szCs w:val="18"/>
              </w:rPr>
              <w:t xml:space="preserve">       VARCHAR</w:t>
            </w:r>
            <w:r w:rsidR="3162EF4C" w:rsidRPr="00D86EDA">
              <w:rPr>
                <w:sz w:val="18"/>
                <w:szCs w:val="18"/>
              </w:rPr>
              <w:t xml:space="preserve"> </w:t>
            </w:r>
            <w:r w:rsidRPr="00D86EDA">
              <w:rPr>
                <w:sz w:val="18"/>
                <w:szCs w:val="18"/>
              </w:rPr>
              <w:t>(5)</w:t>
            </w:r>
          </w:p>
          <w:p w14:paraId="0AED1131" w14:textId="77777777" w:rsidR="00ED73BB" w:rsidRPr="00D86EDA" w:rsidRDefault="00ED73BB" w:rsidP="00ED73BB">
            <w:pPr>
              <w:pStyle w:val="ParrafoProyecto0"/>
              <w:jc w:val="left"/>
              <w:rPr>
                <w:sz w:val="18"/>
                <w:szCs w:val="18"/>
              </w:rPr>
            </w:pPr>
            <w:r w:rsidRPr="00D86EDA">
              <w:rPr>
                <w:sz w:val="18"/>
                <w:szCs w:val="18"/>
              </w:rPr>
              <w:t>);</w:t>
            </w:r>
          </w:p>
          <w:p w14:paraId="43B92FA9" w14:textId="77777777" w:rsidR="00ED73BB" w:rsidRPr="00D86EDA" w:rsidRDefault="00ED73BB" w:rsidP="00ED73BB">
            <w:pPr>
              <w:pStyle w:val="ParrafoProyecto0"/>
              <w:jc w:val="left"/>
              <w:rPr>
                <w:sz w:val="18"/>
                <w:szCs w:val="18"/>
              </w:rPr>
            </w:pPr>
          </w:p>
          <w:p w14:paraId="32663C57" w14:textId="77777777" w:rsidR="00ED73BB" w:rsidRPr="00D86EDA" w:rsidRDefault="00ED73BB" w:rsidP="00ED73BB">
            <w:pPr>
              <w:pStyle w:val="ParrafoProyecto0"/>
              <w:jc w:val="left"/>
              <w:rPr>
                <w:sz w:val="18"/>
                <w:szCs w:val="18"/>
              </w:rPr>
            </w:pPr>
            <w:r w:rsidRPr="00D86EDA">
              <w:rPr>
                <w:sz w:val="18"/>
                <w:szCs w:val="18"/>
              </w:rPr>
              <w:t xml:space="preserve">ALTER TABLE usuarios ADD CONSTRAINT </w:t>
            </w:r>
            <w:proofErr w:type="spellStart"/>
            <w:r w:rsidRPr="00D86EDA">
              <w:rPr>
                <w:sz w:val="18"/>
                <w:szCs w:val="18"/>
              </w:rPr>
              <w:t>usuarios_pk</w:t>
            </w:r>
            <w:proofErr w:type="spellEnd"/>
            <w:r w:rsidRPr="00D86EDA">
              <w:rPr>
                <w:sz w:val="18"/>
                <w:szCs w:val="18"/>
              </w:rPr>
              <w:t xml:space="preserve"> PRIMARY KEY </w:t>
            </w:r>
            <w:proofErr w:type="gramStart"/>
            <w:r w:rsidRPr="00D86EDA">
              <w:rPr>
                <w:sz w:val="18"/>
                <w:szCs w:val="18"/>
              </w:rPr>
              <w:t xml:space="preserve">( </w:t>
            </w:r>
            <w:proofErr w:type="spellStart"/>
            <w:r w:rsidRPr="00D86EDA">
              <w:rPr>
                <w:sz w:val="18"/>
                <w:szCs w:val="18"/>
              </w:rPr>
              <w:t>correo</w:t>
            </w:r>
            <w:proofErr w:type="gramEnd"/>
            <w:r w:rsidRPr="00D86EDA">
              <w:rPr>
                <w:sz w:val="18"/>
                <w:szCs w:val="18"/>
              </w:rPr>
              <w:t>_electronico</w:t>
            </w:r>
            <w:proofErr w:type="spellEnd"/>
            <w:r w:rsidRPr="00D86EDA">
              <w:rPr>
                <w:sz w:val="18"/>
                <w:szCs w:val="18"/>
              </w:rPr>
              <w:t xml:space="preserve"> );</w:t>
            </w:r>
          </w:p>
          <w:p w14:paraId="17259632" w14:textId="77777777" w:rsidR="00ED73BB" w:rsidRPr="00D86EDA" w:rsidRDefault="00ED73BB" w:rsidP="00ED73BB">
            <w:pPr>
              <w:pStyle w:val="ParrafoProyecto0"/>
              <w:jc w:val="left"/>
              <w:rPr>
                <w:sz w:val="18"/>
                <w:szCs w:val="18"/>
              </w:rPr>
            </w:pPr>
          </w:p>
          <w:p w14:paraId="17FFC5AC" w14:textId="77777777" w:rsidR="00ED73BB" w:rsidRPr="00D86EDA" w:rsidRDefault="00ED73BB" w:rsidP="00ED73BB">
            <w:pPr>
              <w:pStyle w:val="ParrafoProyecto0"/>
              <w:jc w:val="left"/>
              <w:rPr>
                <w:sz w:val="18"/>
                <w:szCs w:val="18"/>
              </w:rPr>
            </w:pPr>
            <w:r w:rsidRPr="00D86EDA">
              <w:rPr>
                <w:sz w:val="18"/>
                <w:szCs w:val="18"/>
              </w:rPr>
              <w:t xml:space="preserve">ALTER TABLE </w:t>
            </w:r>
            <w:proofErr w:type="spellStart"/>
            <w:r w:rsidRPr="00D86EDA">
              <w:rPr>
                <w:sz w:val="18"/>
                <w:szCs w:val="18"/>
              </w:rPr>
              <w:t>cod_despacho</w:t>
            </w:r>
            <w:proofErr w:type="spellEnd"/>
          </w:p>
          <w:p w14:paraId="4A4F123A" w14:textId="77777777"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Pr="00D86EDA">
              <w:rPr>
                <w:sz w:val="18"/>
                <w:szCs w:val="18"/>
              </w:rPr>
              <w:t>cod_despacho_ciudad_fk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ciudad</w:t>
            </w:r>
            <w:proofErr w:type="gramEnd"/>
            <w:r w:rsidRPr="00D86EDA">
              <w:rPr>
                <w:sz w:val="18"/>
                <w:szCs w:val="18"/>
              </w:rPr>
              <w:t>_cod_cuidad</w:t>
            </w:r>
            <w:proofErr w:type="spellEnd"/>
            <w:r w:rsidRPr="00D86EDA">
              <w:rPr>
                <w:sz w:val="18"/>
                <w:szCs w:val="18"/>
              </w:rPr>
              <w:t xml:space="preserve"> )</w:t>
            </w:r>
          </w:p>
          <w:p w14:paraId="567B247E" w14:textId="77777777" w:rsidR="00ED73BB" w:rsidRPr="00D86EDA" w:rsidRDefault="00ED73BB" w:rsidP="00ED73BB">
            <w:pPr>
              <w:pStyle w:val="ParrafoProyecto0"/>
              <w:jc w:val="left"/>
              <w:rPr>
                <w:sz w:val="18"/>
                <w:szCs w:val="18"/>
              </w:rPr>
            </w:pPr>
            <w:r w:rsidRPr="00D86EDA">
              <w:rPr>
                <w:sz w:val="18"/>
                <w:szCs w:val="18"/>
              </w:rPr>
              <w:t xml:space="preserve">        REFERENCES ciudad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_cuidad</w:t>
            </w:r>
            <w:proofErr w:type="spellEnd"/>
            <w:r w:rsidRPr="00D86EDA">
              <w:rPr>
                <w:sz w:val="18"/>
                <w:szCs w:val="18"/>
              </w:rPr>
              <w:t xml:space="preserve"> );</w:t>
            </w:r>
          </w:p>
          <w:p w14:paraId="4D33E56B" w14:textId="77777777" w:rsidR="00ED73BB" w:rsidRPr="00D86EDA" w:rsidRDefault="00ED73BB" w:rsidP="00ED73BB">
            <w:pPr>
              <w:pStyle w:val="ParrafoProyecto0"/>
              <w:jc w:val="left"/>
              <w:rPr>
                <w:sz w:val="18"/>
                <w:szCs w:val="18"/>
              </w:rPr>
            </w:pPr>
          </w:p>
          <w:p w14:paraId="5AF50612" w14:textId="77777777" w:rsidR="00ED73BB" w:rsidRPr="00D86EDA" w:rsidRDefault="00ED73BB" w:rsidP="00ED73BB">
            <w:pPr>
              <w:pStyle w:val="ParrafoProyecto0"/>
              <w:jc w:val="left"/>
              <w:rPr>
                <w:sz w:val="18"/>
                <w:szCs w:val="18"/>
              </w:rPr>
            </w:pPr>
            <w:r w:rsidRPr="00D86EDA">
              <w:rPr>
                <w:sz w:val="18"/>
                <w:szCs w:val="18"/>
              </w:rPr>
              <w:t xml:space="preserve">ALTER TABLE </w:t>
            </w:r>
            <w:proofErr w:type="spellStart"/>
            <w:r w:rsidRPr="00D86EDA">
              <w:rPr>
                <w:sz w:val="18"/>
                <w:szCs w:val="18"/>
              </w:rPr>
              <w:t>cod_despacho</w:t>
            </w:r>
            <w:proofErr w:type="spellEnd"/>
          </w:p>
          <w:p w14:paraId="04F6D655" w14:textId="77777777"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Pr="00D86EDA">
              <w:rPr>
                <w:sz w:val="18"/>
                <w:szCs w:val="18"/>
              </w:rPr>
              <w:t>cod_despacho_comunas_fk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comunas</w:t>
            </w:r>
            <w:proofErr w:type="gramEnd"/>
            <w:r w:rsidRPr="00D86EDA">
              <w:rPr>
                <w:sz w:val="18"/>
                <w:szCs w:val="18"/>
              </w:rPr>
              <w:t>_cod_comuna</w:t>
            </w:r>
            <w:proofErr w:type="spellEnd"/>
            <w:r w:rsidRPr="00D86EDA">
              <w:rPr>
                <w:sz w:val="18"/>
                <w:szCs w:val="18"/>
              </w:rPr>
              <w:t xml:space="preserve"> )</w:t>
            </w:r>
          </w:p>
          <w:p w14:paraId="0C891CAD" w14:textId="77777777" w:rsidR="00ED73BB" w:rsidRPr="00D86EDA" w:rsidRDefault="00ED73BB" w:rsidP="00ED73BB">
            <w:pPr>
              <w:pStyle w:val="ParrafoProyecto0"/>
              <w:jc w:val="left"/>
              <w:rPr>
                <w:sz w:val="18"/>
                <w:szCs w:val="18"/>
              </w:rPr>
            </w:pPr>
            <w:r w:rsidRPr="00D86EDA">
              <w:rPr>
                <w:sz w:val="18"/>
                <w:szCs w:val="18"/>
              </w:rPr>
              <w:t xml:space="preserve">        REFERENCES comunas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_comuna</w:t>
            </w:r>
            <w:proofErr w:type="spellEnd"/>
            <w:r w:rsidRPr="00D86EDA">
              <w:rPr>
                <w:sz w:val="18"/>
                <w:szCs w:val="18"/>
              </w:rPr>
              <w:t xml:space="preserve"> );</w:t>
            </w:r>
          </w:p>
          <w:p w14:paraId="031DC941" w14:textId="77777777" w:rsidR="00ED73BB" w:rsidRPr="00D86EDA" w:rsidRDefault="00ED73BB" w:rsidP="00ED73BB">
            <w:pPr>
              <w:pStyle w:val="ParrafoProyecto0"/>
              <w:jc w:val="left"/>
              <w:rPr>
                <w:sz w:val="18"/>
                <w:szCs w:val="18"/>
              </w:rPr>
            </w:pPr>
          </w:p>
          <w:p w14:paraId="28BE8321" w14:textId="77777777" w:rsidR="00ED73BB" w:rsidRPr="00D86EDA" w:rsidRDefault="00ED73BB" w:rsidP="00ED73BB">
            <w:pPr>
              <w:pStyle w:val="ParrafoProyecto0"/>
              <w:jc w:val="left"/>
              <w:rPr>
                <w:sz w:val="18"/>
                <w:szCs w:val="18"/>
              </w:rPr>
            </w:pPr>
            <w:r w:rsidRPr="00D86EDA">
              <w:rPr>
                <w:sz w:val="18"/>
                <w:szCs w:val="18"/>
              </w:rPr>
              <w:t xml:space="preserve">ALTER TABLE </w:t>
            </w:r>
            <w:proofErr w:type="spellStart"/>
            <w:r w:rsidRPr="00D86EDA">
              <w:rPr>
                <w:sz w:val="18"/>
                <w:szCs w:val="18"/>
              </w:rPr>
              <w:t>cod_despacho</w:t>
            </w:r>
            <w:proofErr w:type="spellEnd"/>
          </w:p>
          <w:p w14:paraId="2FB94B87" w14:textId="77777777"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Pr="00D86EDA">
              <w:rPr>
                <w:sz w:val="18"/>
                <w:szCs w:val="18"/>
              </w:rPr>
              <w:t>cod_despacho_region_fk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region</w:t>
            </w:r>
            <w:proofErr w:type="gramEnd"/>
            <w:r w:rsidRPr="00D86EDA">
              <w:rPr>
                <w:sz w:val="18"/>
                <w:szCs w:val="18"/>
              </w:rPr>
              <w:t>_cod_region</w:t>
            </w:r>
            <w:proofErr w:type="spellEnd"/>
            <w:r w:rsidRPr="00D86EDA">
              <w:rPr>
                <w:sz w:val="18"/>
                <w:szCs w:val="18"/>
              </w:rPr>
              <w:t xml:space="preserve"> )</w:t>
            </w:r>
          </w:p>
          <w:p w14:paraId="72934FE8" w14:textId="77777777" w:rsidR="00ED73BB" w:rsidRPr="00D86EDA" w:rsidRDefault="00ED73BB" w:rsidP="00ED73BB">
            <w:pPr>
              <w:pStyle w:val="ParrafoProyecto0"/>
              <w:jc w:val="left"/>
              <w:rPr>
                <w:sz w:val="18"/>
                <w:szCs w:val="18"/>
              </w:rPr>
            </w:pPr>
            <w:r w:rsidRPr="00D86EDA">
              <w:rPr>
                <w:sz w:val="18"/>
                <w:szCs w:val="18"/>
              </w:rPr>
              <w:t xml:space="preserve">        REFERENCES </w:t>
            </w:r>
            <w:proofErr w:type="spellStart"/>
            <w:r w:rsidRPr="00D86EDA">
              <w:rPr>
                <w:sz w:val="18"/>
                <w:szCs w:val="18"/>
              </w:rPr>
              <w:t>region</w:t>
            </w:r>
            <w:proofErr w:type="spellEnd"/>
            <w:r w:rsidRPr="00D86EDA">
              <w:rPr>
                <w:sz w:val="18"/>
                <w:szCs w:val="18"/>
              </w:rPr>
              <w:t xml:space="preserve">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_region</w:t>
            </w:r>
            <w:proofErr w:type="spellEnd"/>
            <w:r w:rsidRPr="00D86EDA">
              <w:rPr>
                <w:sz w:val="18"/>
                <w:szCs w:val="18"/>
              </w:rPr>
              <w:t xml:space="preserve"> );</w:t>
            </w:r>
          </w:p>
          <w:p w14:paraId="186D7DA1" w14:textId="77777777" w:rsidR="00ED73BB" w:rsidRPr="00D86EDA" w:rsidRDefault="00ED73BB" w:rsidP="00ED73BB">
            <w:pPr>
              <w:pStyle w:val="ParrafoProyecto0"/>
              <w:jc w:val="left"/>
              <w:rPr>
                <w:sz w:val="18"/>
                <w:szCs w:val="18"/>
              </w:rPr>
            </w:pPr>
          </w:p>
          <w:p w14:paraId="3B795731" w14:textId="72AA173B" w:rsidR="00ED73BB" w:rsidRPr="00D86EDA" w:rsidRDefault="00ED73BB" w:rsidP="00ED73BB">
            <w:pPr>
              <w:pStyle w:val="ParrafoProyecto0"/>
              <w:jc w:val="left"/>
              <w:rPr>
                <w:sz w:val="18"/>
                <w:szCs w:val="18"/>
              </w:rPr>
            </w:pPr>
            <w:r w:rsidRPr="00D86EDA">
              <w:rPr>
                <w:sz w:val="18"/>
                <w:szCs w:val="18"/>
              </w:rPr>
              <w:t xml:space="preserve">ALTER TABLE </w:t>
            </w:r>
            <w:proofErr w:type="spellStart"/>
            <w:r w:rsidRPr="00D86EDA">
              <w:rPr>
                <w:sz w:val="18"/>
                <w:szCs w:val="18"/>
              </w:rPr>
              <w:t>detalle_</w:t>
            </w:r>
            <w:r w:rsidR="00C67118" w:rsidRPr="00D86EDA">
              <w:rPr>
                <w:sz w:val="18"/>
                <w:szCs w:val="18"/>
              </w:rPr>
              <w:t>órdenes</w:t>
            </w:r>
            <w:proofErr w:type="spellEnd"/>
          </w:p>
          <w:p w14:paraId="3912B424" w14:textId="376427BF"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Pr="00D86EDA">
              <w:rPr>
                <w:sz w:val="18"/>
                <w:szCs w:val="18"/>
              </w:rPr>
              <w:t>detalle_</w:t>
            </w:r>
            <w:r w:rsidR="00C67118" w:rsidRPr="00D86EDA">
              <w:rPr>
                <w:sz w:val="18"/>
                <w:szCs w:val="18"/>
              </w:rPr>
              <w:t>órdenes</w:t>
            </w:r>
            <w:r w:rsidRPr="00D86EDA">
              <w:rPr>
                <w:sz w:val="18"/>
                <w:szCs w:val="18"/>
              </w:rPr>
              <w:t>_</w:t>
            </w:r>
            <w:r w:rsidR="00C67118" w:rsidRPr="00D86EDA">
              <w:rPr>
                <w:sz w:val="18"/>
                <w:szCs w:val="18"/>
              </w:rPr>
              <w:t>órdenes</w:t>
            </w:r>
            <w:r w:rsidRPr="00D86EDA">
              <w:rPr>
                <w:sz w:val="18"/>
                <w:szCs w:val="18"/>
              </w:rPr>
              <w:t>_fk</w:t>
            </w:r>
            <w:proofErr w:type="spellEnd"/>
            <w:r w:rsidRPr="00D86EDA">
              <w:rPr>
                <w:sz w:val="18"/>
                <w:szCs w:val="18"/>
              </w:rPr>
              <w:t xml:space="preserve"> FOREIGN KEY </w:t>
            </w:r>
            <w:proofErr w:type="gramStart"/>
            <w:r w:rsidRPr="00D86EDA">
              <w:rPr>
                <w:sz w:val="18"/>
                <w:szCs w:val="18"/>
              </w:rPr>
              <w:t xml:space="preserve">( </w:t>
            </w:r>
            <w:proofErr w:type="spellStart"/>
            <w:r w:rsidR="00C67118" w:rsidRPr="00D86EDA">
              <w:rPr>
                <w:sz w:val="18"/>
                <w:szCs w:val="18"/>
              </w:rPr>
              <w:t>órdenes</w:t>
            </w:r>
            <w:proofErr w:type="gramEnd"/>
            <w:r w:rsidRPr="00D86EDA">
              <w:rPr>
                <w:sz w:val="18"/>
                <w:szCs w:val="18"/>
              </w:rPr>
              <w:t>_num_orden</w:t>
            </w:r>
            <w:proofErr w:type="spellEnd"/>
            <w:r w:rsidRPr="00D86EDA">
              <w:rPr>
                <w:sz w:val="18"/>
                <w:szCs w:val="18"/>
              </w:rPr>
              <w:t xml:space="preserve"> )</w:t>
            </w:r>
          </w:p>
          <w:p w14:paraId="1D958B8B" w14:textId="271A274C" w:rsidR="00ED73BB" w:rsidRPr="00D86EDA" w:rsidRDefault="00ED73BB" w:rsidP="00ED73BB">
            <w:pPr>
              <w:pStyle w:val="ParrafoProyecto0"/>
              <w:jc w:val="left"/>
              <w:rPr>
                <w:sz w:val="18"/>
                <w:szCs w:val="18"/>
              </w:rPr>
            </w:pPr>
            <w:r w:rsidRPr="00D86EDA">
              <w:rPr>
                <w:sz w:val="18"/>
                <w:szCs w:val="18"/>
              </w:rPr>
              <w:t xml:space="preserve">        REFERENCES </w:t>
            </w:r>
            <w:r w:rsidR="00C67118" w:rsidRPr="00D86EDA">
              <w:rPr>
                <w:sz w:val="18"/>
                <w:szCs w:val="18"/>
              </w:rPr>
              <w:t>órdenes</w:t>
            </w:r>
            <w:r w:rsidRPr="00D86EDA">
              <w:rPr>
                <w:sz w:val="18"/>
                <w:szCs w:val="18"/>
              </w:rPr>
              <w:t xml:space="preserve"> </w:t>
            </w:r>
            <w:proofErr w:type="gramStart"/>
            <w:r w:rsidRPr="00D86EDA">
              <w:rPr>
                <w:sz w:val="18"/>
                <w:szCs w:val="18"/>
              </w:rPr>
              <w:t xml:space="preserve">( </w:t>
            </w:r>
            <w:proofErr w:type="spellStart"/>
            <w:r w:rsidRPr="00D86EDA">
              <w:rPr>
                <w:sz w:val="18"/>
                <w:szCs w:val="18"/>
              </w:rPr>
              <w:t>num</w:t>
            </w:r>
            <w:proofErr w:type="gramEnd"/>
            <w:r w:rsidRPr="00D86EDA">
              <w:rPr>
                <w:sz w:val="18"/>
                <w:szCs w:val="18"/>
              </w:rPr>
              <w:t>_orden</w:t>
            </w:r>
            <w:proofErr w:type="spellEnd"/>
            <w:r w:rsidRPr="00D86EDA">
              <w:rPr>
                <w:sz w:val="18"/>
                <w:szCs w:val="18"/>
              </w:rPr>
              <w:t xml:space="preserve"> );</w:t>
            </w:r>
          </w:p>
          <w:p w14:paraId="0D170B65" w14:textId="77777777" w:rsidR="00ED73BB" w:rsidRPr="00D86EDA" w:rsidRDefault="00ED73BB" w:rsidP="00ED73BB">
            <w:pPr>
              <w:pStyle w:val="ParrafoProyecto0"/>
              <w:jc w:val="left"/>
              <w:rPr>
                <w:sz w:val="18"/>
                <w:szCs w:val="18"/>
              </w:rPr>
            </w:pPr>
          </w:p>
          <w:p w14:paraId="481CE880" w14:textId="77777777" w:rsidR="00ED73BB" w:rsidRPr="00D86EDA" w:rsidRDefault="00ED73BB" w:rsidP="00ED73BB">
            <w:pPr>
              <w:pStyle w:val="ParrafoProyecto0"/>
              <w:jc w:val="left"/>
              <w:rPr>
                <w:sz w:val="18"/>
                <w:szCs w:val="18"/>
              </w:rPr>
            </w:pPr>
            <w:r w:rsidRPr="00D86EDA">
              <w:rPr>
                <w:sz w:val="18"/>
                <w:szCs w:val="18"/>
              </w:rPr>
              <w:t xml:space="preserve">ALTER TABLE </w:t>
            </w:r>
            <w:proofErr w:type="spellStart"/>
            <w:r w:rsidRPr="00D86EDA">
              <w:rPr>
                <w:sz w:val="18"/>
                <w:szCs w:val="18"/>
              </w:rPr>
              <w:t>direccion_retiro</w:t>
            </w:r>
            <w:proofErr w:type="spellEnd"/>
          </w:p>
          <w:p w14:paraId="181042EE" w14:textId="77777777"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Pr="00D86EDA">
              <w:rPr>
                <w:sz w:val="18"/>
                <w:szCs w:val="18"/>
              </w:rPr>
              <w:t>direccion_retiro_ciudad_fk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ciudad</w:t>
            </w:r>
            <w:proofErr w:type="gramEnd"/>
            <w:r w:rsidRPr="00D86EDA">
              <w:rPr>
                <w:sz w:val="18"/>
                <w:szCs w:val="18"/>
              </w:rPr>
              <w:t>_cod_cuidad</w:t>
            </w:r>
            <w:proofErr w:type="spellEnd"/>
            <w:r w:rsidRPr="00D86EDA">
              <w:rPr>
                <w:sz w:val="18"/>
                <w:szCs w:val="18"/>
              </w:rPr>
              <w:t xml:space="preserve"> )</w:t>
            </w:r>
          </w:p>
          <w:p w14:paraId="42E4626D" w14:textId="77777777" w:rsidR="00ED73BB" w:rsidRPr="00D86EDA" w:rsidRDefault="00ED73BB" w:rsidP="00ED73BB">
            <w:pPr>
              <w:pStyle w:val="ParrafoProyecto0"/>
              <w:jc w:val="left"/>
              <w:rPr>
                <w:sz w:val="18"/>
                <w:szCs w:val="18"/>
              </w:rPr>
            </w:pPr>
            <w:r w:rsidRPr="00D86EDA">
              <w:rPr>
                <w:sz w:val="18"/>
                <w:szCs w:val="18"/>
              </w:rPr>
              <w:t xml:space="preserve">        REFERENCES ciudad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_cuidad</w:t>
            </w:r>
            <w:proofErr w:type="spellEnd"/>
            <w:r w:rsidRPr="00D86EDA">
              <w:rPr>
                <w:sz w:val="18"/>
                <w:szCs w:val="18"/>
              </w:rPr>
              <w:t xml:space="preserve"> );</w:t>
            </w:r>
          </w:p>
          <w:p w14:paraId="4EA0D1C1" w14:textId="77777777" w:rsidR="00ED73BB" w:rsidRPr="00D86EDA" w:rsidRDefault="00ED73BB" w:rsidP="00ED73BB">
            <w:pPr>
              <w:pStyle w:val="ParrafoProyecto0"/>
              <w:jc w:val="left"/>
              <w:rPr>
                <w:sz w:val="18"/>
                <w:szCs w:val="18"/>
              </w:rPr>
            </w:pPr>
          </w:p>
          <w:p w14:paraId="0A9BB102" w14:textId="77777777" w:rsidR="00ED73BB" w:rsidRPr="00D86EDA" w:rsidRDefault="00ED73BB" w:rsidP="00ED73BB">
            <w:pPr>
              <w:pStyle w:val="ParrafoProyecto0"/>
              <w:jc w:val="left"/>
              <w:rPr>
                <w:sz w:val="18"/>
                <w:szCs w:val="18"/>
              </w:rPr>
            </w:pPr>
            <w:r w:rsidRPr="00D86EDA">
              <w:rPr>
                <w:sz w:val="18"/>
                <w:szCs w:val="18"/>
              </w:rPr>
              <w:t xml:space="preserve">ALTER TABLE </w:t>
            </w:r>
            <w:proofErr w:type="spellStart"/>
            <w:r w:rsidRPr="00D86EDA">
              <w:rPr>
                <w:sz w:val="18"/>
                <w:szCs w:val="18"/>
              </w:rPr>
              <w:t>direccion_retiro</w:t>
            </w:r>
            <w:proofErr w:type="spellEnd"/>
          </w:p>
          <w:p w14:paraId="11E24FAE" w14:textId="77777777"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Pr="00D86EDA">
              <w:rPr>
                <w:sz w:val="18"/>
                <w:szCs w:val="18"/>
              </w:rPr>
              <w:t>direccion_retiro_comunas_fk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comunas</w:t>
            </w:r>
            <w:proofErr w:type="gramEnd"/>
            <w:r w:rsidRPr="00D86EDA">
              <w:rPr>
                <w:sz w:val="18"/>
                <w:szCs w:val="18"/>
              </w:rPr>
              <w:t>_cod_comuna</w:t>
            </w:r>
            <w:proofErr w:type="spellEnd"/>
            <w:r w:rsidRPr="00D86EDA">
              <w:rPr>
                <w:sz w:val="18"/>
                <w:szCs w:val="18"/>
              </w:rPr>
              <w:t xml:space="preserve"> )</w:t>
            </w:r>
          </w:p>
          <w:p w14:paraId="3217714C" w14:textId="77777777" w:rsidR="00ED73BB" w:rsidRPr="00D86EDA" w:rsidRDefault="00ED73BB" w:rsidP="00ED73BB">
            <w:pPr>
              <w:pStyle w:val="ParrafoProyecto0"/>
              <w:jc w:val="left"/>
              <w:rPr>
                <w:sz w:val="18"/>
                <w:szCs w:val="18"/>
              </w:rPr>
            </w:pPr>
            <w:r w:rsidRPr="00D86EDA">
              <w:rPr>
                <w:sz w:val="18"/>
                <w:szCs w:val="18"/>
              </w:rPr>
              <w:t xml:space="preserve">        REFERENCES comunas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_comuna</w:t>
            </w:r>
            <w:proofErr w:type="spellEnd"/>
            <w:r w:rsidRPr="00D86EDA">
              <w:rPr>
                <w:sz w:val="18"/>
                <w:szCs w:val="18"/>
              </w:rPr>
              <w:t xml:space="preserve"> );</w:t>
            </w:r>
          </w:p>
          <w:p w14:paraId="48623518" w14:textId="77777777" w:rsidR="00ED73BB" w:rsidRPr="00D86EDA" w:rsidRDefault="00ED73BB" w:rsidP="00ED73BB">
            <w:pPr>
              <w:pStyle w:val="ParrafoProyecto0"/>
              <w:jc w:val="left"/>
              <w:rPr>
                <w:sz w:val="18"/>
                <w:szCs w:val="18"/>
              </w:rPr>
            </w:pPr>
          </w:p>
          <w:p w14:paraId="7A9BB44E" w14:textId="77777777" w:rsidR="00ED73BB" w:rsidRPr="00D86EDA" w:rsidRDefault="00ED73BB" w:rsidP="00ED73BB">
            <w:pPr>
              <w:pStyle w:val="ParrafoProyecto0"/>
              <w:jc w:val="left"/>
              <w:rPr>
                <w:sz w:val="18"/>
                <w:szCs w:val="18"/>
              </w:rPr>
            </w:pPr>
            <w:r w:rsidRPr="00D86EDA">
              <w:rPr>
                <w:sz w:val="18"/>
                <w:szCs w:val="18"/>
              </w:rPr>
              <w:t xml:space="preserve">ALTER TABLE </w:t>
            </w:r>
            <w:proofErr w:type="spellStart"/>
            <w:r w:rsidRPr="00D86EDA">
              <w:rPr>
                <w:sz w:val="18"/>
                <w:szCs w:val="18"/>
              </w:rPr>
              <w:t>direccion_retiro</w:t>
            </w:r>
            <w:proofErr w:type="spellEnd"/>
          </w:p>
          <w:p w14:paraId="42610554" w14:textId="77777777"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Pr="00D86EDA">
              <w:rPr>
                <w:sz w:val="18"/>
                <w:szCs w:val="18"/>
              </w:rPr>
              <w:t>direccion_retiro_region_fk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region</w:t>
            </w:r>
            <w:proofErr w:type="gramEnd"/>
            <w:r w:rsidRPr="00D86EDA">
              <w:rPr>
                <w:sz w:val="18"/>
                <w:szCs w:val="18"/>
              </w:rPr>
              <w:t>_cod_region</w:t>
            </w:r>
            <w:proofErr w:type="spellEnd"/>
            <w:r w:rsidRPr="00D86EDA">
              <w:rPr>
                <w:sz w:val="18"/>
                <w:szCs w:val="18"/>
              </w:rPr>
              <w:t xml:space="preserve"> )</w:t>
            </w:r>
          </w:p>
          <w:p w14:paraId="1F163E0F" w14:textId="77777777" w:rsidR="00ED73BB" w:rsidRPr="00D86EDA" w:rsidRDefault="00ED73BB" w:rsidP="00ED73BB">
            <w:pPr>
              <w:pStyle w:val="ParrafoProyecto0"/>
              <w:jc w:val="left"/>
              <w:rPr>
                <w:sz w:val="18"/>
                <w:szCs w:val="18"/>
              </w:rPr>
            </w:pPr>
            <w:r w:rsidRPr="00D86EDA">
              <w:rPr>
                <w:sz w:val="18"/>
                <w:szCs w:val="18"/>
              </w:rPr>
              <w:t xml:space="preserve">        REFERENCES </w:t>
            </w:r>
            <w:proofErr w:type="spellStart"/>
            <w:r w:rsidRPr="00D86EDA">
              <w:rPr>
                <w:sz w:val="18"/>
                <w:szCs w:val="18"/>
              </w:rPr>
              <w:t>region</w:t>
            </w:r>
            <w:proofErr w:type="spellEnd"/>
            <w:r w:rsidRPr="00D86EDA">
              <w:rPr>
                <w:sz w:val="18"/>
                <w:szCs w:val="18"/>
              </w:rPr>
              <w:t xml:space="preserve">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_region</w:t>
            </w:r>
            <w:proofErr w:type="spellEnd"/>
            <w:r w:rsidRPr="00D86EDA">
              <w:rPr>
                <w:sz w:val="18"/>
                <w:szCs w:val="18"/>
              </w:rPr>
              <w:t xml:space="preserve"> );</w:t>
            </w:r>
          </w:p>
          <w:p w14:paraId="3357976C" w14:textId="77777777" w:rsidR="00ED73BB" w:rsidRPr="00D86EDA" w:rsidRDefault="00ED73BB" w:rsidP="00ED73BB">
            <w:pPr>
              <w:pStyle w:val="ParrafoProyecto0"/>
              <w:jc w:val="left"/>
              <w:rPr>
                <w:sz w:val="18"/>
                <w:szCs w:val="18"/>
              </w:rPr>
            </w:pPr>
          </w:p>
          <w:p w14:paraId="4258D922" w14:textId="77777777" w:rsidR="00ED73BB" w:rsidRPr="00D86EDA" w:rsidRDefault="00ED73BB" w:rsidP="00ED73BB">
            <w:pPr>
              <w:pStyle w:val="ParrafoProyecto0"/>
              <w:jc w:val="left"/>
              <w:rPr>
                <w:sz w:val="18"/>
                <w:szCs w:val="18"/>
              </w:rPr>
            </w:pPr>
            <w:r w:rsidRPr="00D86EDA">
              <w:rPr>
                <w:sz w:val="18"/>
                <w:szCs w:val="18"/>
              </w:rPr>
              <w:t>ALTER TABLE empresas</w:t>
            </w:r>
          </w:p>
          <w:p w14:paraId="658ED174" w14:textId="77777777"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Pr="00D86EDA">
              <w:rPr>
                <w:sz w:val="18"/>
                <w:szCs w:val="18"/>
              </w:rPr>
              <w:t>empresas_ciudad_fk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ciudad</w:t>
            </w:r>
            <w:proofErr w:type="gramEnd"/>
            <w:r w:rsidRPr="00D86EDA">
              <w:rPr>
                <w:sz w:val="18"/>
                <w:szCs w:val="18"/>
              </w:rPr>
              <w:t>_cod_cuidad</w:t>
            </w:r>
            <w:proofErr w:type="spellEnd"/>
            <w:r w:rsidRPr="00D86EDA">
              <w:rPr>
                <w:sz w:val="18"/>
                <w:szCs w:val="18"/>
              </w:rPr>
              <w:t xml:space="preserve"> )</w:t>
            </w:r>
          </w:p>
          <w:p w14:paraId="330642C2" w14:textId="77777777" w:rsidR="00ED73BB" w:rsidRPr="00D86EDA" w:rsidRDefault="00ED73BB" w:rsidP="00ED73BB">
            <w:pPr>
              <w:pStyle w:val="ParrafoProyecto0"/>
              <w:jc w:val="left"/>
              <w:rPr>
                <w:sz w:val="18"/>
                <w:szCs w:val="18"/>
              </w:rPr>
            </w:pPr>
            <w:r w:rsidRPr="00D86EDA">
              <w:rPr>
                <w:sz w:val="18"/>
                <w:szCs w:val="18"/>
              </w:rPr>
              <w:t xml:space="preserve">        REFERENCES ciudad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_cuidad</w:t>
            </w:r>
            <w:proofErr w:type="spellEnd"/>
            <w:r w:rsidRPr="00D86EDA">
              <w:rPr>
                <w:sz w:val="18"/>
                <w:szCs w:val="18"/>
              </w:rPr>
              <w:t xml:space="preserve"> );</w:t>
            </w:r>
          </w:p>
          <w:p w14:paraId="123BCA5F" w14:textId="77777777" w:rsidR="00ED73BB" w:rsidRPr="00D86EDA" w:rsidRDefault="00ED73BB" w:rsidP="00ED73BB">
            <w:pPr>
              <w:pStyle w:val="ParrafoProyecto0"/>
              <w:jc w:val="left"/>
              <w:rPr>
                <w:sz w:val="18"/>
                <w:szCs w:val="18"/>
              </w:rPr>
            </w:pPr>
          </w:p>
          <w:p w14:paraId="1ACF5357" w14:textId="77777777" w:rsidR="00ED73BB" w:rsidRPr="00D86EDA" w:rsidRDefault="00ED73BB" w:rsidP="00ED73BB">
            <w:pPr>
              <w:pStyle w:val="ParrafoProyecto0"/>
              <w:jc w:val="left"/>
              <w:rPr>
                <w:sz w:val="18"/>
                <w:szCs w:val="18"/>
              </w:rPr>
            </w:pPr>
            <w:r w:rsidRPr="00D86EDA">
              <w:rPr>
                <w:sz w:val="18"/>
                <w:szCs w:val="18"/>
              </w:rPr>
              <w:t>ALTER TABLE empresas</w:t>
            </w:r>
          </w:p>
          <w:p w14:paraId="1EBCE642" w14:textId="77777777"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Pr="00D86EDA">
              <w:rPr>
                <w:sz w:val="18"/>
                <w:szCs w:val="18"/>
              </w:rPr>
              <w:t>empresas_comunas_fk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comunas</w:t>
            </w:r>
            <w:proofErr w:type="gramEnd"/>
            <w:r w:rsidRPr="00D86EDA">
              <w:rPr>
                <w:sz w:val="18"/>
                <w:szCs w:val="18"/>
              </w:rPr>
              <w:t>_cod_comuna</w:t>
            </w:r>
            <w:proofErr w:type="spellEnd"/>
            <w:r w:rsidRPr="00D86EDA">
              <w:rPr>
                <w:sz w:val="18"/>
                <w:szCs w:val="18"/>
              </w:rPr>
              <w:t xml:space="preserve"> )</w:t>
            </w:r>
          </w:p>
          <w:p w14:paraId="4FDA278D" w14:textId="77777777" w:rsidR="00ED73BB" w:rsidRPr="00D86EDA" w:rsidRDefault="00ED73BB" w:rsidP="00ED73BB">
            <w:pPr>
              <w:pStyle w:val="ParrafoProyecto0"/>
              <w:jc w:val="left"/>
              <w:rPr>
                <w:sz w:val="18"/>
                <w:szCs w:val="18"/>
              </w:rPr>
            </w:pPr>
            <w:r w:rsidRPr="00D86EDA">
              <w:rPr>
                <w:sz w:val="18"/>
                <w:szCs w:val="18"/>
              </w:rPr>
              <w:t xml:space="preserve">        REFERENCES comunas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_comuna</w:t>
            </w:r>
            <w:proofErr w:type="spellEnd"/>
            <w:r w:rsidRPr="00D86EDA">
              <w:rPr>
                <w:sz w:val="18"/>
                <w:szCs w:val="18"/>
              </w:rPr>
              <w:t xml:space="preserve"> );</w:t>
            </w:r>
          </w:p>
          <w:p w14:paraId="7F2C2130" w14:textId="77777777" w:rsidR="00ED73BB" w:rsidRPr="00D86EDA" w:rsidRDefault="00ED73BB" w:rsidP="00ED73BB">
            <w:pPr>
              <w:pStyle w:val="ParrafoProyecto0"/>
              <w:jc w:val="left"/>
              <w:rPr>
                <w:sz w:val="18"/>
                <w:szCs w:val="18"/>
              </w:rPr>
            </w:pPr>
          </w:p>
          <w:p w14:paraId="5B022DE4" w14:textId="77777777" w:rsidR="00ED73BB" w:rsidRPr="00D86EDA" w:rsidRDefault="00ED73BB" w:rsidP="00ED73BB">
            <w:pPr>
              <w:pStyle w:val="ParrafoProyecto0"/>
              <w:jc w:val="left"/>
              <w:rPr>
                <w:sz w:val="18"/>
                <w:szCs w:val="18"/>
              </w:rPr>
            </w:pPr>
            <w:r w:rsidRPr="00D86EDA">
              <w:rPr>
                <w:sz w:val="18"/>
                <w:szCs w:val="18"/>
              </w:rPr>
              <w:t>ALTER TABLE empresas</w:t>
            </w:r>
          </w:p>
          <w:p w14:paraId="7DA75C9D" w14:textId="77777777"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Pr="00D86EDA">
              <w:rPr>
                <w:sz w:val="18"/>
                <w:szCs w:val="18"/>
              </w:rPr>
              <w:t>empresas_giro_fk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giro</w:t>
            </w:r>
            <w:proofErr w:type="gramEnd"/>
            <w:r w:rsidRPr="00D86EDA">
              <w:rPr>
                <w:sz w:val="18"/>
                <w:szCs w:val="18"/>
              </w:rPr>
              <w:t>_id_giro</w:t>
            </w:r>
            <w:proofErr w:type="spellEnd"/>
            <w:r w:rsidRPr="00D86EDA">
              <w:rPr>
                <w:sz w:val="18"/>
                <w:szCs w:val="18"/>
              </w:rPr>
              <w:t xml:space="preserve"> )</w:t>
            </w:r>
          </w:p>
          <w:p w14:paraId="1898FC9B" w14:textId="77777777" w:rsidR="00ED73BB" w:rsidRPr="00D86EDA" w:rsidRDefault="00ED73BB" w:rsidP="00ED73BB">
            <w:pPr>
              <w:pStyle w:val="ParrafoProyecto0"/>
              <w:jc w:val="left"/>
              <w:rPr>
                <w:sz w:val="18"/>
                <w:szCs w:val="18"/>
              </w:rPr>
            </w:pPr>
            <w:r w:rsidRPr="00D86EDA">
              <w:rPr>
                <w:sz w:val="18"/>
                <w:szCs w:val="18"/>
              </w:rPr>
              <w:lastRenderedPageBreak/>
              <w:t xml:space="preserve">        REFERENCES giro </w:t>
            </w:r>
            <w:proofErr w:type="gramStart"/>
            <w:r w:rsidRPr="00D86EDA">
              <w:rPr>
                <w:sz w:val="18"/>
                <w:szCs w:val="18"/>
              </w:rPr>
              <w:t xml:space="preserve">( </w:t>
            </w:r>
            <w:proofErr w:type="spellStart"/>
            <w:r w:rsidRPr="00D86EDA">
              <w:rPr>
                <w:sz w:val="18"/>
                <w:szCs w:val="18"/>
              </w:rPr>
              <w:t>id</w:t>
            </w:r>
            <w:proofErr w:type="gramEnd"/>
            <w:r w:rsidRPr="00D86EDA">
              <w:rPr>
                <w:sz w:val="18"/>
                <w:szCs w:val="18"/>
              </w:rPr>
              <w:t>_giro</w:t>
            </w:r>
            <w:proofErr w:type="spellEnd"/>
            <w:r w:rsidRPr="00D86EDA">
              <w:rPr>
                <w:sz w:val="18"/>
                <w:szCs w:val="18"/>
              </w:rPr>
              <w:t xml:space="preserve"> );</w:t>
            </w:r>
          </w:p>
          <w:p w14:paraId="401F8CAB" w14:textId="77777777" w:rsidR="00ED73BB" w:rsidRPr="00D86EDA" w:rsidRDefault="00ED73BB" w:rsidP="00ED73BB">
            <w:pPr>
              <w:pStyle w:val="ParrafoProyecto0"/>
              <w:jc w:val="left"/>
              <w:rPr>
                <w:sz w:val="18"/>
                <w:szCs w:val="18"/>
              </w:rPr>
            </w:pPr>
          </w:p>
          <w:p w14:paraId="1564451B" w14:textId="77777777" w:rsidR="00ED73BB" w:rsidRPr="00D86EDA" w:rsidRDefault="00ED73BB" w:rsidP="00ED73BB">
            <w:pPr>
              <w:pStyle w:val="ParrafoProyecto0"/>
              <w:jc w:val="left"/>
              <w:rPr>
                <w:sz w:val="18"/>
                <w:szCs w:val="18"/>
              </w:rPr>
            </w:pPr>
            <w:r w:rsidRPr="00D86EDA">
              <w:rPr>
                <w:sz w:val="18"/>
                <w:szCs w:val="18"/>
              </w:rPr>
              <w:t>ALTER TABLE empresas</w:t>
            </w:r>
          </w:p>
          <w:p w14:paraId="42BBCD23" w14:textId="77777777"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Pr="00D86EDA">
              <w:rPr>
                <w:sz w:val="18"/>
                <w:szCs w:val="18"/>
              </w:rPr>
              <w:t>empresas_region_fk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region</w:t>
            </w:r>
            <w:proofErr w:type="gramEnd"/>
            <w:r w:rsidRPr="00D86EDA">
              <w:rPr>
                <w:sz w:val="18"/>
                <w:szCs w:val="18"/>
              </w:rPr>
              <w:t>_cod_region</w:t>
            </w:r>
            <w:proofErr w:type="spellEnd"/>
            <w:r w:rsidRPr="00D86EDA">
              <w:rPr>
                <w:sz w:val="18"/>
                <w:szCs w:val="18"/>
              </w:rPr>
              <w:t xml:space="preserve"> )</w:t>
            </w:r>
          </w:p>
          <w:p w14:paraId="39B997A0" w14:textId="77777777" w:rsidR="00ED73BB" w:rsidRPr="00D86EDA" w:rsidRDefault="00ED73BB" w:rsidP="00ED73BB">
            <w:pPr>
              <w:pStyle w:val="ParrafoProyecto0"/>
              <w:jc w:val="left"/>
              <w:rPr>
                <w:sz w:val="18"/>
                <w:szCs w:val="18"/>
              </w:rPr>
            </w:pPr>
            <w:r w:rsidRPr="00D86EDA">
              <w:rPr>
                <w:sz w:val="18"/>
                <w:szCs w:val="18"/>
              </w:rPr>
              <w:t xml:space="preserve">        REFERENCES </w:t>
            </w:r>
            <w:proofErr w:type="spellStart"/>
            <w:r w:rsidRPr="00D86EDA">
              <w:rPr>
                <w:sz w:val="18"/>
                <w:szCs w:val="18"/>
              </w:rPr>
              <w:t>region</w:t>
            </w:r>
            <w:proofErr w:type="spellEnd"/>
            <w:r w:rsidRPr="00D86EDA">
              <w:rPr>
                <w:sz w:val="18"/>
                <w:szCs w:val="18"/>
              </w:rPr>
              <w:t xml:space="preserve">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_region</w:t>
            </w:r>
            <w:proofErr w:type="spellEnd"/>
            <w:r w:rsidRPr="00D86EDA">
              <w:rPr>
                <w:sz w:val="18"/>
                <w:szCs w:val="18"/>
              </w:rPr>
              <w:t xml:space="preserve"> );</w:t>
            </w:r>
          </w:p>
          <w:p w14:paraId="1FFA9BC9" w14:textId="77777777" w:rsidR="00ED73BB" w:rsidRPr="00D86EDA" w:rsidRDefault="00ED73BB" w:rsidP="00ED73BB">
            <w:pPr>
              <w:pStyle w:val="ParrafoProyecto0"/>
              <w:jc w:val="left"/>
              <w:rPr>
                <w:sz w:val="18"/>
                <w:szCs w:val="18"/>
              </w:rPr>
            </w:pPr>
          </w:p>
          <w:p w14:paraId="6C372C82" w14:textId="25CCA6C8" w:rsidR="00ED73BB" w:rsidRPr="00D86EDA" w:rsidRDefault="00ED73BB" w:rsidP="00ED73BB">
            <w:pPr>
              <w:pStyle w:val="ParrafoProyecto0"/>
              <w:jc w:val="left"/>
              <w:rPr>
                <w:sz w:val="18"/>
                <w:szCs w:val="18"/>
              </w:rPr>
            </w:pPr>
            <w:r w:rsidRPr="00D86EDA">
              <w:rPr>
                <w:sz w:val="18"/>
                <w:szCs w:val="18"/>
              </w:rPr>
              <w:t xml:space="preserve">ALTER TABLE </w:t>
            </w:r>
            <w:r w:rsidR="00C67118" w:rsidRPr="00D86EDA">
              <w:rPr>
                <w:sz w:val="18"/>
                <w:szCs w:val="18"/>
              </w:rPr>
              <w:t>órdenes</w:t>
            </w:r>
          </w:p>
          <w:p w14:paraId="1BB363CD" w14:textId="6F8A22AC"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00C67118" w:rsidRPr="00D86EDA">
              <w:rPr>
                <w:sz w:val="18"/>
                <w:szCs w:val="18"/>
              </w:rPr>
              <w:t>órdenes</w:t>
            </w:r>
            <w:r w:rsidRPr="00D86EDA">
              <w:rPr>
                <w:sz w:val="18"/>
                <w:szCs w:val="18"/>
              </w:rPr>
              <w:t>_cod_despacho_fk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_despacho_cod_retiro</w:t>
            </w:r>
            <w:proofErr w:type="spellEnd"/>
            <w:r w:rsidRPr="00D86EDA">
              <w:rPr>
                <w:sz w:val="18"/>
                <w:szCs w:val="18"/>
              </w:rPr>
              <w:t xml:space="preserve"> )</w:t>
            </w:r>
          </w:p>
          <w:p w14:paraId="4C086A97" w14:textId="77777777" w:rsidR="00ED73BB" w:rsidRPr="00D86EDA" w:rsidRDefault="00ED73BB" w:rsidP="00ED73BB">
            <w:pPr>
              <w:pStyle w:val="ParrafoProyecto0"/>
              <w:jc w:val="left"/>
              <w:rPr>
                <w:sz w:val="18"/>
                <w:szCs w:val="18"/>
              </w:rPr>
            </w:pPr>
            <w:r w:rsidRPr="00D86EDA">
              <w:rPr>
                <w:sz w:val="18"/>
                <w:szCs w:val="18"/>
              </w:rPr>
              <w:t xml:space="preserve">        REFERENCES </w:t>
            </w:r>
            <w:proofErr w:type="spellStart"/>
            <w:r w:rsidRPr="00D86EDA">
              <w:rPr>
                <w:sz w:val="18"/>
                <w:szCs w:val="18"/>
              </w:rPr>
              <w:t>cod_despacho</w:t>
            </w:r>
            <w:proofErr w:type="spellEnd"/>
            <w:r w:rsidRPr="00D86EDA">
              <w:rPr>
                <w:sz w:val="18"/>
                <w:szCs w:val="18"/>
              </w:rPr>
              <w:t xml:space="preserve">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_despacho</w:t>
            </w:r>
            <w:proofErr w:type="spellEnd"/>
            <w:r w:rsidRPr="00D86EDA">
              <w:rPr>
                <w:sz w:val="18"/>
                <w:szCs w:val="18"/>
              </w:rPr>
              <w:t xml:space="preserve"> );</w:t>
            </w:r>
          </w:p>
          <w:p w14:paraId="79EE08C1" w14:textId="77777777" w:rsidR="00ED73BB" w:rsidRPr="00D86EDA" w:rsidRDefault="00ED73BB" w:rsidP="00ED73BB">
            <w:pPr>
              <w:pStyle w:val="ParrafoProyecto0"/>
              <w:jc w:val="left"/>
              <w:rPr>
                <w:sz w:val="18"/>
                <w:szCs w:val="18"/>
              </w:rPr>
            </w:pPr>
          </w:p>
          <w:p w14:paraId="3BD2D584" w14:textId="25CE1615" w:rsidR="00ED73BB" w:rsidRPr="00D86EDA" w:rsidRDefault="00ED73BB" w:rsidP="00ED73BB">
            <w:pPr>
              <w:pStyle w:val="ParrafoProyecto0"/>
              <w:jc w:val="left"/>
              <w:rPr>
                <w:sz w:val="18"/>
                <w:szCs w:val="18"/>
              </w:rPr>
            </w:pPr>
            <w:r w:rsidRPr="00D86EDA">
              <w:rPr>
                <w:sz w:val="18"/>
                <w:szCs w:val="18"/>
              </w:rPr>
              <w:t xml:space="preserve">ALTER TABLE </w:t>
            </w:r>
            <w:r w:rsidR="00C67118" w:rsidRPr="00D86EDA">
              <w:rPr>
                <w:sz w:val="18"/>
                <w:szCs w:val="18"/>
              </w:rPr>
              <w:t>órdenes</w:t>
            </w:r>
          </w:p>
          <w:p w14:paraId="2255F71B" w14:textId="0DD0220A" w:rsidR="00ED73BB" w:rsidRPr="00D86EDA" w:rsidRDefault="00ED73BB" w:rsidP="00ED73BB">
            <w:pPr>
              <w:pStyle w:val="ParrafoProyecto0"/>
              <w:jc w:val="left"/>
              <w:rPr>
                <w:sz w:val="18"/>
                <w:szCs w:val="18"/>
              </w:rPr>
            </w:pPr>
            <w:r w:rsidRPr="00D86EDA">
              <w:rPr>
                <w:sz w:val="18"/>
                <w:szCs w:val="18"/>
              </w:rPr>
              <w:t xml:space="preserve">    ADD CONSTRAINT </w:t>
            </w:r>
            <w:r w:rsidR="00C67118" w:rsidRPr="00D86EDA">
              <w:rPr>
                <w:sz w:val="18"/>
                <w:szCs w:val="18"/>
              </w:rPr>
              <w:t>órdenes</w:t>
            </w:r>
            <w:r w:rsidRPr="00D86EDA">
              <w:rPr>
                <w:sz w:val="18"/>
                <w:szCs w:val="18"/>
              </w:rPr>
              <w:t xml:space="preserve">_cod_despacho_fkv1 FOREIGN KEY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_despacho_cod_despacho</w:t>
            </w:r>
            <w:proofErr w:type="spellEnd"/>
            <w:r w:rsidRPr="00D86EDA">
              <w:rPr>
                <w:sz w:val="18"/>
                <w:szCs w:val="18"/>
              </w:rPr>
              <w:t xml:space="preserve"> )</w:t>
            </w:r>
          </w:p>
          <w:p w14:paraId="56F58B97" w14:textId="77777777" w:rsidR="00ED73BB" w:rsidRPr="00D86EDA" w:rsidRDefault="00ED73BB" w:rsidP="00ED73BB">
            <w:pPr>
              <w:pStyle w:val="ParrafoProyecto0"/>
              <w:jc w:val="left"/>
              <w:rPr>
                <w:sz w:val="18"/>
                <w:szCs w:val="18"/>
              </w:rPr>
            </w:pPr>
            <w:r w:rsidRPr="00D86EDA">
              <w:rPr>
                <w:sz w:val="18"/>
                <w:szCs w:val="18"/>
              </w:rPr>
              <w:t xml:space="preserve">        REFERENCES </w:t>
            </w:r>
            <w:proofErr w:type="spellStart"/>
            <w:r w:rsidRPr="00D86EDA">
              <w:rPr>
                <w:sz w:val="18"/>
                <w:szCs w:val="18"/>
              </w:rPr>
              <w:t>cod_despacho</w:t>
            </w:r>
            <w:proofErr w:type="spellEnd"/>
            <w:r w:rsidRPr="00D86EDA">
              <w:rPr>
                <w:sz w:val="18"/>
                <w:szCs w:val="18"/>
              </w:rPr>
              <w:t xml:space="preserve">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_despacho</w:t>
            </w:r>
            <w:proofErr w:type="spellEnd"/>
            <w:r w:rsidRPr="00D86EDA">
              <w:rPr>
                <w:sz w:val="18"/>
                <w:szCs w:val="18"/>
              </w:rPr>
              <w:t xml:space="preserve"> );</w:t>
            </w:r>
          </w:p>
          <w:p w14:paraId="24F91652" w14:textId="77777777" w:rsidR="00ED73BB" w:rsidRPr="00D86EDA" w:rsidRDefault="00ED73BB" w:rsidP="00ED73BB">
            <w:pPr>
              <w:pStyle w:val="ParrafoProyecto0"/>
              <w:jc w:val="left"/>
              <w:rPr>
                <w:sz w:val="18"/>
                <w:szCs w:val="18"/>
              </w:rPr>
            </w:pPr>
          </w:p>
          <w:p w14:paraId="02DA01F0" w14:textId="68F74C5C" w:rsidR="00ED73BB" w:rsidRPr="00D86EDA" w:rsidRDefault="00ED73BB" w:rsidP="00ED73BB">
            <w:pPr>
              <w:pStyle w:val="ParrafoProyecto0"/>
              <w:jc w:val="left"/>
              <w:rPr>
                <w:sz w:val="18"/>
                <w:szCs w:val="18"/>
              </w:rPr>
            </w:pPr>
            <w:r w:rsidRPr="00D86EDA">
              <w:rPr>
                <w:sz w:val="18"/>
                <w:szCs w:val="18"/>
              </w:rPr>
              <w:t xml:space="preserve">ALTER TABLE </w:t>
            </w:r>
            <w:r w:rsidR="00C67118" w:rsidRPr="00D86EDA">
              <w:rPr>
                <w:sz w:val="18"/>
                <w:szCs w:val="18"/>
              </w:rPr>
              <w:t>órdenes</w:t>
            </w:r>
          </w:p>
          <w:p w14:paraId="008905DF" w14:textId="1E4A44D1"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00C67118" w:rsidRPr="00D86EDA">
              <w:rPr>
                <w:sz w:val="18"/>
                <w:szCs w:val="18"/>
              </w:rPr>
              <w:t>órdenes</w:t>
            </w:r>
            <w:r w:rsidRPr="00D86EDA">
              <w:rPr>
                <w:sz w:val="18"/>
                <w:szCs w:val="18"/>
              </w:rPr>
              <w:t>_direccion_retiro_fk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direccion</w:t>
            </w:r>
            <w:proofErr w:type="gramEnd"/>
            <w:r w:rsidRPr="00D86EDA">
              <w:rPr>
                <w:sz w:val="18"/>
                <w:szCs w:val="18"/>
              </w:rPr>
              <w:t>_retiro_cod_retiro</w:t>
            </w:r>
            <w:proofErr w:type="spellEnd"/>
            <w:r w:rsidRPr="00D86EDA">
              <w:rPr>
                <w:sz w:val="18"/>
                <w:szCs w:val="18"/>
              </w:rPr>
              <w:t xml:space="preserve"> )</w:t>
            </w:r>
          </w:p>
          <w:p w14:paraId="23B2D98A" w14:textId="77777777" w:rsidR="00ED73BB" w:rsidRPr="00D86EDA" w:rsidRDefault="00ED73BB" w:rsidP="00ED73BB">
            <w:pPr>
              <w:pStyle w:val="ParrafoProyecto0"/>
              <w:jc w:val="left"/>
              <w:rPr>
                <w:sz w:val="18"/>
                <w:szCs w:val="18"/>
              </w:rPr>
            </w:pPr>
            <w:r w:rsidRPr="00D86EDA">
              <w:rPr>
                <w:sz w:val="18"/>
                <w:szCs w:val="18"/>
              </w:rPr>
              <w:t xml:space="preserve">        REFERENCES </w:t>
            </w:r>
            <w:proofErr w:type="spellStart"/>
            <w:r w:rsidRPr="00D86EDA">
              <w:rPr>
                <w:sz w:val="18"/>
                <w:szCs w:val="18"/>
              </w:rPr>
              <w:t>direccion_retiro</w:t>
            </w:r>
            <w:proofErr w:type="spellEnd"/>
            <w:r w:rsidRPr="00D86EDA">
              <w:rPr>
                <w:sz w:val="18"/>
                <w:szCs w:val="18"/>
              </w:rPr>
              <w:t xml:space="preserve">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_retiro</w:t>
            </w:r>
            <w:proofErr w:type="spellEnd"/>
            <w:r w:rsidRPr="00D86EDA">
              <w:rPr>
                <w:sz w:val="18"/>
                <w:szCs w:val="18"/>
              </w:rPr>
              <w:t xml:space="preserve"> );</w:t>
            </w:r>
          </w:p>
          <w:p w14:paraId="1F503CF9" w14:textId="77777777" w:rsidR="00ED73BB" w:rsidRPr="00D86EDA" w:rsidRDefault="00ED73BB" w:rsidP="00ED73BB">
            <w:pPr>
              <w:pStyle w:val="ParrafoProyecto0"/>
              <w:jc w:val="left"/>
              <w:rPr>
                <w:sz w:val="18"/>
                <w:szCs w:val="18"/>
              </w:rPr>
            </w:pPr>
          </w:p>
          <w:p w14:paraId="643FEBD7" w14:textId="5F15CB27" w:rsidR="00ED73BB" w:rsidRPr="00D86EDA" w:rsidRDefault="00ED73BB" w:rsidP="00ED73BB">
            <w:pPr>
              <w:pStyle w:val="ParrafoProyecto0"/>
              <w:jc w:val="left"/>
              <w:rPr>
                <w:sz w:val="18"/>
                <w:szCs w:val="18"/>
              </w:rPr>
            </w:pPr>
            <w:r w:rsidRPr="00D86EDA">
              <w:rPr>
                <w:sz w:val="18"/>
                <w:szCs w:val="18"/>
              </w:rPr>
              <w:t xml:space="preserve">ALTER TABLE </w:t>
            </w:r>
            <w:r w:rsidR="00C67118" w:rsidRPr="00D86EDA">
              <w:rPr>
                <w:sz w:val="18"/>
                <w:szCs w:val="18"/>
              </w:rPr>
              <w:t>órdenes</w:t>
            </w:r>
          </w:p>
          <w:p w14:paraId="03479554" w14:textId="1654C636" w:rsidR="00ED73BB" w:rsidRPr="00D86EDA" w:rsidRDefault="00ED73BB" w:rsidP="00ED73BB">
            <w:pPr>
              <w:pStyle w:val="ParrafoProyecto0"/>
              <w:jc w:val="left"/>
              <w:rPr>
                <w:sz w:val="18"/>
                <w:szCs w:val="18"/>
              </w:rPr>
            </w:pPr>
            <w:r w:rsidRPr="00D86EDA">
              <w:rPr>
                <w:sz w:val="18"/>
                <w:szCs w:val="18"/>
              </w:rPr>
              <w:t xml:space="preserve">    ADD CONSTRAINT </w:t>
            </w:r>
            <w:r w:rsidR="00C67118" w:rsidRPr="00D86EDA">
              <w:rPr>
                <w:sz w:val="18"/>
                <w:szCs w:val="18"/>
              </w:rPr>
              <w:t>órdenes</w:t>
            </w:r>
            <w:r w:rsidRPr="00D86EDA">
              <w:rPr>
                <w:sz w:val="18"/>
                <w:szCs w:val="18"/>
              </w:rPr>
              <w:t>_direccion_retiro_fkv1 FOREIGN KEY (direccion_retiro_cod_retiro1)</w:t>
            </w:r>
          </w:p>
          <w:p w14:paraId="6C3856D5" w14:textId="77777777" w:rsidR="00ED73BB" w:rsidRPr="00D86EDA" w:rsidRDefault="00ED73BB" w:rsidP="00ED73BB">
            <w:pPr>
              <w:pStyle w:val="ParrafoProyecto0"/>
              <w:jc w:val="left"/>
              <w:rPr>
                <w:sz w:val="18"/>
                <w:szCs w:val="18"/>
              </w:rPr>
            </w:pPr>
            <w:r w:rsidRPr="00D86EDA">
              <w:rPr>
                <w:sz w:val="18"/>
                <w:szCs w:val="18"/>
              </w:rPr>
              <w:t xml:space="preserve">        REFERENCES </w:t>
            </w:r>
            <w:proofErr w:type="spellStart"/>
            <w:r w:rsidRPr="00D86EDA">
              <w:rPr>
                <w:sz w:val="18"/>
                <w:szCs w:val="18"/>
              </w:rPr>
              <w:t>direccion_retiro</w:t>
            </w:r>
            <w:proofErr w:type="spellEnd"/>
            <w:r w:rsidRPr="00D86EDA">
              <w:rPr>
                <w:sz w:val="18"/>
                <w:szCs w:val="18"/>
              </w:rPr>
              <w:t xml:space="preserve">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_retiro</w:t>
            </w:r>
            <w:proofErr w:type="spellEnd"/>
            <w:r w:rsidRPr="00D86EDA">
              <w:rPr>
                <w:sz w:val="18"/>
                <w:szCs w:val="18"/>
              </w:rPr>
              <w:t xml:space="preserve"> );</w:t>
            </w:r>
          </w:p>
          <w:p w14:paraId="486826BC" w14:textId="77777777" w:rsidR="00ED73BB" w:rsidRPr="00D86EDA" w:rsidRDefault="00ED73BB" w:rsidP="00ED73BB">
            <w:pPr>
              <w:pStyle w:val="ParrafoProyecto0"/>
              <w:jc w:val="left"/>
              <w:rPr>
                <w:sz w:val="18"/>
                <w:szCs w:val="18"/>
              </w:rPr>
            </w:pPr>
          </w:p>
          <w:p w14:paraId="5EA2E6B7" w14:textId="31360260" w:rsidR="00ED73BB" w:rsidRPr="00D86EDA" w:rsidRDefault="00ED73BB" w:rsidP="00ED73BB">
            <w:pPr>
              <w:pStyle w:val="ParrafoProyecto0"/>
              <w:jc w:val="left"/>
              <w:rPr>
                <w:sz w:val="18"/>
                <w:szCs w:val="18"/>
              </w:rPr>
            </w:pPr>
            <w:r w:rsidRPr="00D86EDA">
              <w:rPr>
                <w:sz w:val="18"/>
                <w:szCs w:val="18"/>
              </w:rPr>
              <w:t xml:space="preserve">ALTER TABLE </w:t>
            </w:r>
            <w:r w:rsidR="00C67118" w:rsidRPr="00D86EDA">
              <w:rPr>
                <w:sz w:val="18"/>
                <w:szCs w:val="18"/>
              </w:rPr>
              <w:t>órdenes</w:t>
            </w:r>
          </w:p>
          <w:p w14:paraId="2A79F451" w14:textId="7D69B815"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00C67118" w:rsidRPr="00D86EDA">
              <w:rPr>
                <w:sz w:val="18"/>
                <w:szCs w:val="18"/>
              </w:rPr>
              <w:t>órdenes</w:t>
            </w:r>
            <w:r w:rsidRPr="00D86EDA">
              <w:rPr>
                <w:sz w:val="18"/>
                <w:szCs w:val="18"/>
              </w:rPr>
              <w:t>_empresas_fk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empresas</w:t>
            </w:r>
            <w:proofErr w:type="gramEnd"/>
            <w:r w:rsidRPr="00D86EDA">
              <w:rPr>
                <w:sz w:val="18"/>
                <w:szCs w:val="18"/>
              </w:rPr>
              <w:t>_rut</w:t>
            </w:r>
            <w:proofErr w:type="spellEnd"/>
            <w:r w:rsidRPr="00D86EDA">
              <w:rPr>
                <w:sz w:val="18"/>
                <w:szCs w:val="18"/>
              </w:rPr>
              <w:t xml:space="preserve"> )</w:t>
            </w:r>
          </w:p>
          <w:p w14:paraId="239E883E" w14:textId="77777777" w:rsidR="00ED73BB" w:rsidRPr="00D86EDA" w:rsidRDefault="00ED73BB" w:rsidP="00ED73BB">
            <w:pPr>
              <w:pStyle w:val="ParrafoProyecto0"/>
              <w:jc w:val="left"/>
              <w:rPr>
                <w:sz w:val="18"/>
                <w:szCs w:val="18"/>
              </w:rPr>
            </w:pPr>
            <w:r w:rsidRPr="00D86EDA">
              <w:rPr>
                <w:sz w:val="18"/>
                <w:szCs w:val="18"/>
              </w:rPr>
              <w:t xml:space="preserve">        REFERENCES empresas </w:t>
            </w:r>
            <w:proofErr w:type="gramStart"/>
            <w:r w:rsidRPr="00D86EDA">
              <w:rPr>
                <w:sz w:val="18"/>
                <w:szCs w:val="18"/>
              </w:rPr>
              <w:t xml:space="preserve">( </w:t>
            </w:r>
            <w:proofErr w:type="spellStart"/>
            <w:r w:rsidRPr="00D86EDA">
              <w:rPr>
                <w:sz w:val="18"/>
                <w:szCs w:val="18"/>
              </w:rPr>
              <w:t>rut</w:t>
            </w:r>
            <w:proofErr w:type="spellEnd"/>
            <w:proofErr w:type="gramEnd"/>
            <w:r w:rsidRPr="00D86EDA">
              <w:rPr>
                <w:sz w:val="18"/>
                <w:szCs w:val="18"/>
              </w:rPr>
              <w:t xml:space="preserve"> );</w:t>
            </w:r>
          </w:p>
          <w:p w14:paraId="13DD6A93" w14:textId="77777777" w:rsidR="00ED73BB" w:rsidRPr="00D86EDA" w:rsidRDefault="00ED73BB" w:rsidP="00ED73BB">
            <w:pPr>
              <w:pStyle w:val="ParrafoProyecto0"/>
              <w:jc w:val="left"/>
              <w:rPr>
                <w:sz w:val="18"/>
                <w:szCs w:val="18"/>
              </w:rPr>
            </w:pPr>
          </w:p>
          <w:p w14:paraId="304E37C9" w14:textId="237B673E" w:rsidR="00ED73BB" w:rsidRPr="00D86EDA" w:rsidRDefault="00ED73BB" w:rsidP="00ED73BB">
            <w:pPr>
              <w:pStyle w:val="ParrafoProyecto0"/>
              <w:jc w:val="left"/>
              <w:rPr>
                <w:sz w:val="18"/>
                <w:szCs w:val="18"/>
              </w:rPr>
            </w:pPr>
            <w:r w:rsidRPr="00D86EDA">
              <w:rPr>
                <w:sz w:val="18"/>
                <w:szCs w:val="18"/>
              </w:rPr>
              <w:t xml:space="preserve">ALTER TABLE </w:t>
            </w:r>
            <w:r w:rsidR="00C67118" w:rsidRPr="00D86EDA">
              <w:rPr>
                <w:sz w:val="18"/>
                <w:szCs w:val="18"/>
              </w:rPr>
              <w:t>órdenes</w:t>
            </w:r>
          </w:p>
          <w:p w14:paraId="43BEDE34" w14:textId="4E2BC9EB"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00C67118" w:rsidRPr="00D86EDA">
              <w:rPr>
                <w:sz w:val="18"/>
                <w:szCs w:val="18"/>
              </w:rPr>
              <w:t>órdenes</w:t>
            </w:r>
            <w:r w:rsidRPr="00D86EDA">
              <w:rPr>
                <w:sz w:val="18"/>
                <w:szCs w:val="18"/>
              </w:rPr>
              <w:t>_estado_</w:t>
            </w:r>
            <w:r w:rsidR="00C67118" w:rsidRPr="00D86EDA">
              <w:rPr>
                <w:sz w:val="18"/>
                <w:szCs w:val="18"/>
              </w:rPr>
              <w:t>órdenes</w:t>
            </w:r>
            <w:r w:rsidRPr="00D86EDA">
              <w:rPr>
                <w:sz w:val="18"/>
                <w:szCs w:val="18"/>
              </w:rPr>
              <w:t>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estado</w:t>
            </w:r>
            <w:proofErr w:type="gramEnd"/>
            <w:r w:rsidRPr="00D86EDA">
              <w:rPr>
                <w:sz w:val="18"/>
                <w:szCs w:val="18"/>
              </w:rPr>
              <w:t>_</w:t>
            </w:r>
            <w:r w:rsidR="00C67118" w:rsidRPr="00D86EDA">
              <w:rPr>
                <w:sz w:val="18"/>
                <w:szCs w:val="18"/>
              </w:rPr>
              <w:t>órdenes</w:t>
            </w:r>
            <w:r w:rsidRPr="00D86EDA">
              <w:rPr>
                <w:sz w:val="18"/>
                <w:szCs w:val="18"/>
              </w:rPr>
              <w:t>_cod_estado</w:t>
            </w:r>
            <w:proofErr w:type="spellEnd"/>
            <w:r w:rsidRPr="00D86EDA">
              <w:rPr>
                <w:sz w:val="18"/>
                <w:szCs w:val="18"/>
              </w:rPr>
              <w:t xml:space="preserve"> )</w:t>
            </w:r>
          </w:p>
          <w:p w14:paraId="0C5F55F9" w14:textId="47A914DE" w:rsidR="00ED73BB" w:rsidRPr="00D86EDA" w:rsidRDefault="00ED73BB" w:rsidP="00ED73BB">
            <w:pPr>
              <w:pStyle w:val="ParrafoProyecto0"/>
              <w:jc w:val="left"/>
              <w:rPr>
                <w:sz w:val="18"/>
                <w:szCs w:val="18"/>
              </w:rPr>
            </w:pPr>
            <w:r w:rsidRPr="00D86EDA">
              <w:rPr>
                <w:sz w:val="18"/>
                <w:szCs w:val="18"/>
              </w:rPr>
              <w:t xml:space="preserve">        REFERENCES </w:t>
            </w:r>
            <w:proofErr w:type="spellStart"/>
            <w:r w:rsidRPr="00D86EDA">
              <w:rPr>
                <w:sz w:val="18"/>
                <w:szCs w:val="18"/>
              </w:rPr>
              <w:t>estado_</w:t>
            </w:r>
            <w:r w:rsidR="00C67118" w:rsidRPr="00D86EDA">
              <w:rPr>
                <w:sz w:val="18"/>
                <w:szCs w:val="18"/>
              </w:rPr>
              <w:t>órdenes</w:t>
            </w:r>
            <w:proofErr w:type="spellEnd"/>
            <w:r w:rsidRPr="00D86EDA">
              <w:rPr>
                <w:sz w:val="18"/>
                <w:szCs w:val="18"/>
              </w:rPr>
              <w:t xml:space="preserve"> </w:t>
            </w:r>
            <w:proofErr w:type="gramStart"/>
            <w:r w:rsidRPr="00D86EDA">
              <w:rPr>
                <w:sz w:val="18"/>
                <w:szCs w:val="18"/>
              </w:rPr>
              <w:t xml:space="preserve">( </w:t>
            </w:r>
            <w:proofErr w:type="spellStart"/>
            <w:r w:rsidRPr="00D86EDA">
              <w:rPr>
                <w:sz w:val="18"/>
                <w:szCs w:val="18"/>
              </w:rPr>
              <w:t>cod</w:t>
            </w:r>
            <w:proofErr w:type="gramEnd"/>
            <w:r w:rsidRPr="00D86EDA">
              <w:rPr>
                <w:sz w:val="18"/>
                <w:szCs w:val="18"/>
              </w:rPr>
              <w:t>_estado</w:t>
            </w:r>
            <w:proofErr w:type="spellEnd"/>
            <w:r w:rsidRPr="00D86EDA">
              <w:rPr>
                <w:sz w:val="18"/>
                <w:szCs w:val="18"/>
              </w:rPr>
              <w:t xml:space="preserve"> );</w:t>
            </w:r>
          </w:p>
          <w:p w14:paraId="4071E635" w14:textId="77777777" w:rsidR="00ED73BB" w:rsidRPr="00D86EDA" w:rsidRDefault="00ED73BB" w:rsidP="00ED73BB">
            <w:pPr>
              <w:pStyle w:val="ParrafoProyecto0"/>
              <w:jc w:val="left"/>
              <w:rPr>
                <w:sz w:val="18"/>
                <w:szCs w:val="18"/>
              </w:rPr>
            </w:pPr>
          </w:p>
          <w:p w14:paraId="6C99544C" w14:textId="586300D4" w:rsidR="00ED73BB" w:rsidRPr="00D86EDA" w:rsidRDefault="00ED73BB" w:rsidP="00ED73BB">
            <w:pPr>
              <w:pStyle w:val="ParrafoProyecto0"/>
              <w:jc w:val="left"/>
              <w:rPr>
                <w:sz w:val="18"/>
                <w:szCs w:val="18"/>
              </w:rPr>
            </w:pPr>
            <w:r w:rsidRPr="00D86EDA">
              <w:rPr>
                <w:sz w:val="18"/>
                <w:szCs w:val="18"/>
              </w:rPr>
              <w:t xml:space="preserve">ALTER TABLE </w:t>
            </w:r>
            <w:r w:rsidR="00C67118" w:rsidRPr="00D86EDA">
              <w:rPr>
                <w:sz w:val="18"/>
                <w:szCs w:val="18"/>
              </w:rPr>
              <w:t>órdenes</w:t>
            </w:r>
          </w:p>
          <w:p w14:paraId="5143C7AB" w14:textId="16EE0518"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00C67118" w:rsidRPr="00D86EDA">
              <w:rPr>
                <w:sz w:val="18"/>
                <w:szCs w:val="18"/>
              </w:rPr>
              <w:t>órdenes</w:t>
            </w:r>
            <w:r w:rsidRPr="00D86EDA">
              <w:rPr>
                <w:sz w:val="18"/>
                <w:szCs w:val="18"/>
              </w:rPr>
              <w:t>_usuarios_fk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correo</w:t>
            </w:r>
            <w:proofErr w:type="gramEnd"/>
            <w:r w:rsidRPr="00D86EDA">
              <w:rPr>
                <w:sz w:val="18"/>
                <w:szCs w:val="18"/>
              </w:rPr>
              <w:t>_electronico</w:t>
            </w:r>
            <w:proofErr w:type="spellEnd"/>
            <w:r w:rsidRPr="00D86EDA">
              <w:rPr>
                <w:sz w:val="18"/>
                <w:szCs w:val="18"/>
              </w:rPr>
              <w:t xml:space="preserve"> )</w:t>
            </w:r>
          </w:p>
          <w:p w14:paraId="304FBFDE" w14:textId="77777777" w:rsidR="00ED73BB" w:rsidRPr="00D86EDA" w:rsidRDefault="00ED73BB" w:rsidP="00ED73BB">
            <w:pPr>
              <w:pStyle w:val="ParrafoProyecto0"/>
              <w:jc w:val="left"/>
              <w:rPr>
                <w:sz w:val="18"/>
                <w:szCs w:val="18"/>
              </w:rPr>
            </w:pPr>
            <w:r w:rsidRPr="00D86EDA">
              <w:rPr>
                <w:sz w:val="18"/>
                <w:szCs w:val="18"/>
              </w:rPr>
              <w:t xml:space="preserve">        REFERENCES usuarios </w:t>
            </w:r>
            <w:proofErr w:type="gramStart"/>
            <w:r w:rsidRPr="00D86EDA">
              <w:rPr>
                <w:sz w:val="18"/>
                <w:szCs w:val="18"/>
              </w:rPr>
              <w:t xml:space="preserve">( </w:t>
            </w:r>
            <w:proofErr w:type="spellStart"/>
            <w:r w:rsidRPr="00D86EDA">
              <w:rPr>
                <w:sz w:val="18"/>
                <w:szCs w:val="18"/>
              </w:rPr>
              <w:t>correo</w:t>
            </w:r>
            <w:proofErr w:type="gramEnd"/>
            <w:r w:rsidRPr="00D86EDA">
              <w:rPr>
                <w:sz w:val="18"/>
                <w:szCs w:val="18"/>
              </w:rPr>
              <w:t>_electronico</w:t>
            </w:r>
            <w:proofErr w:type="spellEnd"/>
            <w:r w:rsidRPr="00D86EDA">
              <w:rPr>
                <w:sz w:val="18"/>
                <w:szCs w:val="18"/>
              </w:rPr>
              <w:t xml:space="preserve"> );</w:t>
            </w:r>
          </w:p>
          <w:p w14:paraId="7E806BD4" w14:textId="77777777" w:rsidR="00ED73BB" w:rsidRPr="00D86EDA" w:rsidRDefault="00ED73BB" w:rsidP="00ED73BB">
            <w:pPr>
              <w:pStyle w:val="ParrafoProyecto0"/>
              <w:jc w:val="left"/>
              <w:rPr>
                <w:sz w:val="18"/>
                <w:szCs w:val="18"/>
              </w:rPr>
            </w:pPr>
          </w:p>
          <w:p w14:paraId="1FB5AF76" w14:textId="77777777" w:rsidR="00ED73BB" w:rsidRPr="00D86EDA" w:rsidRDefault="00ED73BB" w:rsidP="00ED73BB">
            <w:pPr>
              <w:pStyle w:val="ParrafoProyecto0"/>
              <w:jc w:val="left"/>
              <w:rPr>
                <w:sz w:val="18"/>
                <w:szCs w:val="18"/>
              </w:rPr>
            </w:pPr>
            <w:r w:rsidRPr="00D86EDA">
              <w:rPr>
                <w:sz w:val="18"/>
                <w:szCs w:val="18"/>
              </w:rPr>
              <w:t xml:space="preserve">ALTER TABLE </w:t>
            </w:r>
            <w:proofErr w:type="spellStart"/>
            <w:r w:rsidRPr="00D86EDA">
              <w:rPr>
                <w:sz w:val="18"/>
                <w:szCs w:val="18"/>
              </w:rPr>
              <w:t>usuario_empresa</w:t>
            </w:r>
            <w:proofErr w:type="spellEnd"/>
          </w:p>
          <w:p w14:paraId="1818F6B2" w14:textId="77777777"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Pr="00D86EDA">
              <w:rPr>
                <w:sz w:val="18"/>
                <w:szCs w:val="18"/>
              </w:rPr>
              <w:t>usuario_empresa_empresas_fk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empresas</w:t>
            </w:r>
            <w:proofErr w:type="gramEnd"/>
            <w:r w:rsidRPr="00D86EDA">
              <w:rPr>
                <w:sz w:val="18"/>
                <w:szCs w:val="18"/>
              </w:rPr>
              <w:t>_rut</w:t>
            </w:r>
            <w:proofErr w:type="spellEnd"/>
            <w:r w:rsidRPr="00D86EDA">
              <w:rPr>
                <w:sz w:val="18"/>
                <w:szCs w:val="18"/>
              </w:rPr>
              <w:t xml:space="preserve"> )</w:t>
            </w:r>
          </w:p>
          <w:p w14:paraId="10BCC051" w14:textId="77777777" w:rsidR="00ED73BB" w:rsidRPr="00D86EDA" w:rsidRDefault="00ED73BB" w:rsidP="00ED73BB">
            <w:pPr>
              <w:pStyle w:val="ParrafoProyecto0"/>
              <w:jc w:val="left"/>
              <w:rPr>
                <w:sz w:val="18"/>
                <w:szCs w:val="18"/>
              </w:rPr>
            </w:pPr>
            <w:r w:rsidRPr="00D86EDA">
              <w:rPr>
                <w:sz w:val="18"/>
                <w:szCs w:val="18"/>
              </w:rPr>
              <w:t xml:space="preserve">        REFERENCES empresas </w:t>
            </w:r>
            <w:proofErr w:type="gramStart"/>
            <w:r w:rsidRPr="00D86EDA">
              <w:rPr>
                <w:sz w:val="18"/>
                <w:szCs w:val="18"/>
              </w:rPr>
              <w:t xml:space="preserve">( </w:t>
            </w:r>
            <w:proofErr w:type="spellStart"/>
            <w:r w:rsidRPr="00D86EDA">
              <w:rPr>
                <w:sz w:val="18"/>
                <w:szCs w:val="18"/>
              </w:rPr>
              <w:t>rut</w:t>
            </w:r>
            <w:proofErr w:type="spellEnd"/>
            <w:proofErr w:type="gramEnd"/>
            <w:r w:rsidRPr="00D86EDA">
              <w:rPr>
                <w:sz w:val="18"/>
                <w:szCs w:val="18"/>
              </w:rPr>
              <w:t xml:space="preserve"> );</w:t>
            </w:r>
          </w:p>
          <w:p w14:paraId="342A9900" w14:textId="77777777" w:rsidR="00ED73BB" w:rsidRPr="00D86EDA" w:rsidRDefault="00ED73BB" w:rsidP="00ED73BB">
            <w:pPr>
              <w:pStyle w:val="ParrafoProyecto0"/>
              <w:jc w:val="left"/>
              <w:rPr>
                <w:sz w:val="18"/>
                <w:szCs w:val="18"/>
              </w:rPr>
            </w:pPr>
          </w:p>
          <w:p w14:paraId="613C69F8" w14:textId="77777777" w:rsidR="00ED73BB" w:rsidRPr="00D86EDA" w:rsidRDefault="00ED73BB" w:rsidP="00ED73BB">
            <w:pPr>
              <w:pStyle w:val="ParrafoProyecto0"/>
              <w:jc w:val="left"/>
              <w:rPr>
                <w:sz w:val="18"/>
                <w:szCs w:val="18"/>
              </w:rPr>
            </w:pPr>
            <w:r w:rsidRPr="00D86EDA">
              <w:rPr>
                <w:sz w:val="18"/>
                <w:szCs w:val="18"/>
              </w:rPr>
              <w:t xml:space="preserve">ALTER TABLE </w:t>
            </w:r>
            <w:proofErr w:type="spellStart"/>
            <w:r w:rsidRPr="00D86EDA">
              <w:rPr>
                <w:sz w:val="18"/>
                <w:szCs w:val="18"/>
              </w:rPr>
              <w:t>usuario_empresa</w:t>
            </w:r>
            <w:proofErr w:type="spellEnd"/>
          </w:p>
          <w:p w14:paraId="65BA282E" w14:textId="77777777" w:rsidR="00ED73BB" w:rsidRPr="00D86EDA" w:rsidRDefault="00ED73BB" w:rsidP="00ED73BB">
            <w:pPr>
              <w:pStyle w:val="ParrafoProyecto0"/>
              <w:jc w:val="left"/>
              <w:rPr>
                <w:sz w:val="18"/>
                <w:szCs w:val="18"/>
              </w:rPr>
            </w:pPr>
            <w:r w:rsidRPr="00D86EDA">
              <w:rPr>
                <w:sz w:val="18"/>
                <w:szCs w:val="18"/>
              </w:rPr>
              <w:t xml:space="preserve">    ADD CONSTRAINT </w:t>
            </w:r>
            <w:proofErr w:type="spellStart"/>
            <w:r w:rsidRPr="00D86EDA">
              <w:rPr>
                <w:sz w:val="18"/>
                <w:szCs w:val="18"/>
              </w:rPr>
              <w:t>usuario_empresa_usuarios_fk</w:t>
            </w:r>
            <w:proofErr w:type="spellEnd"/>
            <w:r w:rsidRPr="00D86EDA">
              <w:rPr>
                <w:sz w:val="18"/>
                <w:szCs w:val="18"/>
              </w:rPr>
              <w:t xml:space="preserve"> FOREIGN KEY </w:t>
            </w:r>
            <w:proofErr w:type="gramStart"/>
            <w:r w:rsidRPr="00D86EDA">
              <w:rPr>
                <w:sz w:val="18"/>
                <w:szCs w:val="18"/>
              </w:rPr>
              <w:t xml:space="preserve">( </w:t>
            </w:r>
            <w:proofErr w:type="spellStart"/>
            <w:r w:rsidRPr="00D86EDA">
              <w:rPr>
                <w:sz w:val="18"/>
                <w:szCs w:val="18"/>
              </w:rPr>
              <w:t>usuarios</w:t>
            </w:r>
            <w:proofErr w:type="gramEnd"/>
            <w:r w:rsidRPr="00D86EDA">
              <w:rPr>
                <w:sz w:val="18"/>
                <w:szCs w:val="18"/>
              </w:rPr>
              <w:t>_correo_electronico</w:t>
            </w:r>
            <w:proofErr w:type="spellEnd"/>
            <w:r w:rsidRPr="00D86EDA">
              <w:rPr>
                <w:sz w:val="18"/>
                <w:szCs w:val="18"/>
              </w:rPr>
              <w:t xml:space="preserve"> )</w:t>
            </w:r>
          </w:p>
          <w:p w14:paraId="0FA06FA0" w14:textId="4EDF7921" w:rsidR="00ED73BB" w:rsidRPr="00D86EDA" w:rsidRDefault="00ED73BB" w:rsidP="00ED73BB">
            <w:pPr>
              <w:rPr>
                <w:rFonts w:ascii="Arial" w:hAnsi="Arial" w:cs="Arial"/>
                <w:sz w:val="18"/>
                <w:szCs w:val="18"/>
              </w:rPr>
            </w:pPr>
            <w:r w:rsidRPr="00D86EDA">
              <w:rPr>
                <w:rFonts w:ascii="Arial" w:hAnsi="Arial" w:cs="Arial"/>
                <w:sz w:val="18"/>
                <w:szCs w:val="18"/>
              </w:rPr>
              <w:t xml:space="preserve">        REFERENCES usuarios </w:t>
            </w:r>
            <w:proofErr w:type="gramStart"/>
            <w:r w:rsidRPr="00D86EDA">
              <w:rPr>
                <w:rFonts w:ascii="Arial" w:hAnsi="Arial" w:cs="Arial"/>
                <w:sz w:val="18"/>
                <w:szCs w:val="18"/>
              </w:rPr>
              <w:t xml:space="preserve">( </w:t>
            </w:r>
            <w:proofErr w:type="spellStart"/>
            <w:r w:rsidRPr="00D86EDA">
              <w:rPr>
                <w:rFonts w:ascii="Arial" w:hAnsi="Arial" w:cs="Arial"/>
                <w:sz w:val="18"/>
                <w:szCs w:val="18"/>
              </w:rPr>
              <w:t>correo</w:t>
            </w:r>
            <w:proofErr w:type="gramEnd"/>
            <w:r w:rsidRPr="00D86EDA">
              <w:rPr>
                <w:rFonts w:ascii="Arial" w:hAnsi="Arial" w:cs="Arial"/>
                <w:sz w:val="18"/>
                <w:szCs w:val="18"/>
              </w:rPr>
              <w:t>_electronico</w:t>
            </w:r>
            <w:proofErr w:type="spellEnd"/>
            <w:r w:rsidRPr="00D86EDA">
              <w:rPr>
                <w:rFonts w:ascii="Arial" w:hAnsi="Arial" w:cs="Arial"/>
                <w:sz w:val="18"/>
                <w:szCs w:val="18"/>
              </w:rPr>
              <w:t xml:space="preserve"> );</w:t>
            </w:r>
          </w:p>
        </w:tc>
      </w:tr>
    </w:tbl>
    <w:p w14:paraId="1E85895E" w14:textId="77777777" w:rsidR="00ED73BB" w:rsidRPr="00D86EDA" w:rsidRDefault="00ED73BB" w:rsidP="00BE0A93">
      <w:pPr>
        <w:rPr>
          <w:rFonts w:ascii="Arial" w:hAnsi="Arial" w:cs="Arial"/>
        </w:rPr>
      </w:pPr>
    </w:p>
    <w:sectPr w:rsidR="00ED73BB" w:rsidRPr="00D86EDA" w:rsidSect="007958FE">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052460" w14:textId="77777777" w:rsidR="00BF56C5" w:rsidRDefault="00BF56C5" w:rsidP="000D3262">
      <w:pPr>
        <w:spacing w:after="0" w:line="240" w:lineRule="auto"/>
      </w:pPr>
      <w:r>
        <w:separator/>
      </w:r>
    </w:p>
  </w:endnote>
  <w:endnote w:type="continuationSeparator" w:id="0">
    <w:p w14:paraId="655E64F8" w14:textId="77777777" w:rsidR="00BF56C5" w:rsidRDefault="00BF56C5" w:rsidP="000D3262">
      <w:pPr>
        <w:spacing w:after="0" w:line="240" w:lineRule="auto"/>
      </w:pPr>
      <w:r>
        <w:continuationSeparator/>
      </w:r>
    </w:p>
  </w:endnote>
  <w:endnote w:type="continuationNotice" w:id="1">
    <w:p w14:paraId="4DD20592" w14:textId="77777777" w:rsidR="00BF56C5" w:rsidRDefault="00BF56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8140837"/>
      <w:docPartObj>
        <w:docPartGallery w:val="Page Numbers (Bottom of Page)"/>
        <w:docPartUnique/>
      </w:docPartObj>
    </w:sdtPr>
    <w:sdtEndPr/>
    <w:sdtContent>
      <w:p w14:paraId="081AA53D" w14:textId="751D9F53" w:rsidR="0009683A" w:rsidRDefault="0009683A">
        <w:pPr>
          <w:pStyle w:val="Piedepgina"/>
          <w:jc w:val="right"/>
        </w:pPr>
        <w:r>
          <w:fldChar w:fldCharType="begin"/>
        </w:r>
        <w:r>
          <w:instrText>PAGE   \* MERGEFORMAT</w:instrText>
        </w:r>
        <w:r>
          <w:fldChar w:fldCharType="separate"/>
        </w:r>
        <w:r>
          <w:rPr>
            <w:lang w:val="es-ES"/>
          </w:rPr>
          <w:t>2</w:t>
        </w:r>
        <w:r>
          <w:fldChar w:fldCharType="end"/>
        </w:r>
      </w:p>
    </w:sdtContent>
  </w:sdt>
  <w:p w14:paraId="53D4D190" w14:textId="77777777" w:rsidR="0009683A" w:rsidRDefault="000968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138714" w14:textId="77777777" w:rsidR="00BF56C5" w:rsidRDefault="00BF56C5" w:rsidP="000D3262">
      <w:pPr>
        <w:spacing w:after="0" w:line="240" w:lineRule="auto"/>
      </w:pPr>
      <w:r>
        <w:separator/>
      </w:r>
    </w:p>
  </w:footnote>
  <w:footnote w:type="continuationSeparator" w:id="0">
    <w:p w14:paraId="72986B03" w14:textId="77777777" w:rsidR="00BF56C5" w:rsidRDefault="00BF56C5" w:rsidP="000D3262">
      <w:pPr>
        <w:spacing w:after="0" w:line="240" w:lineRule="auto"/>
      </w:pPr>
      <w:r>
        <w:continuationSeparator/>
      </w:r>
    </w:p>
  </w:footnote>
  <w:footnote w:type="continuationNotice" w:id="1">
    <w:p w14:paraId="41847DE1" w14:textId="77777777" w:rsidR="00BF56C5" w:rsidRDefault="00BF56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34781" w14:textId="76E8AF14" w:rsidR="000D3262" w:rsidRDefault="000D3262">
    <w:pPr>
      <w:pStyle w:val="Encabezado"/>
    </w:pPr>
    <w:r>
      <w:rPr>
        <w:noProof/>
      </w:rPr>
      <w:drawing>
        <wp:inline distT="0" distB="0" distL="0" distR="0" wp14:anchorId="57917E9C" wp14:editId="03B319B1">
          <wp:extent cx="1509469" cy="371475"/>
          <wp:effectExtent l="0" t="0" r="0" b="0"/>
          <wp:docPr id="196030520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06508" name="Imagen 1"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7127" cy="373360"/>
                  </a:xfrm>
                  <a:prstGeom prst="rect">
                    <a:avLst/>
                  </a:prstGeom>
                  <a:noFill/>
                  <a:ln>
                    <a:noFill/>
                  </a:ln>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ZKDum+x6wnu9ml" int2:id="0P0BNRps">
      <int2:state int2:value="Rejected" int2:type="AugLoop_Text_Critique"/>
    </int2:textHash>
    <int2:textHash int2:hashCode="pmqYVCtuUE3nfG" int2:id="0T9kFDXw">
      <int2:state int2:value="Rejected" int2:type="AugLoop_Text_Critique"/>
    </int2:textHash>
    <int2:textHash int2:hashCode="dBzoxOTDRl1+XN" int2:id="1Z1qus5V">
      <int2:state int2:value="Rejected" int2:type="AugLoop_Text_Critique"/>
    </int2:textHash>
    <int2:textHash int2:hashCode="Bt+TeDcru9kQ0T" int2:id="1tMyccAt">
      <int2:state int2:value="Rejected" int2:type="AugLoop_Text_Critique"/>
    </int2:textHash>
    <int2:textHash int2:hashCode="nsyEWepfOfnaVc" int2:id="3SaiffRF">
      <int2:state int2:value="Rejected" int2:type="AugLoop_Text_Critique"/>
    </int2:textHash>
    <int2:textHash int2:hashCode="AA55PbcMWTCfpv" int2:id="3YrmcoOD">
      <int2:state int2:value="Rejected" int2:type="AugLoop_Text_Critique"/>
    </int2:textHash>
    <int2:textHash int2:hashCode="oQGB7xmncadZ3i" int2:id="4Zs5Ua9E">
      <int2:state int2:value="Rejected" int2:type="AugLoop_Text_Critique"/>
    </int2:textHash>
    <int2:textHash int2:hashCode="N0gDZxlzev9sU/" int2:id="4oSYXlTg">
      <int2:state int2:value="Rejected" int2:type="AugLoop_Text_Critique"/>
    </int2:textHash>
    <int2:textHash int2:hashCode="gL4mGyelB53EP5" int2:id="58qBagNu">
      <int2:state int2:value="Rejected" int2:type="AugLoop_Text_Critique"/>
    </int2:textHash>
    <int2:textHash int2:hashCode="eOotfj88Ewli6S" int2:id="6UxRglDI">
      <int2:state int2:value="Rejected" int2:type="AugLoop_Text_Critique"/>
    </int2:textHash>
    <int2:textHash int2:hashCode="YlqC0l5E7VlovB" int2:id="75VIpOzO">
      <int2:state int2:value="Rejected" int2:type="AugLoop_Text_Critique"/>
    </int2:textHash>
    <int2:textHash int2:hashCode="lcib9BTBbLPISL" int2:id="7SpA6YES">
      <int2:state int2:value="Rejected" int2:type="AugLoop_Text_Critique"/>
    </int2:textHash>
    <int2:textHash int2:hashCode="Aany37HWkQJkCd" int2:id="885DATvw">
      <int2:state int2:value="Rejected" int2:type="AugLoop_Text_Critique"/>
    </int2:textHash>
    <int2:textHash int2:hashCode="kheMHhYDeOpD+w" int2:id="9O8k81aI">
      <int2:state int2:value="Rejected" int2:type="AugLoop_Text_Critique"/>
    </int2:textHash>
    <int2:textHash int2:hashCode="+Olm0eIH0CxEUR" int2:id="B3PmygT9">
      <int2:state int2:value="Rejected" int2:type="AugLoop_Text_Critique"/>
    </int2:textHash>
    <int2:textHash int2:hashCode="0lGH3BN/NciLyA" int2:id="BWv4U4LP">
      <int2:state int2:value="Rejected" int2:type="AugLoop_Text_Critique"/>
    </int2:textHash>
    <int2:textHash int2:hashCode="2Hkw11jPj97lVt" int2:id="C3j8f8xN">
      <int2:state int2:value="Rejected" int2:type="AugLoop_Text_Critique"/>
    </int2:textHash>
    <int2:textHash int2:hashCode="0DPiKuNIrrVmD8" int2:id="CrIrWMuB">
      <int2:state int2:value="Rejected" int2:type="AugLoop_Text_Critique"/>
    </int2:textHash>
    <int2:textHash int2:hashCode="qUpYQG7yTpMf/l" int2:id="CyvfiL2o">
      <int2:state int2:value="Rejected" int2:type="AugLoop_Text_Critique"/>
    </int2:textHash>
    <int2:textHash int2:hashCode="bGrdB+5vQnZo56" int2:id="DNIwKJEf">
      <int2:state int2:value="Rejected" int2:type="AugLoop_Text_Critique"/>
    </int2:textHash>
    <int2:textHash int2:hashCode="MQm+6glpXY2FCH" int2:id="DSwlm6fh">
      <int2:state int2:value="Rejected" int2:type="AugLoop_Text_Critique"/>
    </int2:textHash>
    <int2:textHash int2:hashCode="KAoPzkFQV8Pd1z" int2:id="EFQGKhOX">
      <int2:state int2:value="Rejected" int2:type="AugLoop_Text_Critique"/>
    </int2:textHash>
    <int2:textHash int2:hashCode="ZHtTsMmGMD9nMt" int2:id="F8C2kRnR">
      <int2:state int2:value="Rejected" int2:type="AugLoop_Text_Critique"/>
    </int2:textHash>
    <int2:textHash int2:hashCode="xeiXyXcTvCbKhc" int2:id="FTVZiLrc">
      <int2:state int2:value="Rejected" int2:type="AugLoop_Text_Critique"/>
    </int2:textHash>
    <int2:textHash int2:hashCode="iRIdyZx9uc4lU6" int2:id="FdlTubj4">
      <int2:state int2:value="Rejected" int2:type="AugLoop_Text_Critique"/>
    </int2:textHash>
    <int2:textHash int2:hashCode="rLf7S6tlI5CpmH" int2:id="FycrJF66">
      <int2:state int2:value="Rejected" int2:type="AugLoop_Text_Critique"/>
    </int2:textHash>
    <int2:textHash int2:hashCode="czSL7WPhs/sGcO" int2:id="GoufWIDV">
      <int2:state int2:value="Rejected" int2:type="AugLoop_Text_Critique"/>
    </int2:textHash>
    <int2:textHash int2:hashCode="3+Wds2l0n5BCSZ" int2:id="HWHidiCw">
      <int2:state int2:value="Rejected" int2:type="AugLoop_Text_Critique"/>
    </int2:textHash>
    <int2:textHash int2:hashCode="YUX02SWi1oSZdh" int2:id="I3kTbO9m">
      <int2:state int2:value="Rejected" int2:type="AugLoop_Text_Critique"/>
    </int2:textHash>
    <int2:textHash int2:hashCode="W6ph5Mm5Pz8Ggi" int2:id="ID76u51B">
      <int2:state int2:value="Rejected" int2:type="AugLoop_Text_Critique"/>
    </int2:textHash>
    <int2:textHash int2:hashCode="OKAHFRq+h8wBpb" int2:id="IKRvueF4">
      <int2:state int2:value="Rejected" int2:type="AugLoop_Text_Critique"/>
    </int2:textHash>
    <int2:textHash int2:hashCode="phAqcLJM7gsk6/" int2:id="K5rS6k8J">
      <int2:state int2:value="Rejected" int2:type="AugLoop_Text_Critique"/>
    </int2:textHash>
    <int2:textHash int2:hashCode="lcvxBW1sonZ8Kq" int2:id="KlwibhW3">
      <int2:state int2:value="Rejected" int2:type="AugLoop_Text_Critique"/>
    </int2:textHash>
    <int2:textHash int2:hashCode="wS5hfP2XDPFmVd" int2:id="LV6EHum1">
      <int2:state int2:value="Rejected" int2:type="AugLoop_Text_Critique"/>
    </int2:textHash>
    <int2:textHash int2:hashCode="oEJT7JCZ4srfvz" int2:id="MCfzPK69">
      <int2:state int2:value="Rejected" int2:type="AugLoop_Text_Critique"/>
    </int2:textHash>
    <int2:textHash int2:hashCode="BRNEJrzRdQULCB" int2:id="MO9yzB3v">
      <int2:state int2:value="Rejected" int2:type="AugLoop_Text_Critique"/>
    </int2:textHash>
    <int2:textHash int2:hashCode="VJt0ToJ6KKfbxP" int2:id="MOs6Szmv">
      <int2:state int2:value="Rejected" int2:type="AugLoop_Text_Critique"/>
    </int2:textHash>
    <int2:textHash int2:hashCode="60d0wocKDrWJgC" int2:id="MmZLFdHE">
      <int2:state int2:value="Rejected" int2:type="AugLoop_Text_Critique"/>
    </int2:textHash>
    <int2:textHash int2:hashCode="UWhBJJAmRSF/uP" int2:id="NjsknnSY">
      <int2:state int2:value="Rejected" int2:type="AugLoop_Text_Critique"/>
    </int2:textHash>
    <int2:textHash int2:hashCode="32cGpLM1nRdbL+" int2:id="NxnrQOJK">
      <int2:state int2:value="Rejected" int2:type="AugLoop_Text_Critique"/>
    </int2:textHash>
    <int2:textHash int2:hashCode="8XiGfaKHnK4PYG" int2:id="O0nJGCtD">
      <int2:state int2:value="Rejected" int2:type="AugLoop_Text_Critique"/>
    </int2:textHash>
    <int2:textHash int2:hashCode="MA98cJ8obdBbND" int2:id="OGogmWrl">
      <int2:state int2:value="Rejected" int2:type="AugLoop_Text_Critique"/>
    </int2:textHash>
    <int2:textHash int2:hashCode="RXCDzutIfwY5wI" int2:id="OLLmxE2e">
      <int2:state int2:value="Rejected" int2:type="AugLoop_Text_Critique"/>
    </int2:textHash>
    <int2:textHash int2:hashCode="WGtKXFFFOkPi3y" int2:id="OLO6MSZj">
      <int2:state int2:value="Rejected" int2:type="AugLoop_Text_Critique"/>
    </int2:textHash>
    <int2:textHash int2:hashCode="jRJja45wG4M4fN" int2:id="OZdtiuSu">
      <int2:state int2:value="Rejected" int2:type="AugLoop_Text_Critique"/>
    </int2:textHash>
    <int2:textHash int2:hashCode="TdCzsGsDe18FgX" int2:id="OqfPknVV">
      <int2:state int2:value="Rejected" int2:type="AugLoop_Text_Critique"/>
    </int2:textHash>
    <int2:textHash int2:hashCode="E0E2JUb8tgGuKy" int2:id="P8gkcMPj">
      <int2:state int2:value="Rejected" int2:type="AugLoop_Text_Critique"/>
    </int2:textHash>
    <int2:textHash int2:hashCode="MoLfvXD5lpyhah" int2:id="Q7BXP2bH">
      <int2:state int2:value="Rejected" int2:type="AugLoop_Text_Critique"/>
    </int2:textHash>
    <int2:textHash int2:hashCode="PnqqeWAa2bV38z" int2:id="QW2fcriL">
      <int2:state int2:value="Rejected" int2:type="AugLoop_Text_Critique"/>
    </int2:textHash>
    <int2:textHash int2:hashCode="fei3Z4vOivKWqn" int2:id="QznJuCKF">
      <int2:state int2:value="Rejected" int2:type="AugLoop_Text_Critique"/>
    </int2:textHash>
    <int2:textHash int2:hashCode="wvxyAsA3fz+ra6" int2:id="SVF6GV8M">
      <int2:state int2:value="Rejected" int2:type="AugLoop_Text_Critique"/>
    </int2:textHash>
    <int2:textHash int2:hashCode="9uif4Mz6o0JaxE" int2:id="SWhaBMNx">
      <int2:state int2:value="Rejected" int2:type="AugLoop_Text_Critique"/>
    </int2:textHash>
    <int2:textHash int2:hashCode="YJECmiHItOmBE3" int2:id="StvxAHkE">
      <int2:state int2:value="Rejected" int2:type="AugLoop_Text_Critique"/>
    </int2:textHash>
    <int2:textHash int2:hashCode="aN9H+NzgC01mMl" int2:id="TOAhb5gH">
      <int2:state int2:value="Rejected" int2:type="AugLoop_Text_Critique"/>
    </int2:textHash>
    <int2:textHash int2:hashCode="lsDL/LMWY98PJ+" int2:id="TXYpnRRU">
      <int2:state int2:value="Rejected" int2:type="AugLoop_Text_Critique"/>
    </int2:textHash>
    <int2:textHash int2:hashCode="dUoI3fi8sc8i8x" int2:id="UEFh1cyi">
      <int2:state int2:value="Rejected" int2:type="AugLoop_Text_Critique"/>
    </int2:textHash>
    <int2:textHash int2:hashCode="iJd5pJYxbEhyiv" int2:id="UV2VgL40">
      <int2:state int2:value="Rejected" int2:type="AugLoop_Text_Critique"/>
    </int2:textHash>
    <int2:textHash int2:hashCode="6MHksJaJFN9KWC" int2:id="VTcc7j77">
      <int2:state int2:value="Rejected" int2:type="AugLoop_Text_Critique"/>
    </int2:textHash>
    <int2:textHash int2:hashCode="bWE6HuAe7EwPjK" int2:id="VXgLfKTt">
      <int2:state int2:value="Rejected" int2:type="AugLoop_Text_Critique"/>
    </int2:textHash>
    <int2:textHash int2:hashCode="2bvcFDHZJ9CDK5" int2:id="VgKAIXoL">
      <int2:state int2:value="Rejected" int2:type="AugLoop_Text_Critique"/>
    </int2:textHash>
    <int2:textHash int2:hashCode="88Yt5FWWL72s3f" int2:id="VlPsLuX7">
      <int2:state int2:value="Rejected" int2:type="AugLoop_Text_Critique"/>
    </int2:textHash>
    <int2:textHash int2:hashCode="S0TjCu4rVdQqgf" int2:id="W2322wEJ">
      <int2:state int2:value="Rejected" int2:type="AugLoop_Text_Critique"/>
    </int2:textHash>
    <int2:textHash int2:hashCode="Tn9ibfeU9kkVdK" int2:id="X7hS1iZ8">
      <int2:state int2:value="Rejected" int2:type="AugLoop_Text_Critique"/>
    </int2:textHash>
    <int2:textHash int2:hashCode="SWVRz2n1EEx/UV" int2:id="Y4XHS6n4">
      <int2:state int2:value="Rejected" int2:type="AugLoop_Text_Critique"/>
    </int2:textHash>
    <int2:textHash int2:hashCode="4NPhuovi9Ot9w/" int2:id="Z1SyZPUP">
      <int2:state int2:value="Rejected" int2:type="AugLoop_Text_Critique"/>
    </int2:textHash>
    <int2:textHash int2:hashCode="NmZ8ncsggxPkRd" int2:id="ZykudlrJ">
      <int2:state int2:value="Rejected" int2:type="AugLoop_Text_Critique"/>
    </int2:textHash>
    <int2:textHash int2:hashCode="Il/3i4NRIU48AU" int2:id="aEwrsyiE">
      <int2:state int2:value="Rejected" int2:type="AugLoop_Text_Critique"/>
    </int2:textHash>
    <int2:textHash int2:hashCode="V5IzssR5JBUjy6" int2:id="aWObxpwF">
      <int2:state int2:value="Rejected" int2:type="AugLoop_Text_Critique"/>
    </int2:textHash>
    <int2:textHash int2:hashCode="YGKcDaGTDhbgUH" int2:id="bREbE9vY">
      <int2:state int2:value="Rejected" int2:type="AugLoop_Text_Critique"/>
    </int2:textHash>
    <int2:textHash int2:hashCode="8vQ4IG936Oq1Q0" int2:id="beTvqEkc">
      <int2:state int2:value="Rejected" int2:type="AugLoop_Text_Critique"/>
    </int2:textHash>
    <int2:textHash int2:hashCode="Yh0m4vZpgp/5yf" int2:id="bstkhQO8">
      <int2:state int2:value="Rejected" int2:type="AugLoop_Text_Critique"/>
    </int2:textHash>
    <int2:textHash int2:hashCode="A9PAub/UE+eBme" int2:id="ccm9ZryU">
      <int2:state int2:value="Rejected" int2:type="AugLoop_Text_Critique"/>
    </int2:textHash>
    <int2:textHash int2:hashCode="OzHGdxiqeSNtmv" int2:id="dYjOfXeq">
      <int2:state int2:value="Rejected" int2:type="AugLoop_Text_Critique"/>
    </int2:textHash>
    <int2:textHash int2:hashCode="qbzmkiJisiA9J2" int2:id="dx799bAr">
      <int2:state int2:value="Rejected" int2:type="AugLoop_Text_Critique"/>
    </int2:textHash>
    <int2:textHash int2:hashCode="gWV5fHuMPN7zQb" int2:id="e6NqwRTi">
      <int2:state int2:value="Rejected" int2:type="AugLoop_Text_Critique"/>
    </int2:textHash>
    <int2:textHash int2:hashCode="DoBHcFwTUZOWVy" int2:id="eC8xoCHT">
      <int2:state int2:value="Rejected" int2:type="AugLoop_Text_Critique"/>
    </int2:textHash>
    <int2:textHash int2:hashCode="nvAxj3EyMQnoqU" int2:id="eCgxWGCb">
      <int2:state int2:value="Rejected" int2:type="AugLoop_Text_Critique"/>
    </int2:textHash>
    <int2:textHash int2:hashCode="D1cWGPRiBxoCGb" int2:id="f0U1PeRM">
      <int2:state int2:value="Rejected" int2:type="AugLoop_Text_Critique"/>
    </int2:textHash>
    <int2:textHash int2:hashCode="51lKCxlwLFnV6o" int2:id="fLypd5fV">
      <int2:state int2:value="Rejected" int2:type="AugLoop_Text_Critique"/>
    </int2:textHash>
    <int2:textHash int2:hashCode="7xX0jJZUuFeEo9" int2:id="fbfB7qA4">
      <int2:state int2:value="Rejected" int2:type="AugLoop_Text_Critique"/>
    </int2:textHash>
    <int2:textHash int2:hashCode="d4ZX/6k2XVJ7ib" int2:id="feQxdy4W">
      <int2:state int2:value="Rejected" int2:type="AugLoop_Text_Critique"/>
    </int2:textHash>
    <int2:textHash int2:hashCode="MGP5jz/8m0pDPl" int2:id="jZKYuE4U">
      <int2:state int2:value="Rejected" int2:type="AugLoop_Text_Critique"/>
    </int2:textHash>
    <int2:textHash int2:hashCode="yLdF1UIcSCgZQE" int2:id="kpcaf1wU">
      <int2:state int2:value="Rejected" int2:type="AugLoop_Text_Critique"/>
    </int2:textHash>
    <int2:textHash int2:hashCode="UBPDMhg+LKwvXG" int2:id="lqcpb1an">
      <int2:state int2:value="Rejected" int2:type="AugLoop_Text_Critique"/>
    </int2:textHash>
    <int2:textHash int2:hashCode="0TY54dP+2h3fYt" int2:id="mpOpOkbN">
      <int2:state int2:value="Rejected" int2:type="AugLoop_Text_Critique"/>
    </int2:textHash>
    <int2:textHash int2:hashCode="e05mcfZJEnC3/s" int2:id="o98NqYY3">
      <int2:state int2:value="Rejected" int2:type="AugLoop_Text_Critique"/>
    </int2:textHash>
    <int2:textHash int2:hashCode="s7c7bvcyUMAnWK" int2:id="olNGeA5r">
      <int2:state int2:value="Rejected" int2:type="AugLoop_Text_Critique"/>
    </int2:textHash>
    <int2:textHash int2:hashCode="713G6PbygRrCM0" int2:id="pnr0q5en">
      <int2:state int2:value="Rejected" int2:type="AugLoop_Text_Critique"/>
    </int2:textHash>
    <int2:textHash int2:hashCode="LsJKawSQ05z3fx" int2:id="rVuVTYTf">
      <int2:state int2:value="Rejected" int2:type="AugLoop_Text_Critique"/>
    </int2:textHash>
    <int2:textHash int2:hashCode="NzuaQqJHyrrMpn" int2:id="sMZco5Un">
      <int2:state int2:value="Rejected" int2:type="AugLoop_Text_Critique"/>
    </int2:textHash>
    <int2:textHash int2:hashCode="dLy1ZXVcVcONVb" int2:id="sxBsFqdg">
      <int2:state int2:value="Rejected" int2:type="AugLoop_Text_Critique"/>
    </int2:textHash>
    <int2:textHash int2:hashCode="x9OmHoTao78IW3" int2:id="tZo0cfvA">
      <int2:state int2:value="Rejected" int2:type="AugLoop_Text_Critique"/>
    </int2:textHash>
    <int2:textHash int2:hashCode="Jzb6spHwTmm2LU" int2:id="tu9SR7HD">
      <int2:state int2:value="Rejected" int2:type="AugLoop_Text_Critique"/>
    </int2:textHash>
    <int2:textHash int2:hashCode="fmZ01QlfAAGlfD" int2:id="u5rgx5jG">
      <int2:state int2:value="Rejected" int2:type="AugLoop_Text_Critique"/>
    </int2:textHash>
    <int2:textHash int2:hashCode="+QRT7HEs5FBcxC" int2:id="uK8L1kyW">
      <int2:state int2:value="Rejected" int2:type="AugLoop_Text_Critique"/>
    </int2:textHash>
    <int2:textHash int2:hashCode="6HG3FX5LdCkN+b" int2:id="uhkr6XA6">
      <int2:state int2:value="Rejected" int2:type="AugLoop_Text_Critique"/>
    </int2:textHash>
    <int2:textHash int2:hashCode="YWk7636ovojhtl" int2:id="vA5NCkUp">
      <int2:state int2:value="Rejected" int2:type="AugLoop_Text_Critique"/>
    </int2:textHash>
    <int2:textHash int2:hashCode="StWDryLC59QMHJ" int2:id="vnn5WkVb">
      <int2:state int2:value="Rejected" int2:type="AugLoop_Text_Critique"/>
    </int2:textHash>
    <int2:textHash int2:hashCode="WupXvwnargeDqu" int2:id="wOq9qA8K">
      <int2:state int2:value="Rejected" int2:type="AugLoop_Text_Critique"/>
    </int2:textHash>
    <int2:textHash int2:hashCode="M5st21m3FvHvoM" int2:id="xQMrWoXP">
      <int2:state int2:value="Rejected" int2:type="AugLoop_Text_Critique"/>
    </int2:textHash>
    <int2:textHash int2:hashCode="IOTylxwWbxy78E" int2:id="xVuxu0Xa">
      <int2:state int2:value="Rejected" int2:type="AugLoop_Text_Critique"/>
    </int2:textHash>
    <int2:textHash int2:hashCode="GN5V0SDVj9O+CX" int2:id="xixdhTzF">
      <int2:state int2:value="Rejected" int2:type="AugLoop_Text_Critique"/>
    </int2:textHash>
    <int2:textHash int2:hashCode="rvD5C/ke5uR+34" int2:id="xuekEAf3">
      <int2:state int2:value="Rejected" int2:type="AugLoop_Text_Critique"/>
    </int2:textHash>
    <int2:textHash int2:hashCode="OG8xOobclfOAuz" int2:id="yXLdwc7W">
      <int2:state int2:value="Rejected" int2:type="AugLoop_Text_Critique"/>
    </int2:textHash>
    <int2:textHash int2:hashCode="zBpN5wvIW9JSnx" int2:id="yvj8uPB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F2993"/>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7861C6"/>
    <w:multiLevelType w:val="hybridMultilevel"/>
    <w:tmpl w:val="7A8CB8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CB51D43"/>
    <w:multiLevelType w:val="hybridMultilevel"/>
    <w:tmpl w:val="70D63F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E062F38"/>
    <w:multiLevelType w:val="multilevel"/>
    <w:tmpl w:val="5E4AD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447C0"/>
    <w:multiLevelType w:val="hybridMultilevel"/>
    <w:tmpl w:val="C4A6BD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1CF6BAC"/>
    <w:multiLevelType w:val="hybridMultilevel"/>
    <w:tmpl w:val="045A5F08"/>
    <w:lvl w:ilvl="0" w:tplc="340A0003">
      <w:start w:val="1"/>
      <w:numFmt w:val="bullet"/>
      <w:lvlText w:val="o"/>
      <w:lvlJc w:val="left"/>
      <w:pPr>
        <w:ind w:left="1068" w:hanging="360"/>
      </w:pPr>
      <w:rPr>
        <w:rFonts w:ascii="Courier New" w:hAnsi="Courier New" w:cs="Courier New"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6" w15:restartNumberingAfterBreak="0">
    <w:nsid w:val="13E320B7"/>
    <w:multiLevelType w:val="hybridMultilevel"/>
    <w:tmpl w:val="7C9AA652"/>
    <w:lvl w:ilvl="0" w:tplc="6324F3EE">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47B6B89"/>
    <w:multiLevelType w:val="hybridMultilevel"/>
    <w:tmpl w:val="BE30BAD2"/>
    <w:lvl w:ilvl="0" w:tplc="3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C358A4"/>
    <w:multiLevelType w:val="hybridMultilevel"/>
    <w:tmpl w:val="B350B044"/>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9" w15:restartNumberingAfterBreak="0">
    <w:nsid w:val="1FB75989"/>
    <w:multiLevelType w:val="hybridMultilevel"/>
    <w:tmpl w:val="2FE030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1683B46"/>
    <w:multiLevelType w:val="hybridMultilevel"/>
    <w:tmpl w:val="787A56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74703AE"/>
    <w:multiLevelType w:val="hybridMultilevel"/>
    <w:tmpl w:val="77C2ECFA"/>
    <w:lvl w:ilvl="0" w:tplc="3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2A6177EF"/>
    <w:multiLevelType w:val="hybridMultilevel"/>
    <w:tmpl w:val="C6924EF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326871BB"/>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71624F"/>
    <w:multiLevelType w:val="multilevel"/>
    <w:tmpl w:val="979CD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791B87"/>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4005CF"/>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636E19"/>
    <w:multiLevelType w:val="hybridMultilevel"/>
    <w:tmpl w:val="FFFFFFFF"/>
    <w:lvl w:ilvl="0" w:tplc="DD244A50">
      <w:start w:val="1"/>
      <w:numFmt w:val="bullet"/>
      <w:lvlText w:val=""/>
      <w:lvlJc w:val="left"/>
      <w:pPr>
        <w:ind w:left="720" w:hanging="360"/>
      </w:pPr>
      <w:rPr>
        <w:rFonts w:ascii="Symbol" w:hAnsi="Symbol" w:hint="default"/>
      </w:rPr>
    </w:lvl>
    <w:lvl w:ilvl="1" w:tplc="71205A16">
      <w:start w:val="1"/>
      <w:numFmt w:val="bullet"/>
      <w:lvlText w:val="o"/>
      <w:lvlJc w:val="left"/>
      <w:pPr>
        <w:ind w:left="1440" w:hanging="360"/>
      </w:pPr>
      <w:rPr>
        <w:rFonts w:ascii="Courier New" w:hAnsi="Courier New" w:hint="default"/>
      </w:rPr>
    </w:lvl>
    <w:lvl w:ilvl="2" w:tplc="6BD89C72">
      <w:start w:val="1"/>
      <w:numFmt w:val="bullet"/>
      <w:lvlText w:val=""/>
      <w:lvlJc w:val="left"/>
      <w:pPr>
        <w:ind w:left="2160" w:hanging="360"/>
      </w:pPr>
      <w:rPr>
        <w:rFonts w:ascii="Wingdings" w:hAnsi="Wingdings" w:hint="default"/>
      </w:rPr>
    </w:lvl>
    <w:lvl w:ilvl="3" w:tplc="56B268D0">
      <w:start w:val="1"/>
      <w:numFmt w:val="bullet"/>
      <w:lvlText w:val=""/>
      <w:lvlJc w:val="left"/>
      <w:pPr>
        <w:ind w:left="2880" w:hanging="360"/>
      </w:pPr>
      <w:rPr>
        <w:rFonts w:ascii="Symbol" w:hAnsi="Symbol" w:hint="default"/>
      </w:rPr>
    </w:lvl>
    <w:lvl w:ilvl="4" w:tplc="850A578C">
      <w:start w:val="1"/>
      <w:numFmt w:val="bullet"/>
      <w:lvlText w:val="o"/>
      <w:lvlJc w:val="left"/>
      <w:pPr>
        <w:ind w:left="3600" w:hanging="360"/>
      </w:pPr>
      <w:rPr>
        <w:rFonts w:ascii="Courier New" w:hAnsi="Courier New" w:hint="default"/>
      </w:rPr>
    </w:lvl>
    <w:lvl w:ilvl="5" w:tplc="2FF8C32C">
      <w:start w:val="1"/>
      <w:numFmt w:val="bullet"/>
      <w:lvlText w:val=""/>
      <w:lvlJc w:val="left"/>
      <w:pPr>
        <w:ind w:left="4320" w:hanging="360"/>
      </w:pPr>
      <w:rPr>
        <w:rFonts w:ascii="Wingdings" w:hAnsi="Wingdings" w:hint="default"/>
      </w:rPr>
    </w:lvl>
    <w:lvl w:ilvl="6" w:tplc="E61C5702">
      <w:start w:val="1"/>
      <w:numFmt w:val="bullet"/>
      <w:lvlText w:val=""/>
      <w:lvlJc w:val="left"/>
      <w:pPr>
        <w:ind w:left="5040" w:hanging="360"/>
      </w:pPr>
      <w:rPr>
        <w:rFonts w:ascii="Symbol" w:hAnsi="Symbol" w:hint="default"/>
      </w:rPr>
    </w:lvl>
    <w:lvl w:ilvl="7" w:tplc="7C02E2D6">
      <w:start w:val="1"/>
      <w:numFmt w:val="bullet"/>
      <w:lvlText w:val="o"/>
      <w:lvlJc w:val="left"/>
      <w:pPr>
        <w:ind w:left="5760" w:hanging="360"/>
      </w:pPr>
      <w:rPr>
        <w:rFonts w:ascii="Courier New" w:hAnsi="Courier New" w:hint="default"/>
      </w:rPr>
    </w:lvl>
    <w:lvl w:ilvl="8" w:tplc="EFB808C6">
      <w:start w:val="1"/>
      <w:numFmt w:val="bullet"/>
      <w:lvlText w:val=""/>
      <w:lvlJc w:val="left"/>
      <w:pPr>
        <w:ind w:left="6480" w:hanging="360"/>
      </w:pPr>
      <w:rPr>
        <w:rFonts w:ascii="Wingdings" w:hAnsi="Wingdings" w:hint="default"/>
      </w:rPr>
    </w:lvl>
  </w:abstractNum>
  <w:abstractNum w:abstractNumId="18" w15:restartNumberingAfterBreak="0">
    <w:nsid w:val="3AA87516"/>
    <w:multiLevelType w:val="multilevel"/>
    <w:tmpl w:val="5E66FFBE"/>
    <w:lvl w:ilvl="0">
      <w:start w:val="1"/>
      <w:numFmt w:val="bullet"/>
      <w:lvlText w:val=""/>
      <w:lvlJc w:val="left"/>
      <w:pPr>
        <w:tabs>
          <w:tab w:val="num" w:pos="720"/>
        </w:tabs>
        <w:ind w:left="720" w:hanging="360"/>
      </w:pPr>
      <w:rPr>
        <w:rFonts w:ascii="Symbol" w:hAnsi="Symbol" w:hint="default"/>
        <w:sz w:val="20"/>
      </w:rPr>
    </w:lvl>
    <w:lvl w:ilvl="1">
      <w:start w:val="20"/>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A56FF2"/>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EE536E"/>
    <w:multiLevelType w:val="multilevel"/>
    <w:tmpl w:val="B4E2B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A4573FF"/>
    <w:multiLevelType w:val="hybridMultilevel"/>
    <w:tmpl w:val="D3D08408"/>
    <w:lvl w:ilvl="0" w:tplc="DB421B6E">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2" w15:restartNumberingAfterBreak="0">
    <w:nsid w:val="4E2829B0"/>
    <w:multiLevelType w:val="hybridMultilevel"/>
    <w:tmpl w:val="134CBE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2761F2"/>
    <w:multiLevelType w:val="hybridMultilevel"/>
    <w:tmpl w:val="A48E6698"/>
    <w:lvl w:ilvl="0" w:tplc="340A000B">
      <w:start w:val="1"/>
      <w:numFmt w:val="bullet"/>
      <w:lvlText w:val=""/>
      <w:lvlJc w:val="left"/>
      <w:pPr>
        <w:ind w:left="1080" w:hanging="360"/>
      </w:pPr>
      <w:rPr>
        <w:rFonts w:ascii="Wingdings" w:hAnsi="Wingdings" w:hint="default"/>
        <w:b w:val="0"/>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4" w15:restartNumberingAfterBreak="0">
    <w:nsid w:val="55304626"/>
    <w:multiLevelType w:val="hybridMultilevel"/>
    <w:tmpl w:val="FFFFFFFF"/>
    <w:lvl w:ilvl="0" w:tplc="6D26A786">
      <w:start w:val="1"/>
      <w:numFmt w:val="decimal"/>
      <w:lvlText w:val="%1-"/>
      <w:lvlJc w:val="left"/>
      <w:pPr>
        <w:ind w:left="720" w:hanging="360"/>
      </w:pPr>
    </w:lvl>
    <w:lvl w:ilvl="1" w:tplc="5B987416">
      <w:start w:val="1"/>
      <w:numFmt w:val="lowerLetter"/>
      <w:lvlText w:val="%2."/>
      <w:lvlJc w:val="left"/>
      <w:pPr>
        <w:ind w:left="1440" w:hanging="360"/>
      </w:pPr>
    </w:lvl>
    <w:lvl w:ilvl="2" w:tplc="E7E03F7E">
      <w:start w:val="1"/>
      <w:numFmt w:val="lowerRoman"/>
      <w:lvlText w:val="%3."/>
      <w:lvlJc w:val="right"/>
      <w:pPr>
        <w:ind w:left="2160" w:hanging="180"/>
      </w:pPr>
    </w:lvl>
    <w:lvl w:ilvl="3" w:tplc="4C32857A">
      <w:start w:val="1"/>
      <w:numFmt w:val="decimal"/>
      <w:lvlText w:val="%4."/>
      <w:lvlJc w:val="left"/>
      <w:pPr>
        <w:ind w:left="2880" w:hanging="360"/>
      </w:pPr>
    </w:lvl>
    <w:lvl w:ilvl="4" w:tplc="F81E454E">
      <w:start w:val="1"/>
      <w:numFmt w:val="lowerLetter"/>
      <w:lvlText w:val="%5."/>
      <w:lvlJc w:val="left"/>
      <w:pPr>
        <w:ind w:left="3600" w:hanging="360"/>
      </w:pPr>
    </w:lvl>
    <w:lvl w:ilvl="5" w:tplc="4014AF0A">
      <w:start w:val="1"/>
      <w:numFmt w:val="lowerRoman"/>
      <w:lvlText w:val="%6."/>
      <w:lvlJc w:val="right"/>
      <w:pPr>
        <w:ind w:left="4320" w:hanging="180"/>
      </w:pPr>
    </w:lvl>
    <w:lvl w:ilvl="6" w:tplc="BCA6A24C">
      <w:start w:val="1"/>
      <w:numFmt w:val="decimal"/>
      <w:lvlText w:val="%7."/>
      <w:lvlJc w:val="left"/>
      <w:pPr>
        <w:ind w:left="5040" w:hanging="360"/>
      </w:pPr>
    </w:lvl>
    <w:lvl w:ilvl="7" w:tplc="B39E2C84">
      <w:start w:val="1"/>
      <w:numFmt w:val="lowerLetter"/>
      <w:lvlText w:val="%8."/>
      <w:lvlJc w:val="left"/>
      <w:pPr>
        <w:ind w:left="5760" w:hanging="360"/>
      </w:pPr>
    </w:lvl>
    <w:lvl w:ilvl="8" w:tplc="1F58E1BA">
      <w:start w:val="1"/>
      <w:numFmt w:val="lowerRoman"/>
      <w:lvlText w:val="%9."/>
      <w:lvlJc w:val="right"/>
      <w:pPr>
        <w:ind w:left="6480" w:hanging="180"/>
      </w:pPr>
    </w:lvl>
  </w:abstractNum>
  <w:abstractNum w:abstractNumId="25" w15:restartNumberingAfterBreak="0">
    <w:nsid w:val="610720E6"/>
    <w:multiLevelType w:val="hybridMultilevel"/>
    <w:tmpl w:val="B3A2DEB4"/>
    <w:lvl w:ilvl="0" w:tplc="340A0003">
      <w:start w:val="1"/>
      <w:numFmt w:val="bullet"/>
      <w:lvlText w:val="o"/>
      <w:lvlJc w:val="left"/>
      <w:pPr>
        <w:ind w:left="1080" w:hanging="360"/>
      </w:pPr>
      <w:rPr>
        <w:rFonts w:ascii="Courier New" w:hAnsi="Courier New" w:cs="Courier New"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6" w15:restartNumberingAfterBreak="0">
    <w:nsid w:val="631020A6"/>
    <w:multiLevelType w:val="hybridMultilevel"/>
    <w:tmpl w:val="F24273E2"/>
    <w:lvl w:ilvl="0" w:tplc="1A9C42BE">
      <w:start w:val="1"/>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A2D1CAF"/>
    <w:multiLevelType w:val="hybridMultilevel"/>
    <w:tmpl w:val="16727F50"/>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8" w15:restartNumberingAfterBreak="0">
    <w:nsid w:val="6CB943AB"/>
    <w:multiLevelType w:val="multilevel"/>
    <w:tmpl w:val="93A4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6A5D8D"/>
    <w:multiLevelType w:val="hybridMultilevel"/>
    <w:tmpl w:val="2730C6AE"/>
    <w:lvl w:ilvl="0" w:tplc="812AADA8">
      <w:start w:val="1"/>
      <w:numFmt w:val="bullet"/>
      <w:pStyle w:val="Parrafoproyecto"/>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E365C8A"/>
    <w:multiLevelType w:val="hybridMultilevel"/>
    <w:tmpl w:val="5AF2870E"/>
    <w:lvl w:ilvl="0" w:tplc="6F220C7C">
      <w:numFmt w:val="bullet"/>
      <w:lvlText w:val="-"/>
      <w:lvlJc w:val="left"/>
      <w:pPr>
        <w:ind w:left="720"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F2474D9"/>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AC45BD"/>
    <w:multiLevelType w:val="multilevel"/>
    <w:tmpl w:val="5E4AD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AEE386"/>
    <w:multiLevelType w:val="hybridMultilevel"/>
    <w:tmpl w:val="FFFFFFFF"/>
    <w:lvl w:ilvl="0" w:tplc="557255AE">
      <w:start w:val="1"/>
      <w:numFmt w:val="decimal"/>
      <w:lvlText w:val="%1-"/>
      <w:lvlJc w:val="left"/>
      <w:pPr>
        <w:ind w:left="720" w:hanging="360"/>
      </w:pPr>
    </w:lvl>
    <w:lvl w:ilvl="1" w:tplc="6F6ABB50">
      <w:start w:val="1"/>
      <w:numFmt w:val="lowerLetter"/>
      <w:lvlText w:val="%2."/>
      <w:lvlJc w:val="left"/>
      <w:pPr>
        <w:ind w:left="1440" w:hanging="360"/>
      </w:pPr>
    </w:lvl>
    <w:lvl w:ilvl="2" w:tplc="834EBC9A">
      <w:start w:val="1"/>
      <w:numFmt w:val="lowerRoman"/>
      <w:lvlText w:val="%3."/>
      <w:lvlJc w:val="right"/>
      <w:pPr>
        <w:ind w:left="2160" w:hanging="180"/>
      </w:pPr>
    </w:lvl>
    <w:lvl w:ilvl="3" w:tplc="D2BC1216">
      <w:start w:val="1"/>
      <w:numFmt w:val="decimal"/>
      <w:lvlText w:val="%4."/>
      <w:lvlJc w:val="left"/>
      <w:pPr>
        <w:ind w:left="2880" w:hanging="360"/>
      </w:pPr>
    </w:lvl>
    <w:lvl w:ilvl="4" w:tplc="190ADF2E">
      <w:start w:val="1"/>
      <w:numFmt w:val="lowerLetter"/>
      <w:lvlText w:val="%5."/>
      <w:lvlJc w:val="left"/>
      <w:pPr>
        <w:ind w:left="3600" w:hanging="360"/>
      </w:pPr>
    </w:lvl>
    <w:lvl w:ilvl="5" w:tplc="81D2BFD0">
      <w:start w:val="1"/>
      <w:numFmt w:val="lowerRoman"/>
      <w:lvlText w:val="%6."/>
      <w:lvlJc w:val="right"/>
      <w:pPr>
        <w:ind w:left="4320" w:hanging="180"/>
      </w:pPr>
    </w:lvl>
    <w:lvl w:ilvl="6" w:tplc="054CA2BC">
      <w:start w:val="1"/>
      <w:numFmt w:val="decimal"/>
      <w:lvlText w:val="%7."/>
      <w:lvlJc w:val="left"/>
      <w:pPr>
        <w:ind w:left="5040" w:hanging="360"/>
      </w:pPr>
    </w:lvl>
    <w:lvl w:ilvl="7" w:tplc="7B2CBD64">
      <w:start w:val="1"/>
      <w:numFmt w:val="lowerLetter"/>
      <w:lvlText w:val="%8."/>
      <w:lvlJc w:val="left"/>
      <w:pPr>
        <w:ind w:left="5760" w:hanging="360"/>
      </w:pPr>
    </w:lvl>
    <w:lvl w:ilvl="8" w:tplc="3BFEFA46">
      <w:start w:val="1"/>
      <w:numFmt w:val="lowerRoman"/>
      <w:lvlText w:val="%9."/>
      <w:lvlJc w:val="right"/>
      <w:pPr>
        <w:ind w:left="6480" w:hanging="180"/>
      </w:pPr>
    </w:lvl>
  </w:abstractNum>
  <w:abstractNum w:abstractNumId="34" w15:restartNumberingAfterBreak="0">
    <w:nsid w:val="75674ED9"/>
    <w:multiLevelType w:val="hybridMultilevel"/>
    <w:tmpl w:val="5A7A54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7844B3A"/>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077B1A"/>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F132F8"/>
    <w:multiLevelType w:val="multilevel"/>
    <w:tmpl w:val="E5020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4831079">
    <w:abstractNumId w:val="24"/>
  </w:num>
  <w:num w:numId="2" w16cid:durableId="1161116758">
    <w:abstractNumId w:val="29"/>
  </w:num>
  <w:num w:numId="3" w16cid:durableId="539826991">
    <w:abstractNumId w:val="2"/>
  </w:num>
  <w:num w:numId="4" w16cid:durableId="610816262">
    <w:abstractNumId w:val="4"/>
  </w:num>
  <w:num w:numId="5" w16cid:durableId="1171606933">
    <w:abstractNumId w:val="9"/>
  </w:num>
  <w:num w:numId="6" w16cid:durableId="218252271">
    <w:abstractNumId w:val="34"/>
  </w:num>
  <w:num w:numId="7" w16cid:durableId="753623132">
    <w:abstractNumId w:val="21"/>
  </w:num>
  <w:num w:numId="8" w16cid:durableId="1615361399">
    <w:abstractNumId w:val="6"/>
  </w:num>
  <w:num w:numId="9" w16cid:durableId="884484398">
    <w:abstractNumId w:val="26"/>
  </w:num>
  <w:num w:numId="10" w16cid:durableId="1002469785">
    <w:abstractNumId w:val="23"/>
  </w:num>
  <w:num w:numId="11" w16cid:durableId="1002590309">
    <w:abstractNumId w:val="1"/>
  </w:num>
  <w:num w:numId="12" w16cid:durableId="1981491830">
    <w:abstractNumId w:val="28"/>
  </w:num>
  <w:num w:numId="13" w16cid:durableId="1416051927">
    <w:abstractNumId w:val="18"/>
  </w:num>
  <w:num w:numId="14" w16cid:durableId="1110781662">
    <w:abstractNumId w:val="14"/>
  </w:num>
  <w:num w:numId="15" w16cid:durableId="1440099306">
    <w:abstractNumId w:val="13"/>
  </w:num>
  <w:num w:numId="16" w16cid:durableId="704870946">
    <w:abstractNumId w:val="22"/>
  </w:num>
  <w:num w:numId="17" w16cid:durableId="654844979">
    <w:abstractNumId w:val="0"/>
  </w:num>
  <w:num w:numId="18" w16cid:durableId="917129944">
    <w:abstractNumId w:val="35"/>
  </w:num>
  <w:num w:numId="19" w16cid:durableId="1038234930">
    <w:abstractNumId w:val="36"/>
  </w:num>
  <w:num w:numId="20" w16cid:durableId="931621903">
    <w:abstractNumId w:val="19"/>
  </w:num>
  <w:num w:numId="21" w16cid:durableId="1123378690">
    <w:abstractNumId w:val="15"/>
  </w:num>
  <w:num w:numId="22" w16cid:durableId="892733104">
    <w:abstractNumId w:val="16"/>
  </w:num>
  <w:num w:numId="23" w16cid:durableId="1083338543">
    <w:abstractNumId w:val="17"/>
  </w:num>
  <w:num w:numId="24" w16cid:durableId="154928119">
    <w:abstractNumId w:val="30"/>
  </w:num>
  <w:num w:numId="25" w16cid:durableId="1762068599">
    <w:abstractNumId w:val="31"/>
  </w:num>
  <w:num w:numId="26" w16cid:durableId="191164910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6912383">
    <w:abstractNumId w:val="12"/>
  </w:num>
  <w:num w:numId="28" w16cid:durableId="701057067">
    <w:abstractNumId w:val="7"/>
  </w:num>
  <w:num w:numId="29" w16cid:durableId="1684017038">
    <w:abstractNumId w:val="25"/>
  </w:num>
  <w:num w:numId="30" w16cid:durableId="191385602">
    <w:abstractNumId w:val="5"/>
  </w:num>
  <w:num w:numId="31" w16cid:durableId="1261253820">
    <w:abstractNumId w:val="11"/>
  </w:num>
  <w:num w:numId="32" w16cid:durableId="1637176516">
    <w:abstractNumId w:val="8"/>
  </w:num>
  <w:num w:numId="33" w16cid:durableId="1875337812">
    <w:abstractNumId w:val="27"/>
  </w:num>
  <w:num w:numId="34" w16cid:durableId="1492483901">
    <w:abstractNumId w:val="3"/>
  </w:num>
  <w:num w:numId="35" w16cid:durableId="599531337">
    <w:abstractNumId w:val="32"/>
  </w:num>
  <w:num w:numId="36" w16cid:durableId="1388528198">
    <w:abstractNumId w:val="33"/>
  </w:num>
  <w:num w:numId="37" w16cid:durableId="37320052">
    <w:abstractNumId w:val="10"/>
  </w:num>
  <w:num w:numId="38" w16cid:durableId="98042595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262"/>
    <w:rsid w:val="00000D12"/>
    <w:rsid w:val="000013AE"/>
    <w:rsid w:val="00001B70"/>
    <w:rsid w:val="0000209B"/>
    <w:rsid w:val="00002FC8"/>
    <w:rsid w:val="000031BB"/>
    <w:rsid w:val="00003C36"/>
    <w:rsid w:val="00005708"/>
    <w:rsid w:val="00010B4A"/>
    <w:rsid w:val="0001171E"/>
    <w:rsid w:val="00012B42"/>
    <w:rsid w:val="00012D29"/>
    <w:rsid w:val="00012DA7"/>
    <w:rsid w:val="000135F7"/>
    <w:rsid w:val="00013D07"/>
    <w:rsid w:val="00015D0D"/>
    <w:rsid w:val="00016B97"/>
    <w:rsid w:val="00017562"/>
    <w:rsid w:val="00017622"/>
    <w:rsid w:val="0002001A"/>
    <w:rsid w:val="00020075"/>
    <w:rsid w:val="000205FF"/>
    <w:rsid w:val="000230CE"/>
    <w:rsid w:val="000232B4"/>
    <w:rsid w:val="00023600"/>
    <w:rsid w:val="000242C8"/>
    <w:rsid w:val="00024337"/>
    <w:rsid w:val="000250DC"/>
    <w:rsid w:val="00025A42"/>
    <w:rsid w:val="00026397"/>
    <w:rsid w:val="00026A29"/>
    <w:rsid w:val="00027358"/>
    <w:rsid w:val="00030608"/>
    <w:rsid w:val="00031289"/>
    <w:rsid w:val="000317AF"/>
    <w:rsid w:val="00031C19"/>
    <w:rsid w:val="00032121"/>
    <w:rsid w:val="00033407"/>
    <w:rsid w:val="000336DD"/>
    <w:rsid w:val="000339DA"/>
    <w:rsid w:val="000342B9"/>
    <w:rsid w:val="000342EE"/>
    <w:rsid w:val="0003451F"/>
    <w:rsid w:val="00034C2D"/>
    <w:rsid w:val="000353A7"/>
    <w:rsid w:val="00036A53"/>
    <w:rsid w:val="000401C1"/>
    <w:rsid w:val="00041434"/>
    <w:rsid w:val="00041571"/>
    <w:rsid w:val="00042438"/>
    <w:rsid w:val="00043833"/>
    <w:rsid w:val="00043DC4"/>
    <w:rsid w:val="000444CE"/>
    <w:rsid w:val="00046127"/>
    <w:rsid w:val="00046742"/>
    <w:rsid w:val="00046D07"/>
    <w:rsid w:val="00047093"/>
    <w:rsid w:val="0005088B"/>
    <w:rsid w:val="00050CC7"/>
    <w:rsid w:val="00051DAC"/>
    <w:rsid w:val="000522A5"/>
    <w:rsid w:val="00052D2D"/>
    <w:rsid w:val="00053293"/>
    <w:rsid w:val="0005468A"/>
    <w:rsid w:val="000547B0"/>
    <w:rsid w:val="00054AB8"/>
    <w:rsid w:val="000552BB"/>
    <w:rsid w:val="00056077"/>
    <w:rsid w:val="00056CEB"/>
    <w:rsid w:val="0006022D"/>
    <w:rsid w:val="00062074"/>
    <w:rsid w:val="00062BFD"/>
    <w:rsid w:val="00062D0C"/>
    <w:rsid w:val="00063536"/>
    <w:rsid w:val="0006390D"/>
    <w:rsid w:val="00063A83"/>
    <w:rsid w:val="00063DDE"/>
    <w:rsid w:val="00064356"/>
    <w:rsid w:val="000646AF"/>
    <w:rsid w:val="00066AE7"/>
    <w:rsid w:val="00072306"/>
    <w:rsid w:val="00072897"/>
    <w:rsid w:val="00072C65"/>
    <w:rsid w:val="00074E38"/>
    <w:rsid w:val="0007530D"/>
    <w:rsid w:val="00076109"/>
    <w:rsid w:val="00076462"/>
    <w:rsid w:val="00080CCA"/>
    <w:rsid w:val="00080DC2"/>
    <w:rsid w:val="000811AE"/>
    <w:rsid w:val="00082006"/>
    <w:rsid w:val="00082DF7"/>
    <w:rsid w:val="00083196"/>
    <w:rsid w:val="000842EC"/>
    <w:rsid w:val="0008486E"/>
    <w:rsid w:val="00084920"/>
    <w:rsid w:val="00084BB8"/>
    <w:rsid w:val="0008550A"/>
    <w:rsid w:val="00085722"/>
    <w:rsid w:val="00085AB3"/>
    <w:rsid w:val="00085FD7"/>
    <w:rsid w:val="00086808"/>
    <w:rsid w:val="00086A89"/>
    <w:rsid w:val="00086DC6"/>
    <w:rsid w:val="00087035"/>
    <w:rsid w:val="00087F96"/>
    <w:rsid w:val="000904D5"/>
    <w:rsid w:val="00091CE2"/>
    <w:rsid w:val="00091D53"/>
    <w:rsid w:val="00091D61"/>
    <w:rsid w:val="00091FD8"/>
    <w:rsid w:val="00092D01"/>
    <w:rsid w:val="00092E5F"/>
    <w:rsid w:val="000934D5"/>
    <w:rsid w:val="00093FF2"/>
    <w:rsid w:val="000946BE"/>
    <w:rsid w:val="00095046"/>
    <w:rsid w:val="0009553B"/>
    <w:rsid w:val="000956E1"/>
    <w:rsid w:val="00095F4D"/>
    <w:rsid w:val="0009683A"/>
    <w:rsid w:val="00096D52"/>
    <w:rsid w:val="00097E22"/>
    <w:rsid w:val="000A01B4"/>
    <w:rsid w:val="000A0815"/>
    <w:rsid w:val="000A0ADB"/>
    <w:rsid w:val="000A108D"/>
    <w:rsid w:val="000A2405"/>
    <w:rsid w:val="000A3A07"/>
    <w:rsid w:val="000A3C2E"/>
    <w:rsid w:val="000A54A9"/>
    <w:rsid w:val="000A571F"/>
    <w:rsid w:val="000A605B"/>
    <w:rsid w:val="000A6519"/>
    <w:rsid w:val="000A6BD8"/>
    <w:rsid w:val="000A71F0"/>
    <w:rsid w:val="000B0103"/>
    <w:rsid w:val="000B015C"/>
    <w:rsid w:val="000B03CB"/>
    <w:rsid w:val="000B09F8"/>
    <w:rsid w:val="000B0E49"/>
    <w:rsid w:val="000B0E79"/>
    <w:rsid w:val="000B1681"/>
    <w:rsid w:val="000B1EDC"/>
    <w:rsid w:val="000B2692"/>
    <w:rsid w:val="000B29A1"/>
    <w:rsid w:val="000B34B9"/>
    <w:rsid w:val="000B3AE9"/>
    <w:rsid w:val="000B50E5"/>
    <w:rsid w:val="000B533D"/>
    <w:rsid w:val="000B5DCF"/>
    <w:rsid w:val="000B63AF"/>
    <w:rsid w:val="000B6C3F"/>
    <w:rsid w:val="000B6D46"/>
    <w:rsid w:val="000B6E50"/>
    <w:rsid w:val="000B717C"/>
    <w:rsid w:val="000B7311"/>
    <w:rsid w:val="000B7DE9"/>
    <w:rsid w:val="000C037A"/>
    <w:rsid w:val="000C183F"/>
    <w:rsid w:val="000C1F84"/>
    <w:rsid w:val="000C382A"/>
    <w:rsid w:val="000C3BFF"/>
    <w:rsid w:val="000C3C55"/>
    <w:rsid w:val="000C3D5C"/>
    <w:rsid w:val="000C4FB0"/>
    <w:rsid w:val="000C6C85"/>
    <w:rsid w:val="000C7BCE"/>
    <w:rsid w:val="000D0098"/>
    <w:rsid w:val="000D0568"/>
    <w:rsid w:val="000D0599"/>
    <w:rsid w:val="000D1418"/>
    <w:rsid w:val="000D1C63"/>
    <w:rsid w:val="000D1C8A"/>
    <w:rsid w:val="000D200E"/>
    <w:rsid w:val="000D2C8F"/>
    <w:rsid w:val="000D2CDB"/>
    <w:rsid w:val="000D2D45"/>
    <w:rsid w:val="000D2EF8"/>
    <w:rsid w:val="000D3262"/>
    <w:rsid w:val="000D39FC"/>
    <w:rsid w:val="000D41A9"/>
    <w:rsid w:val="000D4FAD"/>
    <w:rsid w:val="000D5A31"/>
    <w:rsid w:val="000D5ACA"/>
    <w:rsid w:val="000D5D88"/>
    <w:rsid w:val="000D613A"/>
    <w:rsid w:val="000D7F9B"/>
    <w:rsid w:val="000E04A6"/>
    <w:rsid w:val="000E0691"/>
    <w:rsid w:val="000E121F"/>
    <w:rsid w:val="000E161E"/>
    <w:rsid w:val="000E1C13"/>
    <w:rsid w:val="000E274E"/>
    <w:rsid w:val="000E4D4F"/>
    <w:rsid w:val="000E4E8A"/>
    <w:rsid w:val="000E5C4B"/>
    <w:rsid w:val="000E60E8"/>
    <w:rsid w:val="000E6508"/>
    <w:rsid w:val="000E6785"/>
    <w:rsid w:val="000E74CE"/>
    <w:rsid w:val="000F001F"/>
    <w:rsid w:val="000F0685"/>
    <w:rsid w:val="000F155E"/>
    <w:rsid w:val="000F28CE"/>
    <w:rsid w:val="000F2E2C"/>
    <w:rsid w:val="000F2E8D"/>
    <w:rsid w:val="000F3B73"/>
    <w:rsid w:val="000F4F19"/>
    <w:rsid w:val="000F5424"/>
    <w:rsid w:val="000F5FC7"/>
    <w:rsid w:val="000F60D6"/>
    <w:rsid w:val="000F676D"/>
    <w:rsid w:val="000F7313"/>
    <w:rsid w:val="00101230"/>
    <w:rsid w:val="00102883"/>
    <w:rsid w:val="00102EE8"/>
    <w:rsid w:val="001033AB"/>
    <w:rsid w:val="0010392B"/>
    <w:rsid w:val="00103E06"/>
    <w:rsid w:val="00103F22"/>
    <w:rsid w:val="00105094"/>
    <w:rsid w:val="00105979"/>
    <w:rsid w:val="00105AB2"/>
    <w:rsid w:val="00106B53"/>
    <w:rsid w:val="00106FDF"/>
    <w:rsid w:val="00107584"/>
    <w:rsid w:val="00107904"/>
    <w:rsid w:val="00111C90"/>
    <w:rsid w:val="00113D7E"/>
    <w:rsid w:val="001147FF"/>
    <w:rsid w:val="001155A3"/>
    <w:rsid w:val="0011593A"/>
    <w:rsid w:val="001162B5"/>
    <w:rsid w:val="00116CEA"/>
    <w:rsid w:val="001171C9"/>
    <w:rsid w:val="001178A3"/>
    <w:rsid w:val="001179A7"/>
    <w:rsid w:val="00117C95"/>
    <w:rsid w:val="001200E5"/>
    <w:rsid w:val="00122AD3"/>
    <w:rsid w:val="0012325D"/>
    <w:rsid w:val="00124137"/>
    <w:rsid w:val="001242F1"/>
    <w:rsid w:val="00125CA6"/>
    <w:rsid w:val="00125D63"/>
    <w:rsid w:val="00125F1C"/>
    <w:rsid w:val="00125FCE"/>
    <w:rsid w:val="0012666C"/>
    <w:rsid w:val="0012679D"/>
    <w:rsid w:val="001268FA"/>
    <w:rsid w:val="001279C9"/>
    <w:rsid w:val="00127DBE"/>
    <w:rsid w:val="00130476"/>
    <w:rsid w:val="00130AF8"/>
    <w:rsid w:val="00130F34"/>
    <w:rsid w:val="00131081"/>
    <w:rsid w:val="00131520"/>
    <w:rsid w:val="00131956"/>
    <w:rsid w:val="00131FC4"/>
    <w:rsid w:val="00132699"/>
    <w:rsid w:val="00133023"/>
    <w:rsid w:val="001334A7"/>
    <w:rsid w:val="0013453B"/>
    <w:rsid w:val="00134881"/>
    <w:rsid w:val="00136222"/>
    <w:rsid w:val="0013687A"/>
    <w:rsid w:val="001400AC"/>
    <w:rsid w:val="00140E0D"/>
    <w:rsid w:val="00142349"/>
    <w:rsid w:val="0014257F"/>
    <w:rsid w:val="0014292D"/>
    <w:rsid w:val="00142A7B"/>
    <w:rsid w:val="00142CC9"/>
    <w:rsid w:val="00142D34"/>
    <w:rsid w:val="001430A7"/>
    <w:rsid w:val="001455D5"/>
    <w:rsid w:val="00145993"/>
    <w:rsid w:val="00145D8A"/>
    <w:rsid w:val="00147040"/>
    <w:rsid w:val="00147506"/>
    <w:rsid w:val="00147E02"/>
    <w:rsid w:val="001518FD"/>
    <w:rsid w:val="001534EB"/>
    <w:rsid w:val="00154207"/>
    <w:rsid w:val="00154652"/>
    <w:rsid w:val="001572D9"/>
    <w:rsid w:val="00157C5F"/>
    <w:rsid w:val="00157FFA"/>
    <w:rsid w:val="001604E6"/>
    <w:rsid w:val="00160E05"/>
    <w:rsid w:val="0016187A"/>
    <w:rsid w:val="001624D9"/>
    <w:rsid w:val="0016298B"/>
    <w:rsid w:val="00164B1B"/>
    <w:rsid w:val="0016520F"/>
    <w:rsid w:val="0016527D"/>
    <w:rsid w:val="0016577B"/>
    <w:rsid w:val="001658D1"/>
    <w:rsid w:val="00165D52"/>
    <w:rsid w:val="001661C4"/>
    <w:rsid w:val="0016670E"/>
    <w:rsid w:val="00167B3B"/>
    <w:rsid w:val="00167B71"/>
    <w:rsid w:val="00170119"/>
    <w:rsid w:val="0017040C"/>
    <w:rsid w:val="0017071E"/>
    <w:rsid w:val="001710F4"/>
    <w:rsid w:val="00171CC7"/>
    <w:rsid w:val="0017232A"/>
    <w:rsid w:val="00174027"/>
    <w:rsid w:val="00174039"/>
    <w:rsid w:val="001745B8"/>
    <w:rsid w:val="00175018"/>
    <w:rsid w:val="00175169"/>
    <w:rsid w:val="001769E6"/>
    <w:rsid w:val="001809FA"/>
    <w:rsid w:val="00180AAC"/>
    <w:rsid w:val="00180F43"/>
    <w:rsid w:val="0018109F"/>
    <w:rsid w:val="00181D17"/>
    <w:rsid w:val="001821B8"/>
    <w:rsid w:val="001822FF"/>
    <w:rsid w:val="00182418"/>
    <w:rsid w:val="00182B7C"/>
    <w:rsid w:val="00182BB1"/>
    <w:rsid w:val="00183D87"/>
    <w:rsid w:val="00183ECB"/>
    <w:rsid w:val="00185432"/>
    <w:rsid w:val="00186244"/>
    <w:rsid w:val="00186310"/>
    <w:rsid w:val="00186697"/>
    <w:rsid w:val="0018E826"/>
    <w:rsid w:val="0019088E"/>
    <w:rsid w:val="0019090A"/>
    <w:rsid w:val="00190A7F"/>
    <w:rsid w:val="00191531"/>
    <w:rsid w:val="001916A0"/>
    <w:rsid w:val="00192752"/>
    <w:rsid w:val="00192B46"/>
    <w:rsid w:val="00193436"/>
    <w:rsid w:val="001948EE"/>
    <w:rsid w:val="0019542B"/>
    <w:rsid w:val="001956E1"/>
    <w:rsid w:val="001958E8"/>
    <w:rsid w:val="0019607D"/>
    <w:rsid w:val="00196269"/>
    <w:rsid w:val="001963AC"/>
    <w:rsid w:val="001968D1"/>
    <w:rsid w:val="00196C61"/>
    <w:rsid w:val="0019761A"/>
    <w:rsid w:val="001A085C"/>
    <w:rsid w:val="001A14ED"/>
    <w:rsid w:val="001A2253"/>
    <w:rsid w:val="001A22F9"/>
    <w:rsid w:val="001A26B6"/>
    <w:rsid w:val="001A2993"/>
    <w:rsid w:val="001A2CBD"/>
    <w:rsid w:val="001A42F0"/>
    <w:rsid w:val="001A5763"/>
    <w:rsid w:val="001A5D66"/>
    <w:rsid w:val="001A5E19"/>
    <w:rsid w:val="001B0112"/>
    <w:rsid w:val="001B0E86"/>
    <w:rsid w:val="001B0FF3"/>
    <w:rsid w:val="001B1207"/>
    <w:rsid w:val="001B228B"/>
    <w:rsid w:val="001B22AB"/>
    <w:rsid w:val="001B2AD7"/>
    <w:rsid w:val="001B2E04"/>
    <w:rsid w:val="001B33CC"/>
    <w:rsid w:val="001B3412"/>
    <w:rsid w:val="001B5937"/>
    <w:rsid w:val="001B6FA4"/>
    <w:rsid w:val="001B6FAF"/>
    <w:rsid w:val="001B7270"/>
    <w:rsid w:val="001B765E"/>
    <w:rsid w:val="001B772C"/>
    <w:rsid w:val="001B7EA0"/>
    <w:rsid w:val="001C0069"/>
    <w:rsid w:val="001C025A"/>
    <w:rsid w:val="001C0F50"/>
    <w:rsid w:val="001C1688"/>
    <w:rsid w:val="001C3278"/>
    <w:rsid w:val="001C3C70"/>
    <w:rsid w:val="001C48CD"/>
    <w:rsid w:val="001C57DA"/>
    <w:rsid w:val="001C5948"/>
    <w:rsid w:val="001C5A84"/>
    <w:rsid w:val="001C6002"/>
    <w:rsid w:val="001C6B0D"/>
    <w:rsid w:val="001C7512"/>
    <w:rsid w:val="001C793F"/>
    <w:rsid w:val="001C7AB5"/>
    <w:rsid w:val="001C7D2F"/>
    <w:rsid w:val="001D046D"/>
    <w:rsid w:val="001D04EF"/>
    <w:rsid w:val="001D0D2D"/>
    <w:rsid w:val="001D26A0"/>
    <w:rsid w:val="001D2BB2"/>
    <w:rsid w:val="001D393A"/>
    <w:rsid w:val="001D3D35"/>
    <w:rsid w:val="001D4636"/>
    <w:rsid w:val="001D475D"/>
    <w:rsid w:val="001D4D03"/>
    <w:rsid w:val="001D4EBA"/>
    <w:rsid w:val="001D50E7"/>
    <w:rsid w:val="001D56B3"/>
    <w:rsid w:val="001D62EB"/>
    <w:rsid w:val="001D68F6"/>
    <w:rsid w:val="001E0A70"/>
    <w:rsid w:val="001E0BAE"/>
    <w:rsid w:val="001E244F"/>
    <w:rsid w:val="001E297B"/>
    <w:rsid w:val="001E2A39"/>
    <w:rsid w:val="001E342B"/>
    <w:rsid w:val="001E3E63"/>
    <w:rsid w:val="001E412A"/>
    <w:rsid w:val="001E4349"/>
    <w:rsid w:val="001E5F88"/>
    <w:rsid w:val="001E69F2"/>
    <w:rsid w:val="001E6C61"/>
    <w:rsid w:val="001E731A"/>
    <w:rsid w:val="001E7694"/>
    <w:rsid w:val="001E7F6C"/>
    <w:rsid w:val="001F022C"/>
    <w:rsid w:val="001F037E"/>
    <w:rsid w:val="001F0919"/>
    <w:rsid w:val="001F1691"/>
    <w:rsid w:val="001F1FA0"/>
    <w:rsid w:val="001F2665"/>
    <w:rsid w:val="001F2865"/>
    <w:rsid w:val="001F30DF"/>
    <w:rsid w:val="001F66D6"/>
    <w:rsid w:val="0020003C"/>
    <w:rsid w:val="0020171E"/>
    <w:rsid w:val="00202E9D"/>
    <w:rsid w:val="00205E85"/>
    <w:rsid w:val="00206861"/>
    <w:rsid w:val="0020718D"/>
    <w:rsid w:val="002100D1"/>
    <w:rsid w:val="002101B6"/>
    <w:rsid w:val="0021021B"/>
    <w:rsid w:val="0021028E"/>
    <w:rsid w:val="00210A2D"/>
    <w:rsid w:val="00210A45"/>
    <w:rsid w:val="00210F20"/>
    <w:rsid w:val="00211483"/>
    <w:rsid w:val="0021220D"/>
    <w:rsid w:val="002128A0"/>
    <w:rsid w:val="00212CC0"/>
    <w:rsid w:val="0021359B"/>
    <w:rsid w:val="00213705"/>
    <w:rsid w:val="002137A1"/>
    <w:rsid w:val="00214CE0"/>
    <w:rsid w:val="002154DF"/>
    <w:rsid w:val="00215CCE"/>
    <w:rsid w:val="00215CFA"/>
    <w:rsid w:val="00215DB1"/>
    <w:rsid w:val="00216824"/>
    <w:rsid w:val="00216B88"/>
    <w:rsid w:val="00217005"/>
    <w:rsid w:val="00217729"/>
    <w:rsid w:val="002178C4"/>
    <w:rsid w:val="00220D1D"/>
    <w:rsid w:val="00221EC6"/>
    <w:rsid w:val="00221F64"/>
    <w:rsid w:val="0022302E"/>
    <w:rsid w:val="002239E0"/>
    <w:rsid w:val="00223F37"/>
    <w:rsid w:val="002241B5"/>
    <w:rsid w:val="00224E8F"/>
    <w:rsid w:val="0022698D"/>
    <w:rsid w:val="00226E47"/>
    <w:rsid w:val="0022729C"/>
    <w:rsid w:val="002302A2"/>
    <w:rsid w:val="00231668"/>
    <w:rsid w:val="00231B02"/>
    <w:rsid w:val="00232241"/>
    <w:rsid w:val="00232E64"/>
    <w:rsid w:val="00233CB7"/>
    <w:rsid w:val="00233F10"/>
    <w:rsid w:val="00234574"/>
    <w:rsid w:val="002347A2"/>
    <w:rsid w:val="00234948"/>
    <w:rsid w:val="00235664"/>
    <w:rsid w:val="00235A97"/>
    <w:rsid w:val="00235DC1"/>
    <w:rsid w:val="002370D5"/>
    <w:rsid w:val="002377C2"/>
    <w:rsid w:val="0023786A"/>
    <w:rsid w:val="00237CEC"/>
    <w:rsid w:val="002404A6"/>
    <w:rsid w:val="00240F19"/>
    <w:rsid w:val="00241104"/>
    <w:rsid w:val="00241301"/>
    <w:rsid w:val="0024143C"/>
    <w:rsid w:val="002415D3"/>
    <w:rsid w:val="00242C52"/>
    <w:rsid w:val="00242F3F"/>
    <w:rsid w:val="00243735"/>
    <w:rsid w:val="00243A03"/>
    <w:rsid w:val="00244D1F"/>
    <w:rsid w:val="0024566B"/>
    <w:rsid w:val="00245BA7"/>
    <w:rsid w:val="00246515"/>
    <w:rsid w:val="0024653F"/>
    <w:rsid w:val="00247794"/>
    <w:rsid w:val="0025119A"/>
    <w:rsid w:val="002517F5"/>
    <w:rsid w:val="002521B8"/>
    <w:rsid w:val="002522A1"/>
    <w:rsid w:val="00252FFD"/>
    <w:rsid w:val="002550B1"/>
    <w:rsid w:val="00255459"/>
    <w:rsid w:val="00255EED"/>
    <w:rsid w:val="00256F46"/>
    <w:rsid w:val="00257384"/>
    <w:rsid w:val="002573BA"/>
    <w:rsid w:val="002579B6"/>
    <w:rsid w:val="002605D9"/>
    <w:rsid w:val="00260F36"/>
    <w:rsid w:val="00261801"/>
    <w:rsid w:val="00261BB8"/>
    <w:rsid w:val="002644A1"/>
    <w:rsid w:val="00264C75"/>
    <w:rsid w:val="0026574A"/>
    <w:rsid w:val="002658B0"/>
    <w:rsid w:val="00265A37"/>
    <w:rsid w:val="0026671B"/>
    <w:rsid w:val="0026705B"/>
    <w:rsid w:val="002688A7"/>
    <w:rsid w:val="00270E4D"/>
    <w:rsid w:val="0027137C"/>
    <w:rsid w:val="00271C09"/>
    <w:rsid w:val="0027370F"/>
    <w:rsid w:val="00274199"/>
    <w:rsid w:val="0027451E"/>
    <w:rsid w:val="002748A8"/>
    <w:rsid w:val="00274D67"/>
    <w:rsid w:val="002754BC"/>
    <w:rsid w:val="00275B8E"/>
    <w:rsid w:val="00275C7C"/>
    <w:rsid w:val="00276D2C"/>
    <w:rsid w:val="00277847"/>
    <w:rsid w:val="00280DE8"/>
    <w:rsid w:val="00281314"/>
    <w:rsid w:val="002816E1"/>
    <w:rsid w:val="002817F2"/>
    <w:rsid w:val="00282259"/>
    <w:rsid w:val="00282678"/>
    <w:rsid w:val="00283197"/>
    <w:rsid w:val="002831AF"/>
    <w:rsid w:val="002838C8"/>
    <w:rsid w:val="00283F3A"/>
    <w:rsid w:val="00286FDF"/>
    <w:rsid w:val="00287311"/>
    <w:rsid w:val="002904B7"/>
    <w:rsid w:val="0029175D"/>
    <w:rsid w:val="002931B0"/>
    <w:rsid w:val="002937DE"/>
    <w:rsid w:val="0029427C"/>
    <w:rsid w:val="002955E7"/>
    <w:rsid w:val="002957ED"/>
    <w:rsid w:val="002957FD"/>
    <w:rsid w:val="002964A8"/>
    <w:rsid w:val="002974B5"/>
    <w:rsid w:val="00297799"/>
    <w:rsid w:val="002A0241"/>
    <w:rsid w:val="002A15F2"/>
    <w:rsid w:val="002A1903"/>
    <w:rsid w:val="002A1A85"/>
    <w:rsid w:val="002A1EC6"/>
    <w:rsid w:val="002A260B"/>
    <w:rsid w:val="002A3E61"/>
    <w:rsid w:val="002A44CA"/>
    <w:rsid w:val="002A4B9A"/>
    <w:rsid w:val="002A4C22"/>
    <w:rsid w:val="002A4F65"/>
    <w:rsid w:val="002A5654"/>
    <w:rsid w:val="002A5921"/>
    <w:rsid w:val="002A6520"/>
    <w:rsid w:val="002A6B75"/>
    <w:rsid w:val="002A6CB9"/>
    <w:rsid w:val="002B047A"/>
    <w:rsid w:val="002B0697"/>
    <w:rsid w:val="002B1309"/>
    <w:rsid w:val="002B14E7"/>
    <w:rsid w:val="002B2297"/>
    <w:rsid w:val="002B4C3C"/>
    <w:rsid w:val="002B5114"/>
    <w:rsid w:val="002B53B1"/>
    <w:rsid w:val="002B54AD"/>
    <w:rsid w:val="002B74BE"/>
    <w:rsid w:val="002B7987"/>
    <w:rsid w:val="002B7A25"/>
    <w:rsid w:val="002C01D2"/>
    <w:rsid w:val="002C2831"/>
    <w:rsid w:val="002C4BAF"/>
    <w:rsid w:val="002C51F3"/>
    <w:rsid w:val="002C5966"/>
    <w:rsid w:val="002C5A2B"/>
    <w:rsid w:val="002C6059"/>
    <w:rsid w:val="002C7D0B"/>
    <w:rsid w:val="002D073E"/>
    <w:rsid w:val="002D50A9"/>
    <w:rsid w:val="002D598D"/>
    <w:rsid w:val="002D61E4"/>
    <w:rsid w:val="002D6E6B"/>
    <w:rsid w:val="002D7302"/>
    <w:rsid w:val="002E080D"/>
    <w:rsid w:val="002E09DB"/>
    <w:rsid w:val="002E17CE"/>
    <w:rsid w:val="002E18D9"/>
    <w:rsid w:val="002E2496"/>
    <w:rsid w:val="002E25DB"/>
    <w:rsid w:val="002E275B"/>
    <w:rsid w:val="002E2DE1"/>
    <w:rsid w:val="002E31E3"/>
    <w:rsid w:val="002E4DF4"/>
    <w:rsid w:val="002E4FE7"/>
    <w:rsid w:val="002E5272"/>
    <w:rsid w:val="002E67A0"/>
    <w:rsid w:val="002E6D1C"/>
    <w:rsid w:val="002E762B"/>
    <w:rsid w:val="002E767E"/>
    <w:rsid w:val="002F1FB8"/>
    <w:rsid w:val="002F27CC"/>
    <w:rsid w:val="002F3F9B"/>
    <w:rsid w:val="002F421B"/>
    <w:rsid w:val="002F42DE"/>
    <w:rsid w:val="002F48D4"/>
    <w:rsid w:val="002F4A3F"/>
    <w:rsid w:val="002F660F"/>
    <w:rsid w:val="002F6BA5"/>
    <w:rsid w:val="002F6F6F"/>
    <w:rsid w:val="002F7653"/>
    <w:rsid w:val="002F767F"/>
    <w:rsid w:val="002F78C8"/>
    <w:rsid w:val="002F7C2A"/>
    <w:rsid w:val="00301D76"/>
    <w:rsid w:val="00301F3C"/>
    <w:rsid w:val="00302047"/>
    <w:rsid w:val="00302422"/>
    <w:rsid w:val="00303B7D"/>
    <w:rsid w:val="00303E51"/>
    <w:rsid w:val="0030458A"/>
    <w:rsid w:val="00305584"/>
    <w:rsid w:val="003105EC"/>
    <w:rsid w:val="00311534"/>
    <w:rsid w:val="00311B8F"/>
    <w:rsid w:val="00312800"/>
    <w:rsid w:val="00312BC9"/>
    <w:rsid w:val="003131DC"/>
    <w:rsid w:val="0031371B"/>
    <w:rsid w:val="00313A9B"/>
    <w:rsid w:val="00315349"/>
    <w:rsid w:val="00315505"/>
    <w:rsid w:val="00315870"/>
    <w:rsid w:val="0031673C"/>
    <w:rsid w:val="00320ECC"/>
    <w:rsid w:val="00322705"/>
    <w:rsid w:val="00322A7E"/>
    <w:rsid w:val="00322C61"/>
    <w:rsid w:val="003230E2"/>
    <w:rsid w:val="003240AB"/>
    <w:rsid w:val="00324133"/>
    <w:rsid w:val="00324901"/>
    <w:rsid w:val="00324C44"/>
    <w:rsid w:val="00324E34"/>
    <w:rsid w:val="00324EFC"/>
    <w:rsid w:val="00325D5F"/>
    <w:rsid w:val="00326441"/>
    <w:rsid w:val="00326F9E"/>
    <w:rsid w:val="00327349"/>
    <w:rsid w:val="0032752C"/>
    <w:rsid w:val="0032772B"/>
    <w:rsid w:val="00327B3A"/>
    <w:rsid w:val="00330EA1"/>
    <w:rsid w:val="003311A1"/>
    <w:rsid w:val="0033321F"/>
    <w:rsid w:val="00333262"/>
    <w:rsid w:val="00333656"/>
    <w:rsid w:val="00333775"/>
    <w:rsid w:val="00334F19"/>
    <w:rsid w:val="00335E8F"/>
    <w:rsid w:val="0033646A"/>
    <w:rsid w:val="003365E6"/>
    <w:rsid w:val="0033717B"/>
    <w:rsid w:val="003376BF"/>
    <w:rsid w:val="003410F0"/>
    <w:rsid w:val="00341F78"/>
    <w:rsid w:val="0034200A"/>
    <w:rsid w:val="00342176"/>
    <w:rsid w:val="00342200"/>
    <w:rsid w:val="00342F92"/>
    <w:rsid w:val="00343D59"/>
    <w:rsid w:val="00344190"/>
    <w:rsid w:val="0034574A"/>
    <w:rsid w:val="00347631"/>
    <w:rsid w:val="0034779B"/>
    <w:rsid w:val="003502B8"/>
    <w:rsid w:val="00350B24"/>
    <w:rsid w:val="00350E66"/>
    <w:rsid w:val="00352275"/>
    <w:rsid w:val="00352A08"/>
    <w:rsid w:val="003530D3"/>
    <w:rsid w:val="00354508"/>
    <w:rsid w:val="003558DC"/>
    <w:rsid w:val="003561A3"/>
    <w:rsid w:val="00356B6D"/>
    <w:rsid w:val="00356CF4"/>
    <w:rsid w:val="003578B0"/>
    <w:rsid w:val="00357D85"/>
    <w:rsid w:val="00360608"/>
    <w:rsid w:val="00360971"/>
    <w:rsid w:val="00360E1B"/>
    <w:rsid w:val="0036157A"/>
    <w:rsid w:val="003618E4"/>
    <w:rsid w:val="0036208C"/>
    <w:rsid w:val="00362C41"/>
    <w:rsid w:val="00362C88"/>
    <w:rsid w:val="00363444"/>
    <w:rsid w:val="00365A0E"/>
    <w:rsid w:val="00365D35"/>
    <w:rsid w:val="00365E94"/>
    <w:rsid w:val="00366993"/>
    <w:rsid w:val="00366C45"/>
    <w:rsid w:val="00367094"/>
    <w:rsid w:val="0036746F"/>
    <w:rsid w:val="00367759"/>
    <w:rsid w:val="0037030D"/>
    <w:rsid w:val="00370CA8"/>
    <w:rsid w:val="0037158E"/>
    <w:rsid w:val="0037237F"/>
    <w:rsid w:val="003726E5"/>
    <w:rsid w:val="00373142"/>
    <w:rsid w:val="00373520"/>
    <w:rsid w:val="0037364A"/>
    <w:rsid w:val="00374F80"/>
    <w:rsid w:val="00375249"/>
    <w:rsid w:val="00375F4B"/>
    <w:rsid w:val="003760FD"/>
    <w:rsid w:val="00376704"/>
    <w:rsid w:val="00376F53"/>
    <w:rsid w:val="00380044"/>
    <w:rsid w:val="00380890"/>
    <w:rsid w:val="00380B04"/>
    <w:rsid w:val="00380F9F"/>
    <w:rsid w:val="00381295"/>
    <w:rsid w:val="00381D76"/>
    <w:rsid w:val="003821EB"/>
    <w:rsid w:val="003823F5"/>
    <w:rsid w:val="00383A88"/>
    <w:rsid w:val="00383AC7"/>
    <w:rsid w:val="00383ADB"/>
    <w:rsid w:val="003860C5"/>
    <w:rsid w:val="00386471"/>
    <w:rsid w:val="00386F69"/>
    <w:rsid w:val="0038704D"/>
    <w:rsid w:val="00387B9E"/>
    <w:rsid w:val="00390BB3"/>
    <w:rsid w:val="00391C89"/>
    <w:rsid w:val="00392B0F"/>
    <w:rsid w:val="00392F73"/>
    <w:rsid w:val="00394B98"/>
    <w:rsid w:val="003954E9"/>
    <w:rsid w:val="00395F40"/>
    <w:rsid w:val="003968A2"/>
    <w:rsid w:val="00397389"/>
    <w:rsid w:val="0039770C"/>
    <w:rsid w:val="003979F1"/>
    <w:rsid w:val="003A046B"/>
    <w:rsid w:val="003A05C1"/>
    <w:rsid w:val="003A0A8D"/>
    <w:rsid w:val="003A0B08"/>
    <w:rsid w:val="003A0D01"/>
    <w:rsid w:val="003A1039"/>
    <w:rsid w:val="003A1757"/>
    <w:rsid w:val="003A2B87"/>
    <w:rsid w:val="003A2FB7"/>
    <w:rsid w:val="003A350A"/>
    <w:rsid w:val="003A40AB"/>
    <w:rsid w:val="003A449B"/>
    <w:rsid w:val="003B0E9A"/>
    <w:rsid w:val="003B1385"/>
    <w:rsid w:val="003B13E4"/>
    <w:rsid w:val="003B2413"/>
    <w:rsid w:val="003B32AD"/>
    <w:rsid w:val="003B4BEB"/>
    <w:rsid w:val="003B4D7E"/>
    <w:rsid w:val="003B645E"/>
    <w:rsid w:val="003B6935"/>
    <w:rsid w:val="003B6F53"/>
    <w:rsid w:val="003B78F1"/>
    <w:rsid w:val="003B7A11"/>
    <w:rsid w:val="003C297C"/>
    <w:rsid w:val="003C29BC"/>
    <w:rsid w:val="003C32F0"/>
    <w:rsid w:val="003C3568"/>
    <w:rsid w:val="003C3728"/>
    <w:rsid w:val="003C37A6"/>
    <w:rsid w:val="003C3BA9"/>
    <w:rsid w:val="003C4291"/>
    <w:rsid w:val="003C4886"/>
    <w:rsid w:val="003C497A"/>
    <w:rsid w:val="003C4E69"/>
    <w:rsid w:val="003C5B5C"/>
    <w:rsid w:val="003C6FB5"/>
    <w:rsid w:val="003C7047"/>
    <w:rsid w:val="003C76C8"/>
    <w:rsid w:val="003D094A"/>
    <w:rsid w:val="003D1CB4"/>
    <w:rsid w:val="003D1DF9"/>
    <w:rsid w:val="003D1FC3"/>
    <w:rsid w:val="003D2867"/>
    <w:rsid w:val="003D37E3"/>
    <w:rsid w:val="003D3934"/>
    <w:rsid w:val="003D4424"/>
    <w:rsid w:val="003D4BD8"/>
    <w:rsid w:val="003D5446"/>
    <w:rsid w:val="003D6F26"/>
    <w:rsid w:val="003D7E8B"/>
    <w:rsid w:val="003E01FE"/>
    <w:rsid w:val="003E0581"/>
    <w:rsid w:val="003E08A5"/>
    <w:rsid w:val="003E1503"/>
    <w:rsid w:val="003E262B"/>
    <w:rsid w:val="003E4224"/>
    <w:rsid w:val="003E4F02"/>
    <w:rsid w:val="003E5727"/>
    <w:rsid w:val="003E59AA"/>
    <w:rsid w:val="003E60D7"/>
    <w:rsid w:val="003E7E0F"/>
    <w:rsid w:val="003F094F"/>
    <w:rsid w:val="003F0D7E"/>
    <w:rsid w:val="003F1731"/>
    <w:rsid w:val="003F27AE"/>
    <w:rsid w:val="003F2BEA"/>
    <w:rsid w:val="003F2C69"/>
    <w:rsid w:val="003F38DA"/>
    <w:rsid w:val="003F3F41"/>
    <w:rsid w:val="003F50D2"/>
    <w:rsid w:val="003F51ED"/>
    <w:rsid w:val="003F55F6"/>
    <w:rsid w:val="003F6B61"/>
    <w:rsid w:val="0040003E"/>
    <w:rsid w:val="00400F6C"/>
    <w:rsid w:val="0040149E"/>
    <w:rsid w:val="00402551"/>
    <w:rsid w:val="00402A2E"/>
    <w:rsid w:val="00404364"/>
    <w:rsid w:val="0040449B"/>
    <w:rsid w:val="00404F08"/>
    <w:rsid w:val="00406A40"/>
    <w:rsid w:val="00407303"/>
    <w:rsid w:val="004074F3"/>
    <w:rsid w:val="00411B09"/>
    <w:rsid w:val="00412D1F"/>
    <w:rsid w:val="00414663"/>
    <w:rsid w:val="004148AE"/>
    <w:rsid w:val="00414E5B"/>
    <w:rsid w:val="0041587F"/>
    <w:rsid w:val="00415D98"/>
    <w:rsid w:val="004203B3"/>
    <w:rsid w:val="00420624"/>
    <w:rsid w:val="0042062E"/>
    <w:rsid w:val="00420CA7"/>
    <w:rsid w:val="004210CE"/>
    <w:rsid w:val="00422DB6"/>
    <w:rsid w:val="00423851"/>
    <w:rsid w:val="0042390E"/>
    <w:rsid w:val="00424B47"/>
    <w:rsid w:val="0042555E"/>
    <w:rsid w:val="0042619D"/>
    <w:rsid w:val="00426D63"/>
    <w:rsid w:val="00426D9D"/>
    <w:rsid w:val="00427868"/>
    <w:rsid w:val="0043006C"/>
    <w:rsid w:val="004325F5"/>
    <w:rsid w:val="004368EC"/>
    <w:rsid w:val="00436D40"/>
    <w:rsid w:val="00437C1C"/>
    <w:rsid w:val="00440C9F"/>
    <w:rsid w:val="00442FC3"/>
    <w:rsid w:val="00445615"/>
    <w:rsid w:val="004458EE"/>
    <w:rsid w:val="00446C15"/>
    <w:rsid w:val="00446E09"/>
    <w:rsid w:val="004470EF"/>
    <w:rsid w:val="00447224"/>
    <w:rsid w:val="004476BD"/>
    <w:rsid w:val="0045077F"/>
    <w:rsid w:val="0045178F"/>
    <w:rsid w:val="004521AC"/>
    <w:rsid w:val="00453129"/>
    <w:rsid w:val="004540BB"/>
    <w:rsid w:val="0045412D"/>
    <w:rsid w:val="004552B5"/>
    <w:rsid w:val="004555D8"/>
    <w:rsid w:val="00455B14"/>
    <w:rsid w:val="00455C9F"/>
    <w:rsid w:val="004575A2"/>
    <w:rsid w:val="004579AD"/>
    <w:rsid w:val="00460360"/>
    <w:rsid w:val="004606B9"/>
    <w:rsid w:val="00460AB5"/>
    <w:rsid w:val="004610B5"/>
    <w:rsid w:val="004628E0"/>
    <w:rsid w:val="00462F67"/>
    <w:rsid w:val="004635F1"/>
    <w:rsid w:val="0046367D"/>
    <w:rsid w:val="0046506D"/>
    <w:rsid w:val="004657B7"/>
    <w:rsid w:val="00465B8B"/>
    <w:rsid w:val="00465C50"/>
    <w:rsid w:val="004669FD"/>
    <w:rsid w:val="004674C8"/>
    <w:rsid w:val="0047013C"/>
    <w:rsid w:val="0047170D"/>
    <w:rsid w:val="004719CC"/>
    <w:rsid w:val="00471FFA"/>
    <w:rsid w:val="00472049"/>
    <w:rsid w:val="0047265F"/>
    <w:rsid w:val="0047274F"/>
    <w:rsid w:val="0047335D"/>
    <w:rsid w:val="00473710"/>
    <w:rsid w:val="004738F9"/>
    <w:rsid w:val="00474159"/>
    <w:rsid w:val="00474258"/>
    <w:rsid w:val="00475217"/>
    <w:rsid w:val="0047522F"/>
    <w:rsid w:val="00475C65"/>
    <w:rsid w:val="00476A80"/>
    <w:rsid w:val="00477622"/>
    <w:rsid w:val="0048070B"/>
    <w:rsid w:val="00480D09"/>
    <w:rsid w:val="00480E49"/>
    <w:rsid w:val="00480E80"/>
    <w:rsid w:val="00481582"/>
    <w:rsid w:val="00481EBA"/>
    <w:rsid w:val="004823E4"/>
    <w:rsid w:val="00483ED1"/>
    <w:rsid w:val="00484301"/>
    <w:rsid w:val="004857F5"/>
    <w:rsid w:val="00485E25"/>
    <w:rsid w:val="004873A4"/>
    <w:rsid w:val="00487699"/>
    <w:rsid w:val="0048777E"/>
    <w:rsid w:val="00487BCF"/>
    <w:rsid w:val="0049076E"/>
    <w:rsid w:val="00490CED"/>
    <w:rsid w:val="00492926"/>
    <w:rsid w:val="004936D0"/>
    <w:rsid w:val="004947FD"/>
    <w:rsid w:val="00494DA3"/>
    <w:rsid w:val="00494EEA"/>
    <w:rsid w:val="0049508A"/>
    <w:rsid w:val="0049614A"/>
    <w:rsid w:val="00497C4E"/>
    <w:rsid w:val="004A44E9"/>
    <w:rsid w:val="004A48C2"/>
    <w:rsid w:val="004A508C"/>
    <w:rsid w:val="004A509D"/>
    <w:rsid w:val="004A5E08"/>
    <w:rsid w:val="004B05E8"/>
    <w:rsid w:val="004B09C6"/>
    <w:rsid w:val="004B1E8E"/>
    <w:rsid w:val="004B1F9E"/>
    <w:rsid w:val="004B38BC"/>
    <w:rsid w:val="004B3F00"/>
    <w:rsid w:val="004B46A6"/>
    <w:rsid w:val="004B5912"/>
    <w:rsid w:val="004B66B9"/>
    <w:rsid w:val="004B6F89"/>
    <w:rsid w:val="004B74E9"/>
    <w:rsid w:val="004C0745"/>
    <w:rsid w:val="004C25FE"/>
    <w:rsid w:val="004C2772"/>
    <w:rsid w:val="004C29F2"/>
    <w:rsid w:val="004C4021"/>
    <w:rsid w:val="004C46BC"/>
    <w:rsid w:val="004C62E2"/>
    <w:rsid w:val="004C666E"/>
    <w:rsid w:val="004C6B82"/>
    <w:rsid w:val="004C6BE8"/>
    <w:rsid w:val="004C74AD"/>
    <w:rsid w:val="004C7980"/>
    <w:rsid w:val="004C7F92"/>
    <w:rsid w:val="004D0363"/>
    <w:rsid w:val="004D222E"/>
    <w:rsid w:val="004D35C9"/>
    <w:rsid w:val="004D382F"/>
    <w:rsid w:val="004D5E5F"/>
    <w:rsid w:val="004D5E66"/>
    <w:rsid w:val="004D6742"/>
    <w:rsid w:val="004D6DA8"/>
    <w:rsid w:val="004D7818"/>
    <w:rsid w:val="004D7F7D"/>
    <w:rsid w:val="004E0524"/>
    <w:rsid w:val="004E0B61"/>
    <w:rsid w:val="004E17F3"/>
    <w:rsid w:val="004E2B4B"/>
    <w:rsid w:val="004E2C51"/>
    <w:rsid w:val="004E2F22"/>
    <w:rsid w:val="004E3111"/>
    <w:rsid w:val="004E50F2"/>
    <w:rsid w:val="004E565E"/>
    <w:rsid w:val="004E5DFD"/>
    <w:rsid w:val="004E5ECE"/>
    <w:rsid w:val="004E5FEC"/>
    <w:rsid w:val="004E70D7"/>
    <w:rsid w:val="004E79E1"/>
    <w:rsid w:val="004F3ABC"/>
    <w:rsid w:val="004F3FAC"/>
    <w:rsid w:val="004F4A9E"/>
    <w:rsid w:val="004F73B5"/>
    <w:rsid w:val="004F7AA7"/>
    <w:rsid w:val="00501351"/>
    <w:rsid w:val="00501731"/>
    <w:rsid w:val="00502330"/>
    <w:rsid w:val="00502DAB"/>
    <w:rsid w:val="00503588"/>
    <w:rsid w:val="00503D56"/>
    <w:rsid w:val="00506022"/>
    <w:rsid w:val="00507765"/>
    <w:rsid w:val="00507967"/>
    <w:rsid w:val="00510662"/>
    <w:rsid w:val="00511FE4"/>
    <w:rsid w:val="00512B2E"/>
    <w:rsid w:val="00512F51"/>
    <w:rsid w:val="0051346D"/>
    <w:rsid w:val="00515886"/>
    <w:rsid w:val="0051783D"/>
    <w:rsid w:val="00517A53"/>
    <w:rsid w:val="00517CD3"/>
    <w:rsid w:val="00517FF3"/>
    <w:rsid w:val="005204A6"/>
    <w:rsid w:val="005208D7"/>
    <w:rsid w:val="00520E83"/>
    <w:rsid w:val="0052114C"/>
    <w:rsid w:val="00521152"/>
    <w:rsid w:val="0052189B"/>
    <w:rsid w:val="00521C30"/>
    <w:rsid w:val="00522D2F"/>
    <w:rsid w:val="00524527"/>
    <w:rsid w:val="00524759"/>
    <w:rsid w:val="0052476E"/>
    <w:rsid w:val="005251E9"/>
    <w:rsid w:val="00525938"/>
    <w:rsid w:val="005265A8"/>
    <w:rsid w:val="00526DA9"/>
    <w:rsid w:val="00526FB1"/>
    <w:rsid w:val="0053040E"/>
    <w:rsid w:val="00530FB8"/>
    <w:rsid w:val="00531A03"/>
    <w:rsid w:val="0053227E"/>
    <w:rsid w:val="00533C47"/>
    <w:rsid w:val="00533EEF"/>
    <w:rsid w:val="005342EC"/>
    <w:rsid w:val="00535736"/>
    <w:rsid w:val="00535B26"/>
    <w:rsid w:val="005367D7"/>
    <w:rsid w:val="00537555"/>
    <w:rsid w:val="00537C6E"/>
    <w:rsid w:val="00540C0C"/>
    <w:rsid w:val="00541718"/>
    <w:rsid w:val="005432A8"/>
    <w:rsid w:val="00543B5A"/>
    <w:rsid w:val="00543DA0"/>
    <w:rsid w:val="0054477A"/>
    <w:rsid w:val="005449E3"/>
    <w:rsid w:val="0054552E"/>
    <w:rsid w:val="0054612C"/>
    <w:rsid w:val="00546900"/>
    <w:rsid w:val="0055010D"/>
    <w:rsid w:val="005509A3"/>
    <w:rsid w:val="00552249"/>
    <w:rsid w:val="00552CFD"/>
    <w:rsid w:val="0055313F"/>
    <w:rsid w:val="00553CA2"/>
    <w:rsid w:val="00554E85"/>
    <w:rsid w:val="0055508C"/>
    <w:rsid w:val="005553DF"/>
    <w:rsid w:val="00557C9B"/>
    <w:rsid w:val="00557F13"/>
    <w:rsid w:val="00560287"/>
    <w:rsid w:val="005604F6"/>
    <w:rsid w:val="00560F4D"/>
    <w:rsid w:val="005610D1"/>
    <w:rsid w:val="00562730"/>
    <w:rsid w:val="00562821"/>
    <w:rsid w:val="005631DC"/>
    <w:rsid w:val="00564577"/>
    <w:rsid w:val="00564F91"/>
    <w:rsid w:val="00567AAA"/>
    <w:rsid w:val="00567D6C"/>
    <w:rsid w:val="00567F64"/>
    <w:rsid w:val="0057001F"/>
    <w:rsid w:val="005701FE"/>
    <w:rsid w:val="0057041A"/>
    <w:rsid w:val="0057064A"/>
    <w:rsid w:val="005711D3"/>
    <w:rsid w:val="00572000"/>
    <w:rsid w:val="0057266B"/>
    <w:rsid w:val="00572A8E"/>
    <w:rsid w:val="00573C3C"/>
    <w:rsid w:val="00573EE3"/>
    <w:rsid w:val="00575335"/>
    <w:rsid w:val="00575512"/>
    <w:rsid w:val="00575AB3"/>
    <w:rsid w:val="00576026"/>
    <w:rsid w:val="0057676C"/>
    <w:rsid w:val="0057775D"/>
    <w:rsid w:val="00580CBD"/>
    <w:rsid w:val="00581B84"/>
    <w:rsid w:val="00581F06"/>
    <w:rsid w:val="005831EE"/>
    <w:rsid w:val="005833F9"/>
    <w:rsid w:val="00583520"/>
    <w:rsid w:val="00583ADC"/>
    <w:rsid w:val="00583EDC"/>
    <w:rsid w:val="005840B3"/>
    <w:rsid w:val="0058425E"/>
    <w:rsid w:val="0058460D"/>
    <w:rsid w:val="00584D4F"/>
    <w:rsid w:val="0058641E"/>
    <w:rsid w:val="0058796A"/>
    <w:rsid w:val="00587E8D"/>
    <w:rsid w:val="005924B1"/>
    <w:rsid w:val="00593210"/>
    <w:rsid w:val="00593A60"/>
    <w:rsid w:val="00594F6A"/>
    <w:rsid w:val="00596903"/>
    <w:rsid w:val="005979D9"/>
    <w:rsid w:val="005A0569"/>
    <w:rsid w:val="005A1A3A"/>
    <w:rsid w:val="005A1D28"/>
    <w:rsid w:val="005A2710"/>
    <w:rsid w:val="005A2842"/>
    <w:rsid w:val="005A294B"/>
    <w:rsid w:val="005A381F"/>
    <w:rsid w:val="005A3868"/>
    <w:rsid w:val="005A4085"/>
    <w:rsid w:val="005A41E1"/>
    <w:rsid w:val="005A482C"/>
    <w:rsid w:val="005A4CCE"/>
    <w:rsid w:val="005A52B7"/>
    <w:rsid w:val="005A5A30"/>
    <w:rsid w:val="005A5EFC"/>
    <w:rsid w:val="005A65AC"/>
    <w:rsid w:val="005A68E4"/>
    <w:rsid w:val="005B0597"/>
    <w:rsid w:val="005B0621"/>
    <w:rsid w:val="005B1240"/>
    <w:rsid w:val="005B1B23"/>
    <w:rsid w:val="005B1E72"/>
    <w:rsid w:val="005B2CB8"/>
    <w:rsid w:val="005B31E5"/>
    <w:rsid w:val="005B4DAD"/>
    <w:rsid w:val="005B4F7C"/>
    <w:rsid w:val="005B6163"/>
    <w:rsid w:val="005B6C52"/>
    <w:rsid w:val="005B6D53"/>
    <w:rsid w:val="005C10F2"/>
    <w:rsid w:val="005C1BEE"/>
    <w:rsid w:val="005C1CC0"/>
    <w:rsid w:val="005C3388"/>
    <w:rsid w:val="005C3703"/>
    <w:rsid w:val="005C3989"/>
    <w:rsid w:val="005C3D72"/>
    <w:rsid w:val="005C3EC1"/>
    <w:rsid w:val="005C5775"/>
    <w:rsid w:val="005C687A"/>
    <w:rsid w:val="005D0EFB"/>
    <w:rsid w:val="005D0F2A"/>
    <w:rsid w:val="005D1322"/>
    <w:rsid w:val="005D184C"/>
    <w:rsid w:val="005D184D"/>
    <w:rsid w:val="005D1C9A"/>
    <w:rsid w:val="005D2110"/>
    <w:rsid w:val="005D3426"/>
    <w:rsid w:val="005D4117"/>
    <w:rsid w:val="005D5196"/>
    <w:rsid w:val="005D53F9"/>
    <w:rsid w:val="005D77AE"/>
    <w:rsid w:val="005E0540"/>
    <w:rsid w:val="005E05AF"/>
    <w:rsid w:val="005E1910"/>
    <w:rsid w:val="005E1DF0"/>
    <w:rsid w:val="005E1F45"/>
    <w:rsid w:val="005E2C31"/>
    <w:rsid w:val="005E400E"/>
    <w:rsid w:val="005E4605"/>
    <w:rsid w:val="005E475D"/>
    <w:rsid w:val="005E4F17"/>
    <w:rsid w:val="005E50BE"/>
    <w:rsid w:val="005E54BD"/>
    <w:rsid w:val="005E5788"/>
    <w:rsid w:val="005E5DAE"/>
    <w:rsid w:val="005E63F7"/>
    <w:rsid w:val="005E680D"/>
    <w:rsid w:val="005E701B"/>
    <w:rsid w:val="005E7023"/>
    <w:rsid w:val="005E72AB"/>
    <w:rsid w:val="005F0604"/>
    <w:rsid w:val="005F0E6E"/>
    <w:rsid w:val="005F19A3"/>
    <w:rsid w:val="005F3557"/>
    <w:rsid w:val="005F3BD0"/>
    <w:rsid w:val="005F3EC0"/>
    <w:rsid w:val="005F4812"/>
    <w:rsid w:val="005F4C68"/>
    <w:rsid w:val="005F591A"/>
    <w:rsid w:val="005F7205"/>
    <w:rsid w:val="005F74FE"/>
    <w:rsid w:val="005F7543"/>
    <w:rsid w:val="00600271"/>
    <w:rsid w:val="006004D8"/>
    <w:rsid w:val="006008AA"/>
    <w:rsid w:val="006014C8"/>
    <w:rsid w:val="00601633"/>
    <w:rsid w:val="00601CE8"/>
    <w:rsid w:val="00603477"/>
    <w:rsid w:val="00603BFD"/>
    <w:rsid w:val="00605660"/>
    <w:rsid w:val="00606B05"/>
    <w:rsid w:val="00606CEC"/>
    <w:rsid w:val="00606DC5"/>
    <w:rsid w:val="00606ECC"/>
    <w:rsid w:val="00606F8C"/>
    <w:rsid w:val="00610E53"/>
    <w:rsid w:val="00611088"/>
    <w:rsid w:val="00611103"/>
    <w:rsid w:val="00611886"/>
    <w:rsid w:val="0061285B"/>
    <w:rsid w:val="00612C49"/>
    <w:rsid w:val="006149BF"/>
    <w:rsid w:val="00615152"/>
    <w:rsid w:val="00615B6F"/>
    <w:rsid w:val="00617A71"/>
    <w:rsid w:val="00617B36"/>
    <w:rsid w:val="00620167"/>
    <w:rsid w:val="006202BD"/>
    <w:rsid w:val="00622994"/>
    <w:rsid w:val="00623532"/>
    <w:rsid w:val="00623BB2"/>
    <w:rsid w:val="00624811"/>
    <w:rsid w:val="00624A6C"/>
    <w:rsid w:val="00625094"/>
    <w:rsid w:val="00625E9A"/>
    <w:rsid w:val="00626EDC"/>
    <w:rsid w:val="00631D95"/>
    <w:rsid w:val="00631F19"/>
    <w:rsid w:val="006320AC"/>
    <w:rsid w:val="006323DF"/>
    <w:rsid w:val="0063270F"/>
    <w:rsid w:val="006339E4"/>
    <w:rsid w:val="006340DD"/>
    <w:rsid w:val="00634265"/>
    <w:rsid w:val="00634FB0"/>
    <w:rsid w:val="00635113"/>
    <w:rsid w:val="00635612"/>
    <w:rsid w:val="00635821"/>
    <w:rsid w:val="00636523"/>
    <w:rsid w:val="00636C14"/>
    <w:rsid w:val="00637ED4"/>
    <w:rsid w:val="00641A1D"/>
    <w:rsid w:val="00641A8C"/>
    <w:rsid w:val="00641B3E"/>
    <w:rsid w:val="00643477"/>
    <w:rsid w:val="00643894"/>
    <w:rsid w:val="006440AC"/>
    <w:rsid w:val="006443A1"/>
    <w:rsid w:val="0064675D"/>
    <w:rsid w:val="00647610"/>
    <w:rsid w:val="006512B9"/>
    <w:rsid w:val="006517CD"/>
    <w:rsid w:val="00651EDD"/>
    <w:rsid w:val="006520EE"/>
    <w:rsid w:val="00652424"/>
    <w:rsid w:val="0065325F"/>
    <w:rsid w:val="00653C92"/>
    <w:rsid w:val="00653C96"/>
    <w:rsid w:val="00653E82"/>
    <w:rsid w:val="0065410B"/>
    <w:rsid w:val="00654283"/>
    <w:rsid w:val="00654997"/>
    <w:rsid w:val="00655BD5"/>
    <w:rsid w:val="00655F93"/>
    <w:rsid w:val="00656195"/>
    <w:rsid w:val="0065721E"/>
    <w:rsid w:val="0066077E"/>
    <w:rsid w:val="00660A83"/>
    <w:rsid w:val="006613A2"/>
    <w:rsid w:val="00661588"/>
    <w:rsid w:val="00662268"/>
    <w:rsid w:val="00665391"/>
    <w:rsid w:val="00665652"/>
    <w:rsid w:val="006656FE"/>
    <w:rsid w:val="006662A1"/>
    <w:rsid w:val="00666D50"/>
    <w:rsid w:val="0067016A"/>
    <w:rsid w:val="0067152C"/>
    <w:rsid w:val="00671C90"/>
    <w:rsid w:val="0067204D"/>
    <w:rsid w:val="006721E4"/>
    <w:rsid w:val="00673F78"/>
    <w:rsid w:val="0067590D"/>
    <w:rsid w:val="00675FBC"/>
    <w:rsid w:val="006763E4"/>
    <w:rsid w:val="00676CD7"/>
    <w:rsid w:val="00680309"/>
    <w:rsid w:val="00680919"/>
    <w:rsid w:val="006812F9"/>
    <w:rsid w:val="00683513"/>
    <w:rsid w:val="006839B1"/>
    <w:rsid w:val="00683DA3"/>
    <w:rsid w:val="006849DA"/>
    <w:rsid w:val="00684AA4"/>
    <w:rsid w:val="00684C21"/>
    <w:rsid w:val="00684D23"/>
    <w:rsid w:val="00685599"/>
    <w:rsid w:val="00686901"/>
    <w:rsid w:val="006873B5"/>
    <w:rsid w:val="006878A9"/>
    <w:rsid w:val="00687A19"/>
    <w:rsid w:val="00690541"/>
    <w:rsid w:val="00690D4C"/>
    <w:rsid w:val="00690DBE"/>
    <w:rsid w:val="00690DCE"/>
    <w:rsid w:val="00691924"/>
    <w:rsid w:val="00691F75"/>
    <w:rsid w:val="0069244C"/>
    <w:rsid w:val="00692710"/>
    <w:rsid w:val="00693DEF"/>
    <w:rsid w:val="006945EA"/>
    <w:rsid w:val="00695597"/>
    <w:rsid w:val="00697D42"/>
    <w:rsid w:val="006A011C"/>
    <w:rsid w:val="006A040B"/>
    <w:rsid w:val="006A0AE7"/>
    <w:rsid w:val="006A167B"/>
    <w:rsid w:val="006A1733"/>
    <w:rsid w:val="006A1820"/>
    <w:rsid w:val="006A1DF4"/>
    <w:rsid w:val="006A1E37"/>
    <w:rsid w:val="006A1F30"/>
    <w:rsid w:val="006A207D"/>
    <w:rsid w:val="006A2586"/>
    <w:rsid w:val="006A3729"/>
    <w:rsid w:val="006A4146"/>
    <w:rsid w:val="006A4202"/>
    <w:rsid w:val="006A4DDF"/>
    <w:rsid w:val="006A4FF7"/>
    <w:rsid w:val="006A6C51"/>
    <w:rsid w:val="006A6C8F"/>
    <w:rsid w:val="006A7EA8"/>
    <w:rsid w:val="006B049B"/>
    <w:rsid w:val="006B0D7A"/>
    <w:rsid w:val="006B23F5"/>
    <w:rsid w:val="006B2487"/>
    <w:rsid w:val="006B24D4"/>
    <w:rsid w:val="006B30B8"/>
    <w:rsid w:val="006B4D3B"/>
    <w:rsid w:val="006B54B1"/>
    <w:rsid w:val="006B658E"/>
    <w:rsid w:val="006B6FB4"/>
    <w:rsid w:val="006B70AA"/>
    <w:rsid w:val="006C085F"/>
    <w:rsid w:val="006C1633"/>
    <w:rsid w:val="006C170E"/>
    <w:rsid w:val="006C1BD3"/>
    <w:rsid w:val="006C1DA4"/>
    <w:rsid w:val="006C1F6F"/>
    <w:rsid w:val="006C3196"/>
    <w:rsid w:val="006C47D0"/>
    <w:rsid w:val="006C5744"/>
    <w:rsid w:val="006C68CB"/>
    <w:rsid w:val="006C6DA1"/>
    <w:rsid w:val="006C6EB1"/>
    <w:rsid w:val="006C7207"/>
    <w:rsid w:val="006C79DE"/>
    <w:rsid w:val="006C7B6E"/>
    <w:rsid w:val="006D0875"/>
    <w:rsid w:val="006D104A"/>
    <w:rsid w:val="006D1330"/>
    <w:rsid w:val="006D13DA"/>
    <w:rsid w:val="006D1917"/>
    <w:rsid w:val="006D1DBF"/>
    <w:rsid w:val="006D2076"/>
    <w:rsid w:val="006D2101"/>
    <w:rsid w:val="006D2B78"/>
    <w:rsid w:val="006D3F4A"/>
    <w:rsid w:val="006D4927"/>
    <w:rsid w:val="006D55DB"/>
    <w:rsid w:val="006D5AC4"/>
    <w:rsid w:val="006D6CE6"/>
    <w:rsid w:val="006D7093"/>
    <w:rsid w:val="006D70A8"/>
    <w:rsid w:val="006E07FD"/>
    <w:rsid w:val="006E1B4E"/>
    <w:rsid w:val="006E2731"/>
    <w:rsid w:val="006E2789"/>
    <w:rsid w:val="006E2C5C"/>
    <w:rsid w:val="006E3D18"/>
    <w:rsid w:val="006E3FD4"/>
    <w:rsid w:val="006E41EF"/>
    <w:rsid w:val="006E4E61"/>
    <w:rsid w:val="006E676D"/>
    <w:rsid w:val="006E6BC6"/>
    <w:rsid w:val="006E6F39"/>
    <w:rsid w:val="006E6F72"/>
    <w:rsid w:val="006E75A1"/>
    <w:rsid w:val="006E7D03"/>
    <w:rsid w:val="006E7DEB"/>
    <w:rsid w:val="006F0488"/>
    <w:rsid w:val="006F0862"/>
    <w:rsid w:val="006F15E4"/>
    <w:rsid w:val="006F22E3"/>
    <w:rsid w:val="006F27BA"/>
    <w:rsid w:val="006F2A5A"/>
    <w:rsid w:val="006F3164"/>
    <w:rsid w:val="006F5332"/>
    <w:rsid w:val="006F5E45"/>
    <w:rsid w:val="006F6EE0"/>
    <w:rsid w:val="006F7353"/>
    <w:rsid w:val="006F78FE"/>
    <w:rsid w:val="00700893"/>
    <w:rsid w:val="0070259A"/>
    <w:rsid w:val="00702811"/>
    <w:rsid w:val="00702887"/>
    <w:rsid w:val="0070348F"/>
    <w:rsid w:val="00704773"/>
    <w:rsid w:val="00704E65"/>
    <w:rsid w:val="00705398"/>
    <w:rsid w:val="0070576B"/>
    <w:rsid w:val="00705C7F"/>
    <w:rsid w:val="00707BE6"/>
    <w:rsid w:val="00710047"/>
    <w:rsid w:val="007108F7"/>
    <w:rsid w:val="00710C2F"/>
    <w:rsid w:val="00711D58"/>
    <w:rsid w:val="0071268C"/>
    <w:rsid w:val="00712870"/>
    <w:rsid w:val="00712E23"/>
    <w:rsid w:val="007132AA"/>
    <w:rsid w:val="007142DE"/>
    <w:rsid w:val="00714970"/>
    <w:rsid w:val="00714A41"/>
    <w:rsid w:val="00714D40"/>
    <w:rsid w:val="00715E6B"/>
    <w:rsid w:val="00715FDE"/>
    <w:rsid w:val="007165B2"/>
    <w:rsid w:val="00716D9E"/>
    <w:rsid w:val="00717A25"/>
    <w:rsid w:val="007201A9"/>
    <w:rsid w:val="00720FCA"/>
    <w:rsid w:val="0072136F"/>
    <w:rsid w:val="00722ABE"/>
    <w:rsid w:val="00722C9D"/>
    <w:rsid w:val="00725399"/>
    <w:rsid w:val="00725CBC"/>
    <w:rsid w:val="00725CFB"/>
    <w:rsid w:val="0072731E"/>
    <w:rsid w:val="00727398"/>
    <w:rsid w:val="0072784E"/>
    <w:rsid w:val="00727D6B"/>
    <w:rsid w:val="0072E3AE"/>
    <w:rsid w:val="007317BF"/>
    <w:rsid w:val="007326FE"/>
    <w:rsid w:val="00733703"/>
    <w:rsid w:val="007339FE"/>
    <w:rsid w:val="00734DCD"/>
    <w:rsid w:val="007362CA"/>
    <w:rsid w:val="00736BC4"/>
    <w:rsid w:val="00736DE6"/>
    <w:rsid w:val="00737555"/>
    <w:rsid w:val="007406C9"/>
    <w:rsid w:val="00740E30"/>
    <w:rsid w:val="0074155D"/>
    <w:rsid w:val="007417A8"/>
    <w:rsid w:val="00741F4A"/>
    <w:rsid w:val="007422FF"/>
    <w:rsid w:val="00742F35"/>
    <w:rsid w:val="007436A8"/>
    <w:rsid w:val="00743DE8"/>
    <w:rsid w:val="00744761"/>
    <w:rsid w:val="007450BF"/>
    <w:rsid w:val="00746412"/>
    <w:rsid w:val="00746D7B"/>
    <w:rsid w:val="007470DF"/>
    <w:rsid w:val="00747D87"/>
    <w:rsid w:val="00750257"/>
    <w:rsid w:val="00750AC1"/>
    <w:rsid w:val="00750B2F"/>
    <w:rsid w:val="00750D8B"/>
    <w:rsid w:val="00750E2E"/>
    <w:rsid w:val="00751028"/>
    <w:rsid w:val="007510EF"/>
    <w:rsid w:val="0075303C"/>
    <w:rsid w:val="007537BB"/>
    <w:rsid w:val="00753852"/>
    <w:rsid w:val="0075405F"/>
    <w:rsid w:val="00754521"/>
    <w:rsid w:val="007547CC"/>
    <w:rsid w:val="00754C04"/>
    <w:rsid w:val="007565C7"/>
    <w:rsid w:val="00756788"/>
    <w:rsid w:val="007568B1"/>
    <w:rsid w:val="00757269"/>
    <w:rsid w:val="00757B81"/>
    <w:rsid w:val="00757CC5"/>
    <w:rsid w:val="00760A5A"/>
    <w:rsid w:val="00760F09"/>
    <w:rsid w:val="00760F41"/>
    <w:rsid w:val="007611F4"/>
    <w:rsid w:val="007616D8"/>
    <w:rsid w:val="00762E0B"/>
    <w:rsid w:val="007631F3"/>
    <w:rsid w:val="00763314"/>
    <w:rsid w:val="00763668"/>
    <w:rsid w:val="007639EE"/>
    <w:rsid w:val="007648C8"/>
    <w:rsid w:val="007650B7"/>
    <w:rsid w:val="00765564"/>
    <w:rsid w:val="00765FD1"/>
    <w:rsid w:val="00766A64"/>
    <w:rsid w:val="00766DDF"/>
    <w:rsid w:val="0076704B"/>
    <w:rsid w:val="007676FC"/>
    <w:rsid w:val="00767A21"/>
    <w:rsid w:val="007707B4"/>
    <w:rsid w:val="00770AF8"/>
    <w:rsid w:val="00770E68"/>
    <w:rsid w:val="007723E4"/>
    <w:rsid w:val="00773CAA"/>
    <w:rsid w:val="0077472E"/>
    <w:rsid w:val="007747C1"/>
    <w:rsid w:val="00775A2C"/>
    <w:rsid w:val="00776250"/>
    <w:rsid w:val="00776393"/>
    <w:rsid w:val="007768F7"/>
    <w:rsid w:val="00776BCB"/>
    <w:rsid w:val="00776D71"/>
    <w:rsid w:val="00777854"/>
    <w:rsid w:val="00777B68"/>
    <w:rsid w:val="00780295"/>
    <w:rsid w:val="007805B6"/>
    <w:rsid w:val="007805D5"/>
    <w:rsid w:val="0078091C"/>
    <w:rsid w:val="00780E01"/>
    <w:rsid w:val="007813C6"/>
    <w:rsid w:val="00781F50"/>
    <w:rsid w:val="00783502"/>
    <w:rsid w:val="007840D5"/>
    <w:rsid w:val="00784379"/>
    <w:rsid w:val="00784A47"/>
    <w:rsid w:val="0078534E"/>
    <w:rsid w:val="007859EA"/>
    <w:rsid w:val="00786B0E"/>
    <w:rsid w:val="00787BE4"/>
    <w:rsid w:val="0079075A"/>
    <w:rsid w:val="00790B4F"/>
    <w:rsid w:val="00790C59"/>
    <w:rsid w:val="00791598"/>
    <w:rsid w:val="00791D32"/>
    <w:rsid w:val="00792166"/>
    <w:rsid w:val="0079225C"/>
    <w:rsid w:val="007929CC"/>
    <w:rsid w:val="00792B71"/>
    <w:rsid w:val="007950B4"/>
    <w:rsid w:val="007958FE"/>
    <w:rsid w:val="00795E03"/>
    <w:rsid w:val="00795E23"/>
    <w:rsid w:val="0079682B"/>
    <w:rsid w:val="00797E86"/>
    <w:rsid w:val="0079CB90"/>
    <w:rsid w:val="007A0176"/>
    <w:rsid w:val="007A1A58"/>
    <w:rsid w:val="007A1D13"/>
    <w:rsid w:val="007A23A9"/>
    <w:rsid w:val="007A29C5"/>
    <w:rsid w:val="007A3A2B"/>
    <w:rsid w:val="007A3D0D"/>
    <w:rsid w:val="007A4BB7"/>
    <w:rsid w:val="007A5A27"/>
    <w:rsid w:val="007A5BE5"/>
    <w:rsid w:val="007A600A"/>
    <w:rsid w:val="007A6516"/>
    <w:rsid w:val="007A6A34"/>
    <w:rsid w:val="007A747F"/>
    <w:rsid w:val="007B13D3"/>
    <w:rsid w:val="007B290B"/>
    <w:rsid w:val="007B2E7B"/>
    <w:rsid w:val="007B3629"/>
    <w:rsid w:val="007B388E"/>
    <w:rsid w:val="007B414C"/>
    <w:rsid w:val="007B47E5"/>
    <w:rsid w:val="007B68B4"/>
    <w:rsid w:val="007B718D"/>
    <w:rsid w:val="007B72FE"/>
    <w:rsid w:val="007B76BD"/>
    <w:rsid w:val="007B78A5"/>
    <w:rsid w:val="007C103E"/>
    <w:rsid w:val="007C1199"/>
    <w:rsid w:val="007C1EE9"/>
    <w:rsid w:val="007C2628"/>
    <w:rsid w:val="007C427F"/>
    <w:rsid w:val="007C6D62"/>
    <w:rsid w:val="007D0959"/>
    <w:rsid w:val="007D16DB"/>
    <w:rsid w:val="007D1D06"/>
    <w:rsid w:val="007D3B82"/>
    <w:rsid w:val="007D3FAA"/>
    <w:rsid w:val="007D4ABB"/>
    <w:rsid w:val="007D4D60"/>
    <w:rsid w:val="007D5F39"/>
    <w:rsid w:val="007D712C"/>
    <w:rsid w:val="007D71B3"/>
    <w:rsid w:val="007D7456"/>
    <w:rsid w:val="007D7AF5"/>
    <w:rsid w:val="007E00B7"/>
    <w:rsid w:val="007E0327"/>
    <w:rsid w:val="007E1420"/>
    <w:rsid w:val="007E1F15"/>
    <w:rsid w:val="007E2B14"/>
    <w:rsid w:val="007E3422"/>
    <w:rsid w:val="007E3886"/>
    <w:rsid w:val="007E3D8E"/>
    <w:rsid w:val="007E3DC0"/>
    <w:rsid w:val="007E3E96"/>
    <w:rsid w:val="007E41D9"/>
    <w:rsid w:val="007E477C"/>
    <w:rsid w:val="007E7062"/>
    <w:rsid w:val="007E7ED9"/>
    <w:rsid w:val="007F000E"/>
    <w:rsid w:val="007F13F6"/>
    <w:rsid w:val="007F1708"/>
    <w:rsid w:val="007F1AAC"/>
    <w:rsid w:val="007F26B3"/>
    <w:rsid w:val="007F2E8F"/>
    <w:rsid w:val="007F3B8F"/>
    <w:rsid w:val="007F433F"/>
    <w:rsid w:val="007F45C4"/>
    <w:rsid w:val="007F4DDA"/>
    <w:rsid w:val="007F4E5E"/>
    <w:rsid w:val="007F60A3"/>
    <w:rsid w:val="007F7ABE"/>
    <w:rsid w:val="007F7C52"/>
    <w:rsid w:val="00800DDC"/>
    <w:rsid w:val="0080107E"/>
    <w:rsid w:val="008027D6"/>
    <w:rsid w:val="00802989"/>
    <w:rsid w:val="00803B68"/>
    <w:rsid w:val="008056AA"/>
    <w:rsid w:val="008057BE"/>
    <w:rsid w:val="00805DD2"/>
    <w:rsid w:val="00810AF3"/>
    <w:rsid w:val="00810CD6"/>
    <w:rsid w:val="00811A5F"/>
    <w:rsid w:val="00811CC1"/>
    <w:rsid w:val="0081219D"/>
    <w:rsid w:val="00812CEB"/>
    <w:rsid w:val="0081390B"/>
    <w:rsid w:val="00814910"/>
    <w:rsid w:val="00814B85"/>
    <w:rsid w:val="008166A0"/>
    <w:rsid w:val="00817DC3"/>
    <w:rsid w:val="00820C5B"/>
    <w:rsid w:val="008223C7"/>
    <w:rsid w:val="00822761"/>
    <w:rsid w:val="00823FF8"/>
    <w:rsid w:val="008242A8"/>
    <w:rsid w:val="0082467F"/>
    <w:rsid w:val="00824FC1"/>
    <w:rsid w:val="0082544E"/>
    <w:rsid w:val="008259DA"/>
    <w:rsid w:val="00826D46"/>
    <w:rsid w:val="00826E40"/>
    <w:rsid w:val="0083035B"/>
    <w:rsid w:val="00830996"/>
    <w:rsid w:val="00830ADA"/>
    <w:rsid w:val="00832D4A"/>
    <w:rsid w:val="008341CE"/>
    <w:rsid w:val="008344ED"/>
    <w:rsid w:val="00834D0F"/>
    <w:rsid w:val="00835334"/>
    <w:rsid w:val="00835496"/>
    <w:rsid w:val="00835D16"/>
    <w:rsid w:val="00836E82"/>
    <w:rsid w:val="008372BA"/>
    <w:rsid w:val="00837345"/>
    <w:rsid w:val="008375D3"/>
    <w:rsid w:val="00840613"/>
    <w:rsid w:val="00841745"/>
    <w:rsid w:val="00842E7A"/>
    <w:rsid w:val="008432CC"/>
    <w:rsid w:val="0084344D"/>
    <w:rsid w:val="00843531"/>
    <w:rsid w:val="008438AD"/>
    <w:rsid w:val="008438F3"/>
    <w:rsid w:val="00843BF7"/>
    <w:rsid w:val="00843C53"/>
    <w:rsid w:val="00844FED"/>
    <w:rsid w:val="008450ED"/>
    <w:rsid w:val="00845D5C"/>
    <w:rsid w:val="00846576"/>
    <w:rsid w:val="00846A4A"/>
    <w:rsid w:val="0084717D"/>
    <w:rsid w:val="00847AD8"/>
    <w:rsid w:val="00847C7E"/>
    <w:rsid w:val="0084D769"/>
    <w:rsid w:val="00851227"/>
    <w:rsid w:val="00851A65"/>
    <w:rsid w:val="00851AEF"/>
    <w:rsid w:val="00852A19"/>
    <w:rsid w:val="008533D9"/>
    <w:rsid w:val="00853B29"/>
    <w:rsid w:val="00853BEA"/>
    <w:rsid w:val="008550A9"/>
    <w:rsid w:val="00855C71"/>
    <w:rsid w:val="00856068"/>
    <w:rsid w:val="00856104"/>
    <w:rsid w:val="00856AF0"/>
    <w:rsid w:val="00856EF6"/>
    <w:rsid w:val="008603D8"/>
    <w:rsid w:val="00861B4F"/>
    <w:rsid w:val="00861EEB"/>
    <w:rsid w:val="00862076"/>
    <w:rsid w:val="00862204"/>
    <w:rsid w:val="0086312D"/>
    <w:rsid w:val="008633B2"/>
    <w:rsid w:val="00864E59"/>
    <w:rsid w:val="008653B3"/>
    <w:rsid w:val="008656DD"/>
    <w:rsid w:val="00865CCE"/>
    <w:rsid w:val="00865F20"/>
    <w:rsid w:val="008660F3"/>
    <w:rsid w:val="008661A7"/>
    <w:rsid w:val="008664B2"/>
    <w:rsid w:val="00866521"/>
    <w:rsid w:val="00870C40"/>
    <w:rsid w:val="00871269"/>
    <w:rsid w:val="00871292"/>
    <w:rsid w:val="00872BB5"/>
    <w:rsid w:val="00874C6C"/>
    <w:rsid w:val="00874DEC"/>
    <w:rsid w:val="00874EF5"/>
    <w:rsid w:val="00875944"/>
    <w:rsid w:val="00875B26"/>
    <w:rsid w:val="00880038"/>
    <w:rsid w:val="00880C63"/>
    <w:rsid w:val="00880FE7"/>
    <w:rsid w:val="008812A1"/>
    <w:rsid w:val="00881485"/>
    <w:rsid w:val="00881A8F"/>
    <w:rsid w:val="008821CC"/>
    <w:rsid w:val="00882C8F"/>
    <w:rsid w:val="00883F9B"/>
    <w:rsid w:val="00884CB4"/>
    <w:rsid w:val="008854C8"/>
    <w:rsid w:val="00885869"/>
    <w:rsid w:val="008860CF"/>
    <w:rsid w:val="00886164"/>
    <w:rsid w:val="008863DC"/>
    <w:rsid w:val="00886B4B"/>
    <w:rsid w:val="00886DED"/>
    <w:rsid w:val="00890461"/>
    <w:rsid w:val="0089072F"/>
    <w:rsid w:val="00891864"/>
    <w:rsid w:val="008933DD"/>
    <w:rsid w:val="008936FB"/>
    <w:rsid w:val="00893741"/>
    <w:rsid w:val="00893D74"/>
    <w:rsid w:val="00893E60"/>
    <w:rsid w:val="00893EBC"/>
    <w:rsid w:val="00894A88"/>
    <w:rsid w:val="00894DC0"/>
    <w:rsid w:val="00894FCD"/>
    <w:rsid w:val="00895A1B"/>
    <w:rsid w:val="0089691D"/>
    <w:rsid w:val="008971DD"/>
    <w:rsid w:val="008A049B"/>
    <w:rsid w:val="008A0C52"/>
    <w:rsid w:val="008A0F7B"/>
    <w:rsid w:val="008A13C3"/>
    <w:rsid w:val="008A2C18"/>
    <w:rsid w:val="008A4EA2"/>
    <w:rsid w:val="008A5402"/>
    <w:rsid w:val="008A5AB3"/>
    <w:rsid w:val="008A5F12"/>
    <w:rsid w:val="008A6B84"/>
    <w:rsid w:val="008A774E"/>
    <w:rsid w:val="008B0A73"/>
    <w:rsid w:val="008B266C"/>
    <w:rsid w:val="008B30FD"/>
    <w:rsid w:val="008B34FD"/>
    <w:rsid w:val="008B3A23"/>
    <w:rsid w:val="008B3B2B"/>
    <w:rsid w:val="008B40C1"/>
    <w:rsid w:val="008B42AA"/>
    <w:rsid w:val="008B4414"/>
    <w:rsid w:val="008B54D7"/>
    <w:rsid w:val="008B5982"/>
    <w:rsid w:val="008B5DA7"/>
    <w:rsid w:val="008B652E"/>
    <w:rsid w:val="008B6DE1"/>
    <w:rsid w:val="008B7008"/>
    <w:rsid w:val="008B7DD6"/>
    <w:rsid w:val="008B7FD1"/>
    <w:rsid w:val="008C0736"/>
    <w:rsid w:val="008C0758"/>
    <w:rsid w:val="008C16C5"/>
    <w:rsid w:val="008C19DA"/>
    <w:rsid w:val="008C249D"/>
    <w:rsid w:val="008C364D"/>
    <w:rsid w:val="008C4A32"/>
    <w:rsid w:val="008C4B82"/>
    <w:rsid w:val="008C5DA2"/>
    <w:rsid w:val="008C72B6"/>
    <w:rsid w:val="008D129D"/>
    <w:rsid w:val="008D1763"/>
    <w:rsid w:val="008D2258"/>
    <w:rsid w:val="008D2DDF"/>
    <w:rsid w:val="008D2FDF"/>
    <w:rsid w:val="008D3028"/>
    <w:rsid w:val="008D44EE"/>
    <w:rsid w:val="008D4F52"/>
    <w:rsid w:val="008D5611"/>
    <w:rsid w:val="008D6619"/>
    <w:rsid w:val="008D6C93"/>
    <w:rsid w:val="008D7090"/>
    <w:rsid w:val="008D73AC"/>
    <w:rsid w:val="008D7558"/>
    <w:rsid w:val="008D787C"/>
    <w:rsid w:val="008D78C3"/>
    <w:rsid w:val="008E20A9"/>
    <w:rsid w:val="008E2298"/>
    <w:rsid w:val="008E28BD"/>
    <w:rsid w:val="008E39C6"/>
    <w:rsid w:val="008E3CD0"/>
    <w:rsid w:val="008E3D9E"/>
    <w:rsid w:val="008E3EEE"/>
    <w:rsid w:val="008E42C6"/>
    <w:rsid w:val="008E48B1"/>
    <w:rsid w:val="008E4FD7"/>
    <w:rsid w:val="008E64F2"/>
    <w:rsid w:val="008E6674"/>
    <w:rsid w:val="008E6D84"/>
    <w:rsid w:val="008F1AD1"/>
    <w:rsid w:val="008F1C0C"/>
    <w:rsid w:val="008F2080"/>
    <w:rsid w:val="008F2479"/>
    <w:rsid w:val="008F2821"/>
    <w:rsid w:val="008F5738"/>
    <w:rsid w:val="008F60DD"/>
    <w:rsid w:val="008F6154"/>
    <w:rsid w:val="008F78DE"/>
    <w:rsid w:val="008F7DF5"/>
    <w:rsid w:val="008F7E6E"/>
    <w:rsid w:val="00902AA3"/>
    <w:rsid w:val="009048E5"/>
    <w:rsid w:val="00904F44"/>
    <w:rsid w:val="009061FC"/>
    <w:rsid w:val="009062A4"/>
    <w:rsid w:val="00906891"/>
    <w:rsid w:val="009070F7"/>
    <w:rsid w:val="009079FD"/>
    <w:rsid w:val="00910D56"/>
    <w:rsid w:val="00911281"/>
    <w:rsid w:val="00911AB6"/>
    <w:rsid w:val="00912723"/>
    <w:rsid w:val="00914026"/>
    <w:rsid w:val="00915562"/>
    <w:rsid w:val="00916F20"/>
    <w:rsid w:val="00916F4C"/>
    <w:rsid w:val="00917259"/>
    <w:rsid w:val="009219EA"/>
    <w:rsid w:val="00921A37"/>
    <w:rsid w:val="00921B48"/>
    <w:rsid w:val="009224C7"/>
    <w:rsid w:val="00923339"/>
    <w:rsid w:val="009234F3"/>
    <w:rsid w:val="00924159"/>
    <w:rsid w:val="009243C6"/>
    <w:rsid w:val="00924771"/>
    <w:rsid w:val="00924A64"/>
    <w:rsid w:val="00924FF0"/>
    <w:rsid w:val="00925E0F"/>
    <w:rsid w:val="00926ADB"/>
    <w:rsid w:val="00926B2C"/>
    <w:rsid w:val="0092729F"/>
    <w:rsid w:val="00927470"/>
    <w:rsid w:val="00927A5E"/>
    <w:rsid w:val="00930422"/>
    <w:rsid w:val="00931343"/>
    <w:rsid w:val="00931A76"/>
    <w:rsid w:val="00931FE0"/>
    <w:rsid w:val="00932E63"/>
    <w:rsid w:val="00933F2F"/>
    <w:rsid w:val="00934780"/>
    <w:rsid w:val="009355AE"/>
    <w:rsid w:val="00935D60"/>
    <w:rsid w:val="009370CC"/>
    <w:rsid w:val="0093747A"/>
    <w:rsid w:val="00937A7D"/>
    <w:rsid w:val="00937B8B"/>
    <w:rsid w:val="00937E40"/>
    <w:rsid w:val="00940283"/>
    <w:rsid w:val="00940ED3"/>
    <w:rsid w:val="00942018"/>
    <w:rsid w:val="009426D8"/>
    <w:rsid w:val="00943B0E"/>
    <w:rsid w:val="00944604"/>
    <w:rsid w:val="009453BD"/>
    <w:rsid w:val="009454E0"/>
    <w:rsid w:val="00945E54"/>
    <w:rsid w:val="00946294"/>
    <w:rsid w:val="009466AA"/>
    <w:rsid w:val="00947FE0"/>
    <w:rsid w:val="009523A8"/>
    <w:rsid w:val="0095246A"/>
    <w:rsid w:val="009543D9"/>
    <w:rsid w:val="00956264"/>
    <w:rsid w:val="009563AD"/>
    <w:rsid w:val="00956907"/>
    <w:rsid w:val="00956AC8"/>
    <w:rsid w:val="00956F1A"/>
    <w:rsid w:val="00957BA6"/>
    <w:rsid w:val="00957F2F"/>
    <w:rsid w:val="00960D84"/>
    <w:rsid w:val="009625B2"/>
    <w:rsid w:val="00962698"/>
    <w:rsid w:val="00963929"/>
    <w:rsid w:val="00963A16"/>
    <w:rsid w:val="00963EEE"/>
    <w:rsid w:val="00965265"/>
    <w:rsid w:val="00965829"/>
    <w:rsid w:val="00965C06"/>
    <w:rsid w:val="009675F9"/>
    <w:rsid w:val="00967EFC"/>
    <w:rsid w:val="009700E5"/>
    <w:rsid w:val="00970F3C"/>
    <w:rsid w:val="00971796"/>
    <w:rsid w:val="00972157"/>
    <w:rsid w:val="00973628"/>
    <w:rsid w:val="00973E05"/>
    <w:rsid w:val="00973F3D"/>
    <w:rsid w:val="009756BD"/>
    <w:rsid w:val="00975725"/>
    <w:rsid w:val="00977FA0"/>
    <w:rsid w:val="00980F5D"/>
    <w:rsid w:val="009816AE"/>
    <w:rsid w:val="00981CCE"/>
    <w:rsid w:val="0098206A"/>
    <w:rsid w:val="009824D3"/>
    <w:rsid w:val="009829EF"/>
    <w:rsid w:val="00982C6C"/>
    <w:rsid w:val="009844EA"/>
    <w:rsid w:val="00984523"/>
    <w:rsid w:val="009849D3"/>
    <w:rsid w:val="00985691"/>
    <w:rsid w:val="009858FB"/>
    <w:rsid w:val="00985BC9"/>
    <w:rsid w:val="00985EDA"/>
    <w:rsid w:val="00986290"/>
    <w:rsid w:val="00986482"/>
    <w:rsid w:val="009874B5"/>
    <w:rsid w:val="0099099B"/>
    <w:rsid w:val="0099165A"/>
    <w:rsid w:val="00992305"/>
    <w:rsid w:val="00992A3E"/>
    <w:rsid w:val="0099300B"/>
    <w:rsid w:val="009935E9"/>
    <w:rsid w:val="00993982"/>
    <w:rsid w:val="00994262"/>
    <w:rsid w:val="0099435E"/>
    <w:rsid w:val="0099444F"/>
    <w:rsid w:val="00994598"/>
    <w:rsid w:val="009945C0"/>
    <w:rsid w:val="009949D8"/>
    <w:rsid w:val="00994A8A"/>
    <w:rsid w:val="00994D6C"/>
    <w:rsid w:val="00995F0E"/>
    <w:rsid w:val="00996B31"/>
    <w:rsid w:val="009971BB"/>
    <w:rsid w:val="009A0543"/>
    <w:rsid w:val="009A1862"/>
    <w:rsid w:val="009A1E90"/>
    <w:rsid w:val="009A1F7E"/>
    <w:rsid w:val="009A2268"/>
    <w:rsid w:val="009A262C"/>
    <w:rsid w:val="009A3CC8"/>
    <w:rsid w:val="009A3E30"/>
    <w:rsid w:val="009A4D2A"/>
    <w:rsid w:val="009A4FE4"/>
    <w:rsid w:val="009A66D4"/>
    <w:rsid w:val="009A6CF5"/>
    <w:rsid w:val="009A7596"/>
    <w:rsid w:val="009A78FD"/>
    <w:rsid w:val="009A7F6A"/>
    <w:rsid w:val="009A7FB9"/>
    <w:rsid w:val="009B12FA"/>
    <w:rsid w:val="009B13F6"/>
    <w:rsid w:val="009B149B"/>
    <w:rsid w:val="009B177B"/>
    <w:rsid w:val="009B27E2"/>
    <w:rsid w:val="009B2E58"/>
    <w:rsid w:val="009B38A2"/>
    <w:rsid w:val="009B39F2"/>
    <w:rsid w:val="009B48E4"/>
    <w:rsid w:val="009B575A"/>
    <w:rsid w:val="009B64F1"/>
    <w:rsid w:val="009B7089"/>
    <w:rsid w:val="009B7A81"/>
    <w:rsid w:val="009B7B19"/>
    <w:rsid w:val="009B7FF4"/>
    <w:rsid w:val="009C071B"/>
    <w:rsid w:val="009C09F8"/>
    <w:rsid w:val="009C1043"/>
    <w:rsid w:val="009C145E"/>
    <w:rsid w:val="009C27EF"/>
    <w:rsid w:val="009C2D69"/>
    <w:rsid w:val="009C3EE6"/>
    <w:rsid w:val="009C4231"/>
    <w:rsid w:val="009C4A38"/>
    <w:rsid w:val="009C4CC8"/>
    <w:rsid w:val="009C50B3"/>
    <w:rsid w:val="009C65E4"/>
    <w:rsid w:val="009C6F24"/>
    <w:rsid w:val="009C6FA9"/>
    <w:rsid w:val="009C7374"/>
    <w:rsid w:val="009C7B90"/>
    <w:rsid w:val="009D033D"/>
    <w:rsid w:val="009D0430"/>
    <w:rsid w:val="009D0E08"/>
    <w:rsid w:val="009D1379"/>
    <w:rsid w:val="009D212B"/>
    <w:rsid w:val="009D2915"/>
    <w:rsid w:val="009D2951"/>
    <w:rsid w:val="009D30D8"/>
    <w:rsid w:val="009D45BE"/>
    <w:rsid w:val="009D679C"/>
    <w:rsid w:val="009D6EA1"/>
    <w:rsid w:val="009D706D"/>
    <w:rsid w:val="009D77FB"/>
    <w:rsid w:val="009D7E52"/>
    <w:rsid w:val="009E018D"/>
    <w:rsid w:val="009E1951"/>
    <w:rsid w:val="009E1A86"/>
    <w:rsid w:val="009E1BF7"/>
    <w:rsid w:val="009E24F8"/>
    <w:rsid w:val="009E2C0E"/>
    <w:rsid w:val="009E3A1B"/>
    <w:rsid w:val="009E449E"/>
    <w:rsid w:val="009E44BB"/>
    <w:rsid w:val="009E4ECF"/>
    <w:rsid w:val="009E5ABD"/>
    <w:rsid w:val="009E6C0B"/>
    <w:rsid w:val="009F0099"/>
    <w:rsid w:val="009F01EF"/>
    <w:rsid w:val="009F03A9"/>
    <w:rsid w:val="009F17A0"/>
    <w:rsid w:val="009F1A91"/>
    <w:rsid w:val="009F1EC9"/>
    <w:rsid w:val="009F2674"/>
    <w:rsid w:val="009F2947"/>
    <w:rsid w:val="009F2A3F"/>
    <w:rsid w:val="009F34DC"/>
    <w:rsid w:val="009F3D51"/>
    <w:rsid w:val="009F6322"/>
    <w:rsid w:val="009F658E"/>
    <w:rsid w:val="009F7A40"/>
    <w:rsid w:val="009FA47C"/>
    <w:rsid w:val="00A005D5"/>
    <w:rsid w:val="00A01735"/>
    <w:rsid w:val="00A019B7"/>
    <w:rsid w:val="00A03546"/>
    <w:rsid w:val="00A04FAD"/>
    <w:rsid w:val="00A051FE"/>
    <w:rsid w:val="00A05713"/>
    <w:rsid w:val="00A05878"/>
    <w:rsid w:val="00A05C46"/>
    <w:rsid w:val="00A071C8"/>
    <w:rsid w:val="00A10E9A"/>
    <w:rsid w:val="00A11335"/>
    <w:rsid w:val="00A114CD"/>
    <w:rsid w:val="00A132CA"/>
    <w:rsid w:val="00A14831"/>
    <w:rsid w:val="00A14943"/>
    <w:rsid w:val="00A14A76"/>
    <w:rsid w:val="00A16168"/>
    <w:rsid w:val="00A162E4"/>
    <w:rsid w:val="00A16998"/>
    <w:rsid w:val="00A16E26"/>
    <w:rsid w:val="00A179C8"/>
    <w:rsid w:val="00A200C1"/>
    <w:rsid w:val="00A20359"/>
    <w:rsid w:val="00A20550"/>
    <w:rsid w:val="00A20A1C"/>
    <w:rsid w:val="00A20D8D"/>
    <w:rsid w:val="00A21A64"/>
    <w:rsid w:val="00A22726"/>
    <w:rsid w:val="00A228B0"/>
    <w:rsid w:val="00A239F6"/>
    <w:rsid w:val="00A24E7F"/>
    <w:rsid w:val="00A257E8"/>
    <w:rsid w:val="00A2617C"/>
    <w:rsid w:val="00A269D1"/>
    <w:rsid w:val="00A2B12E"/>
    <w:rsid w:val="00A3024C"/>
    <w:rsid w:val="00A30B35"/>
    <w:rsid w:val="00A30F15"/>
    <w:rsid w:val="00A314B5"/>
    <w:rsid w:val="00A328C1"/>
    <w:rsid w:val="00A33314"/>
    <w:rsid w:val="00A33B52"/>
    <w:rsid w:val="00A33B60"/>
    <w:rsid w:val="00A34DA8"/>
    <w:rsid w:val="00A356EC"/>
    <w:rsid w:val="00A35A1F"/>
    <w:rsid w:val="00A35E76"/>
    <w:rsid w:val="00A362EE"/>
    <w:rsid w:val="00A365DF"/>
    <w:rsid w:val="00A3663C"/>
    <w:rsid w:val="00A372CB"/>
    <w:rsid w:val="00A3E5FA"/>
    <w:rsid w:val="00A400D6"/>
    <w:rsid w:val="00A404AC"/>
    <w:rsid w:val="00A407D5"/>
    <w:rsid w:val="00A42B2A"/>
    <w:rsid w:val="00A439AA"/>
    <w:rsid w:val="00A43A75"/>
    <w:rsid w:val="00A45066"/>
    <w:rsid w:val="00A4523F"/>
    <w:rsid w:val="00A45724"/>
    <w:rsid w:val="00A46B2B"/>
    <w:rsid w:val="00A46EB4"/>
    <w:rsid w:val="00A4734B"/>
    <w:rsid w:val="00A502E9"/>
    <w:rsid w:val="00A51AEA"/>
    <w:rsid w:val="00A52960"/>
    <w:rsid w:val="00A52F1B"/>
    <w:rsid w:val="00A53F4E"/>
    <w:rsid w:val="00A53F55"/>
    <w:rsid w:val="00A540B1"/>
    <w:rsid w:val="00A54FDC"/>
    <w:rsid w:val="00A55010"/>
    <w:rsid w:val="00A5524A"/>
    <w:rsid w:val="00A56292"/>
    <w:rsid w:val="00A5655F"/>
    <w:rsid w:val="00A5701D"/>
    <w:rsid w:val="00A572BC"/>
    <w:rsid w:val="00A606F7"/>
    <w:rsid w:val="00A615A1"/>
    <w:rsid w:val="00A62A3E"/>
    <w:rsid w:val="00A63412"/>
    <w:rsid w:val="00A65554"/>
    <w:rsid w:val="00A655C5"/>
    <w:rsid w:val="00A65BE3"/>
    <w:rsid w:val="00A67FC9"/>
    <w:rsid w:val="00A702C2"/>
    <w:rsid w:val="00A70CE6"/>
    <w:rsid w:val="00A711DF"/>
    <w:rsid w:val="00A71B13"/>
    <w:rsid w:val="00A71D01"/>
    <w:rsid w:val="00A7274D"/>
    <w:rsid w:val="00A72C1C"/>
    <w:rsid w:val="00A73803"/>
    <w:rsid w:val="00A73D62"/>
    <w:rsid w:val="00A75032"/>
    <w:rsid w:val="00A755F5"/>
    <w:rsid w:val="00A75AD3"/>
    <w:rsid w:val="00A75CF4"/>
    <w:rsid w:val="00A763F4"/>
    <w:rsid w:val="00A765C6"/>
    <w:rsid w:val="00A77E44"/>
    <w:rsid w:val="00A77EFB"/>
    <w:rsid w:val="00A805D0"/>
    <w:rsid w:val="00A820D4"/>
    <w:rsid w:val="00A8233C"/>
    <w:rsid w:val="00A824B6"/>
    <w:rsid w:val="00A8410B"/>
    <w:rsid w:val="00A84983"/>
    <w:rsid w:val="00A84E77"/>
    <w:rsid w:val="00A85553"/>
    <w:rsid w:val="00A85752"/>
    <w:rsid w:val="00A90136"/>
    <w:rsid w:val="00A9016C"/>
    <w:rsid w:val="00A9133A"/>
    <w:rsid w:val="00A9243B"/>
    <w:rsid w:val="00A9262C"/>
    <w:rsid w:val="00A93711"/>
    <w:rsid w:val="00A939D0"/>
    <w:rsid w:val="00A93A16"/>
    <w:rsid w:val="00A94870"/>
    <w:rsid w:val="00A95957"/>
    <w:rsid w:val="00A95A90"/>
    <w:rsid w:val="00A9658B"/>
    <w:rsid w:val="00A97125"/>
    <w:rsid w:val="00AA2EDE"/>
    <w:rsid w:val="00AA3E1E"/>
    <w:rsid w:val="00AA4863"/>
    <w:rsid w:val="00AA4EB3"/>
    <w:rsid w:val="00AA68AC"/>
    <w:rsid w:val="00AA6A4C"/>
    <w:rsid w:val="00AA70FE"/>
    <w:rsid w:val="00AA72F8"/>
    <w:rsid w:val="00AA7758"/>
    <w:rsid w:val="00AB00A2"/>
    <w:rsid w:val="00AB0BFA"/>
    <w:rsid w:val="00AB1037"/>
    <w:rsid w:val="00AB1DB1"/>
    <w:rsid w:val="00AB1E43"/>
    <w:rsid w:val="00AB2237"/>
    <w:rsid w:val="00AB275D"/>
    <w:rsid w:val="00AB2E70"/>
    <w:rsid w:val="00AB4A6A"/>
    <w:rsid w:val="00AB573E"/>
    <w:rsid w:val="00AB6CB0"/>
    <w:rsid w:val="00AB7327"/>
    <w:rsid w:val="00AB7B4C"/>
    <w:rsid w:val="00AC085A"/>
    <w:rsid w:val="00AC1586"/>
    <w:rsid w:val="00AC3248"/>
    <w:rsid w:val="00AC3678"/>
    <w:rsid w:val="00AC3839"/>
    <w:rsid w:val="00AC4495"/>
    <w:rsid w:val="00AC4E4D"/>
    <w:rsid w:val="00AC4E6F"/>
    <w:rsid w:val="00AC4FFC"/>
    <w:rsid w:val="00AC5223"/>
    <w:rsid w:val="00AC5A28"/>
    <w:rsid w:val="00AC5BB8"/>
    <w:rsid w:val="00AC68F6"/>
    <w:rsid w:val="00AC691B"/>
    <w:rsid w:val="00AC7382"/>
    <w:rsid w:val="00AC7EF4"/>
    <w:rsid w:val="00AD02A7"/>
    <w:rsid w:val="00AD05A1"/>
    <w:rsid w:val="00AD0AD4"/>
    <w:rsid w:val="00AD0AFD"/>
    <w:rsid w:val="00AD18C9"/>
    <w:rsid w:val="00AD1C73"/>
    <w:rsid w:val="00AD1C86"/>
    <w:rsid w:val="00AD2963"/>
    <w:rsid w:val="00AD35C3"/>
    <w:rsid w:val="00AD36ED"/>
    <w:rsid w:val="00AD465F"/>
    <w:rsid w:val="00AD636A"/>
    <w:rsid w:val="00AD6D0D"/>
    <w:rsid w:val="00AD6DC2"/>
    <w:rsid w:val="00AD6F70"/>
    <w:rsid w:val="00AD7002"/>
    <w:rsid w:val="00AD7271"/>
    <w:rsid w:val="00AD7367"/>
    <w:rsid w:val="00AD79F9"/>
    <w:rsid w:val="00AD7D22"/>
    <w:rsid w:val="00AE06D0"/>
    <w:rsid w:val="00AE0BCE"/>
    <w:rsid w:val="00AE1FB3"/>
    <w:rsid w:val="00AE3B35"/>
    <w:rsid w:val="00AE47EE"/>
    <w:rsid w:val="00AE4E9A"/>
    <w:rsid w:val="00AE59FA"/>
    <w:rsid w:val="00AE66C3"/>
    <w:rsid w:val="00AE6A5A"/>
    <w:rsid w:val="00AE6A76"/>
    <w:rsid w:val="00AE73B5"/>
    <w:rsid w:val="00AF2C7B"/>
    <w:rsid w:val="00AF2D6A"/>
    <w:rsid w:val="00AF372C"/>
    <w:rsid w:val="00AF3EDB"/>
    <w:rsid w:val="00AF3F24"/>
    <w:rsid w:val="00AF57A3"/>
    <w:rsid w:val="00AF5DA6"/>
    <w:rsid w:val="00AF6868"/>
    <w:rsid w:val="00AF7927"/>
    <w:rsid w:val="00AF7933"/>
    <w:rsid w:val="00B011B1"/>
    <w:rsid w:val="00B0189E"/>
    <w:rsid w:val="00B01B0B"/>
    <w:rsid w:val="00B0287A"/>
    <w:rsid w:val="00B038C7"/>
    <w:rsid w:val="00B048A0"/>
    <w:rsid w:val="00B056E3"/>
    <w:rsid w:val="00B05872"/>
    <w:rsid w:val="00B05A9E"/>
    <w:rsid w:val="00B06459"/>
    <w:rsid w:val="00B06909"/>
    <w:rsid w:val="00B076ED"/>
    <w:rsid w:val="00B1252C"/>
    <w:rsid w:val="00B12931"/>
    <w:rsid w:val="00B13C4E"/>
    <w:rsid w:val="00B143B3"/>
    <w:rsid w:val="00B1651D"/>
    <w:rsid w:val="00B16884"/>
    <w:rsid w:val="00B17834"/>
    <w:rsid w:val="00B22AE3"/>
    <w:rsid w:val="00B23669"/>
    <w:rsid w:val="00B23E9B"/>
    <w:rsid w:val="00B25155"/>
    <w:rsid w:val="00B259A4"/>
    <w:rsid w:val="00B25F84"/>
    <w:rsid w:val="00B26C40"/>
    <w:rsid w:val="00B276E1"/>
    <w:rsid w:val="00B27984"/>
    <w:rsid w:val="00B27C99"/>
    <w:rsid w:val="00B30293"/>
    <w:rsid w:val="00B327EC"/>
    <w:rsid w:val="00B330CC"/>
    <w:rsid w:val="00B35AE8"/>
    <w:rsid w:val="00B36206"/>
    <w:rsid w:val="00B36EEC"/>
    <w:rsid w:val="00B37FC1"/>
    <w:rsid w:val="00B401E2"/>
    <w:rsid w:val="00B40764"/>
    <w:rsid w:val="00B41707"/>
    <w:rsid w:val="00B417C9"/>
    <w:rsid w:val="00B41D93"/>
    <w:rsid w:val="00B42B8B"/>
    <w:rsid w:val="00B43D09"/>
    <w:rsid w:val="00B4565F"/>
    <w:rsid w:val="00B45853"/>
    <w:rsid w:val="00B46EE0"/>
    <w:rsid w:val="00B50150"/>
    <w:rsid w:val="00B50987"/>
    <w:rsid w:val="00B51337"/>
    <w:rsid w:val="00B513CC"/>
    <w:rsid w:val="00B515A8"/>
    <w:rsid w:val="00B538B9"/>
    <w:rsid w:val="00B5449D"/>
    <w:rsid w:val="00B547EE"/>
    <w:rsid w:val="00B54DE0"/>
    <w:rsid w:val="00B551BF"/>
    <w:rsid w:val="00B56A2A"/>
    <w:rsid w:val="00B56CDE"/>
    <w:rsid w:val="00B57502"/>
    <w:rsid w:val="00B62020"/>
    <w:rsid w:val="00B643FF"/>
    <w:rsid w:val="00B64F7E"/>
    <w:rsid w:val="00B672A2"/>
    <w:rsid w:val="00B67556"/>
    <w:rsid w:val="00B679AB"/>
    <w:rsid w:val="00B67C03"/>
    <w:rsid w:val="00B704D7"/>
    <w:rsid w:val="00B70722"/>
    <w:rsid w:val="00B70CFC"/>
    <w:rsid w:val="00B70DA0"/>
    <w:rsid w:val="00B7202B"/>
    <w:rsid w:val="00B7278E"/>
    <w:rsid w:val="00B7294A"/>
    <w:rsid w:val="00B7344E"/>
    <w:rsid w:val="00B737A9"/>
    <w:rsid w:val="00B73D06"/>
    <w:rsid w:val="00B746C3"/>
    <w:rsid w:val="00B760E2"/>
    <w:rsid w:val="00B76626"/>
    <w:rsid w:val="00B767ED"/>
    <w:rsid w:val="00B76D97"/>
    <w:rsid w:val="00B7710B"/>
    <w:rsid w:val="00B80794"/>
    <w:rsid w:val="00B80D02"/>
    <w:rsid w:val="00B81F43"/>
    <w:rsid w:val="00B82F9A"/>
    <w:rsid w:val="00B831D2"/>
    <w:rsid w:val="00B85320"/>
    <w:rsid w:val="00B85F35"/>
    <w:rsid w:val="00B8651A"/>
    <w:rsid w:val="00B86583"/>
    <w:rsid w:val="00B86C11"/>
    <w:rsid w:val="00B910EF"/>
    <w:rsid w:val="00B91E80"/>
    <w:rsid w:val="00B920CA"/>
    <w:rsid w:val="00B92994"/>
    <w:rsid w:val="00B92C67"/>
    <w:rsid w:val="00B93021"/>
    <w:rsid w:val="00B946B0"/>
    <w:rsid w:val="00B94A50"/>
    <w:rsid w:val="00B957C2"/>
    <w:rsid w:val="00B957F1"/>
    <w:rsid w:val="00B95F14"/>
    <w:rsid w:val="00B96090"/>
    <w:rsid w:val="00B962FB"/>
    <w:rsid w:val="00B96AAE"/>
    <w:rsid w:val="00B96BB6"/>
    <w:rsid w:val="00B96ECD"/>
    <w:rsid w:val="00B97AE3"/>
    <w:rsid w:val="00B97B38"/>
    <w:rsid w:val="00B97BA7"/>
    <w:rsid w:val="00BA0C5B"/>
    <w:rsid w:val="00BA0D9A"/>
    <w:rsid w:val="00BA108C"/>
    <w:rsid w:val="00BA149F"/>
    <w:rsid w:val="00BA1C3F"/>
    <w:rsid w:val="00BA1CB7"/>
    <w:rsid w:val="00BA1D1A"/>
    <w:rsid w:val="00BA30CC"/>
    <w:rsid w:val="00BA48E4"/>
    <w:rsid w:val="00BA705F"/>
    <w:rsid w:val="00BA7600"/>
    <w:rsid w:val="00BA7A69"/>
    <w:rsid w:val="00BA7FB4"/>
    <w:rsid w:val="00BB027A"/>
    <w:rsid w:val="00BB02AE"/>
    <w:rsid w:val="00BB0C29"/>
    <w:rsid w:val="00BB1CC0"/>
    <w:rsid w:val="00BB1EDD"/>
    <w:rsid w:val="00BB285F"/>
    <w:rsid w:val="00BB37AC"/>
    <w:rsid w:val="00BB37BA"/>
    <w:rsid w:val="00BB5068"/>
    <w:rsid w:val="00BB5311"/>
    <w:rsid w:val="00BB55C1"/>
    <w:rsid w:val="00BB6116"/>
    <w:rsid w:val="00BB667D"/>
    <w:rsid w:val="00BB6EE2"/>
    <w:rsid w:val="00BB712A"/>
    <w:rsid w:val="00BC1CD1"/>
    <w:rsid w:val="00BC29E9"/>
    <w:rsid w:val="00BC3B95"/>
    <w:rsid w:val="00BC3E7A"/>
    <w:rsid w:val="00BC41C6"/>
    <w:rsid w:val="00BC504A"/>
    <w:rsid w:val="00BC5A20"/>
    <w:rsid w:val="00BC6495"/>
    <w:rsid w:val="00BC6F33"/>
    <w:rsid w:val="00BC78D4"/>
    <w:rsid w:val="00BC7918"/>
    <w:rsid w:val="00BC7A31"/>
    <w:rsid w:val="00BC7D4B"/>
    <w:rsid w:val="00BD00AB"/>
    <w:rsid w:val="00BD1293"/>
    <w:rsid w:val="00BD1721"/>
    <w:rsid w:val="00BD1D25"/>
    <w:rsid w:val="00BD1DC1"/>
    <w:rsid w:val="00BD26B1"/>
    <w:rsid w:val="00BD3011"/>
    <w:rsid w:val="00BD4638"/>
    <w:rsid w:val="00BD48F1"/>
    <w:rsid w:val="00BD4E8C"/>
    <w:rsid w:val="00BD582A"/>
    <w:rsid w:val="00BD5A57"/>
    <w:rsid w:val="00BD77B5"/>
    <w:rsid w:val="00BE03AC"/>
    <w:rsid w:val="00BE03D6"/>
    <w:rsid w:val="00BE0907"/>
    <w:rsid w:val="00BE0A93"/>
    <w:rsid w:val="00BE0BEF"/>
    <w:rsid w:val="00BE149C"/>
    <w:rsid w:val="00BE17D7"/>
    <w:rsid w:val="00BE1A7E"/>
    <w:rsid w:val="00BE2155"/>
    <w:rsid w:val="00BE39C9"/>
    <w:rsid w:val="00BE5680"/>
    <w:rsid w:val="00BE5C9C"/>
    <w:rsid w:val="00BE60AF"/>
    <w:rsid w:val="00BE6554"/>
    <w:rsid w:val="00BE6B7E"/>
    <w:rsid w:val="00BF0B92"/>
    <w:rsid w:val="00BF1267"/>
    <w:rsid w:val="00BF19C5"/>
    <w:rsid w:val="00BF1EDF"/>
    <w:rsid w:val="00BF2487"/>
    <w:rsid w:val="00BF31D5"/>
    <w:rsid w:val="00BF32C4"/>
    <w:rsid w:val="00BF32E9"/>
    <w:rsid w:val="00BF56C5"/>
    <w:rsid w:val="00BF5F6A"/>
    <w:rsid w:val="00BF6098"/>
    <w:rsid w:val="00BF61B4"/>
    <w:rsid w:val="00BF7920"/>
    <w:rsid w:val="00BF7EE8"/>
    <w:rsid w:val="00C0155C"/>
    <w:rsid w:val="00C01894"/>
    <w:rsid w:val="00C01E9E"/>
    <w:rsid w:val="00C022CA"/>
    <w:rsid w:val="00C02816"/>
    <w:rsid w:val="00C0299D"/>
    <w:rsid w:val="00C0324C"/>
    <w:rsid w:val="00C03F64"/>
    <w:rsid w:val="00C04B3D"/>
    <w:rsid w:val="00C05898"/>
    <w:rsid w:val="00C05B75"/>
    <w:rsid w:val="00C06440"/>
    <w:rsid w:val="00C066ED"/>
    <w:rsid w:val="00C071D6"/>
    <w:rsid w:val="00C072E9"/>
    <w:rsid w:val="00C07ADB"/>
    <w:rsid w:val="00C0F5BB"/>
    <w:rsid w:val="00C10CD2"/>
    <w:rsid w:val="00C11902"/>
    <w:rsid w:val="00C11944"/>
    <w:rsid w:val="00C11DEF"/>
    <w:rsid w:val="00C12AD9"/>
    <w:rsid w:val="00C12F69"/>
    <w:rsid w:val="00C130EC"/>
    <w:rsid w:val="00C13D62"/>
    <w:rsid w:val="00C1432E"/>
    <w:rsid w:val="00C17212"/>
    <w:rsid w:val="00C2010B"/>
    <w:rsid w:val="00C20A26"/>
    <w:rsid w:val="00C20E4D"/>
    <w:rsid w:val="00C20E7A"/>
    <w:rsid w:val="00C21729"/>
    <w:rsid w:val="00C22B06"/>
    <w:rsid w:val="00C22C08"/>
    <w:rsid w:val="00C22F00"/>
    <w:rsid w:val="00C23379"/>
    <w:rsid w:val="00C236A5"/>
    <w:rsid w:val="00C24B9F"/>
    <w:rsid w:val="00C25192"/>
    <w:rsid w:val="00C26D8A"/>
    <w:rsid w:val="00C2736C"/>
    <w:rsid w:val="00C27A5F"/>
    <w:rsid w:val="00C30235"/>
    <w:rsid w:val="00C3023E"/>
    <w:rsid w:val="00C306FF"/>
    <w:rsid w:val="00C323F3"/>
    <w:rsid w:val="00C323F4"/>
    <w:rsid w:val="00C32DAF"/>
    <w:rsid w:val="00C33148"/>
    <w:rsid w:val="00C3391C"/>
    <w:rsid w:val="00C3419A"/>
    <w:rsid w:val="00C35B47"/>
    <w:rsid w:val="00C35C46"/>
    <w:rsid w:val="00C42837"/>
    <w:rsid w:val="00C42EC7"/>
    <w:rsid w:val="00C43D27"/>
    <w:rsid w:val="00C4488C"/>
    <w:rsid w:val="00C448F2"/>
    <w:rsid w:val="00C452E7"/>
    <w:rsid w:val="00C46A89"/>
    <w:rsid w:val="00C46FBC"/>
    <w:rsid w:val="00C50A77"/>
    <w:rsid w:val="00C5172C"/>
    <w:rsid w:val="00C517F2"/>
    <w:rsid w:val="00C51D01"/>
    <w:rsid w:val="00C52228"/>
    <w:rsid w:val="00C528DB"/>
    <w:rsid w:val="00C52C97"/>
    <w:rsid w:val="00C5571E"/>
    <w:rsid w:val="00C557D7"/>
    <w:rsid w:val="00C55D46"/>
    <w:rsid w:val="00C56150"/>
    <w:rsid w:val="00C56526"/>
    <w:rsid w:val="00C56BEA"/>
    <w:rsid w:val="00C60F0D"/>
    <w:rsid w:val="00C61DD8"/>
    <w:rsid w:val="00C625AA"/>
    <w:rsid w:val="00C63752"/>
    <w:rsid w:val="00C63B47"/>
    <w:rsid w:val="00C646A0"/>
    <w:rsid w:val="00C65271"/>
    <w:rsid w:val="00C658F9"/>
    <w:rsid w:val="00C65A53"/>
    <w:rsid w:val="00C65C92"/>
    <w:rsid w:val="00C67118"/>
    <w:rsid w:val="00C67344"/>
    <w:rsid w:val="00C673C7"/>
    <w:rsid w:val="00C674F6"/>
    <w:rsid w:val="00C6785B"/>
    <w:rsid w:val="00C70309"/>
    <w:rsid w:val="00C70509"/>
    <w:rsid w:val="00C70BAF"/>
    <w:rsid w:val="00C7103A"/>
    <w:rsid w:val="00C71335"/>
    <w:rsid w:val="00C7196F"/>
    <w:rsid w:val="00C71E40"/>
    <w:rsid w:val="00C72984"/>
    <w:rsid w:val="00C733C6"/>
    <w:rsid w:val="00C74092"/>
    <w:rsid w:val="00C74C6D"/>
    <w:rsid w:val="00C75FA5"/>
    <w:rsid w:val="00C76794"/>
    <w:rsid w:val="00C800B0"/>
    <w:rsid w:val="00C800FE"/>
    <w:rsid w:val="00C80696"/>
    <w:rsid w:val="00C80A54"/>
    <w:rsid w:val="00C814E6"/>
    <w:rsid w:val="00C8240B"/>
    <w:rsid w:val="00C82852"/>
    <w:rsid w:val="00C83DC6"/>
    <w:rsid w:val="00C84262"/>
    <w:rsid w:val="00C84BDF"/>
    <w:rsid w:val="00C84C66"/>
    <w:rsid w:val="00C86677"/>
    <w:rsid w:val="00C86EC7"/>
    <w:rsid w:val="00C906D8"/>
    <w:rsid w:val="00C91FBB"/>
    <w:rsid w:val="00C94454"/>
    <w:rsid w:val="00C9514D"/>
    <w:rsid w:val="00C95BFC"/>
    <w:rsid w:val="00C966E5"/>
    <w:rsid w:val="00C975A9"/>
    <w:rsid w:val="00C97B62"/>
    <w:rsid w:val="00C97FD5"/>
    <w:rsid w:val="00CA033E"/>
    <w:rsid w:val="00CA0722"/>
    <w:rsid w:val="00CA1201"/>
    <w:rsid w:val="00CA3324"/>
    <w:rsid w:val="00CA4F54"/>
    <w:rsid w:val="00CA52B5"/>
    <w:rsid w:val="00CA5DD5"/>
    <w:rsid w:val="00CA5F59"/>
    <w:rsid w:val="00CA6A2C"/>
    <w:rsid w:val="00CA7B19"/>
    <w:rsid w:val="00CB1174"/>
    <w:rsid w:val="00CB187A"/>
    <w:rsid w:val="00CB1D7B"/>
    <w:rsid w:val="00CB20AD"/>
    <w:rsid w:val="00CB2B4A"/>
    <w:rsid w:val="00CB2D65"/>
    <w:rsid w:val="00CB384F"/>
    <w:rsid w:val="00CB4211"/>
    <w:rsid w:val="00CB4CDE"/>
    <w:rsid w:val="00CB53AE"/>
    <w:rsid w:val="00CB6094"/>
    <w:rsid w:val="00CB70FF"/>
    <w:rsid w:val="00CB7362"/>
    <w:rsid w:val="00CB74CE"/>
    <w:rsid w:val="00CB74D0"/>
    <w:rsid w:val="00CB7BCA"/>
    <w:rsid w:val="00CC1431"/>
    <w:rsid w:val="00CC1A9E"/>
    <w:rsid w:val="00CC2356"/>
    <w:rsid w:val="00CC2406"/>
    <w:rsid w:val="00CC2A17"/>
    <w:rsid w:val="00CC305E"/>
    <w:rsid w:val="00CC374C"/>
    <w:rsid w:val="00CC3AC6"/>
    <w:rsid w:val="00CC3B95"/>
    <w:rsid w:val="00CC4115"/>
    <w:rsid w:val="00CC425D"/>
    <w:rsid w:val="00CC582B"/>
    <w:rsid w:val="00CC6458"/>
    <w:rsid w:val="00CC64E5"/>
    <w:rsid w:val="00CC6A15"/>
    <w:rsid w:val="00CD05BD"/>
    <w:rsid w:val="00CD0AE6"/>
    <w:rsid w:val="00CD0B93"/>
    <w:rsid w:val="00CD144D"/>
    <w:rsid w:val="00CD2C7B"/>
    <w:rsid w:val="00CD2E25"/>
    <w:rsid w:val="00CD5ACC"/>
    <w:rsid w:val="00CD64D1"/>
    <w:rsid w:val="00CD76E1"/>
    <w:rsid w:val="00CE0334"/>
    <w:rsid w:val="00CE03D8"/>
    <w:rsid w:val="00CE0579"/>
    <w:rsid w:val="00CE0AE9"/>
    <w:rsid w:val="00CE414E"/>
    <w:rsid w:val="00CE4C42"/>
    <w:rsid w:val="00CE4CF6"/>
    <w:rsid w:val="00CE5E5B"/>
    <w:rsid w:val="00CE6923"/>
    <w:rsid w:val="00CE71C2"/>
    <w:rsid w:val="00CF052D"/>
    <w:rsid w:val="00CF059B"/>
    <w:rsid w:val="00CF0DD9"/>
    <w:rsid w:val="00CF1399"/>
    <w:rsid w:val="00CF3B36"/>
    <w:rsid w:val="00CF4130"/>
    <w:rsid w:val="00CF4BAC"/>
    <w:rsid w:val="00CF5142"/>
    <w:rsid w:val="00CF5437"/>
    <w:rsid w:val="00CF5D58"/>
    <w:rsid w:val="00CF5E9E"/>
    <w:rsid w:val="00CF6337"/>
    <w:rsid w:val="00CF7560"/>
    <w:rsid w:val="00CF78D1"/>
    <w:rsid w:val="00CF7D04"/>
    <w:rsid w:val="00D010D5"/>
    <w:rsid w:val="00D02305"/>
    <w:rsid w:val="00D03759"/>
    <w:rsid w:val="00D03862"/>
    <w:rsid w:val="00D03944"/>
    <w:rsid w:val="00D042B7"/>
    <w:rsid w:val="00D050F9"/>
    <w:rsid w:val="00D05245"/>
    <w:rsid w:val="00D05F42"/>
    <w:rsid w:val="00D06DFE"/>
    <w:rsid w:val="00D10549"/>
    <w:rsid w:val="00D1095A"/>
    <w:rsid w:val="00D10E3D"/>
    <w:rsid w:val="00D12106"/>
    <w:rsid w:val="00D127AF"/>
    <w:rsid w:val="00D12D3B"/>
    <w:rsid w:val="00D13AF4"/>
    <w:rsid w:val="00D14308"/>
    <w:rsid w:val="00D165C9"/>
    <w:rsid w:val="00D1739A"/>
    <w:rsid w:val="00D1762A"/>
    <w:rsid w:val="00D17A59"/>
    <w:rsid w:val="00D17B48"/>
    <w:rsid w:val="00D17E52"/>
    <w:rsid w:val="00D20B3A"/>
    <w:rsid w:val="00D20B4A"/>
    <w:rsid w:val="00D20E62"/>
    <w:rsid w:val="00D21900"/>
    <w:rsid w:val="00D2204B"/>
    <w:rsid w:val="00D22E34"/>
    <w:rsid w:val="00D235C5"/>
    <w:rsid w:val="00D238CA"/>
    <w:rsid w:val="00D250D8"/>
    <w:rsid w:val="00D26A63"/>
    <w:rsid w:val="00D27DFA"/>
    <w:rsid w:val="00D30F6D"/>
    <w:rsid w:val="00D3163E"/>
    <w:rsid w:val="00D3192B"/>
    <w:rsid w:val="00D31A21"/>
    <w:rsid w:val="00D3224B"/>
    <w:rsid w:val="00D32926"/>
    <w:rsid w:val="00D32B8E"/>
    <w:rsid w:val="00D34FBF"/>
    <w:rsid w:val="00D35BEA"/>
    <w:rsid w:val="00D36398"/>
    <w:rsid w:val="00D372DB"/>
    <w:rsid w:val="00D37312"/>
    <w:rsid w:val="00D373BA"/>
    <w:rsid w:val="00D375AD"/>
    <w:rsid w:val="00D37D91"/>
    <w:rsid w:val="00D40121"/>
    <w:rsid w:val="00D40F47"/>
    <w:rsid w:val="00D42559"/>
    <w:rsid w:val="00D42709"/>
    <w:rsid w:val="00D42FBE"/>
    <w:rsid w:val="00D43542"/>
    <w:rsid w:val="00D43774"/>
    <w:rsid w:val="00D439A0"/>
    <w:rsid w:val="00D439D0"/>
    <w:rsid w:val="00D4459D"/>
    <w:rsid w:val="00D44866"/>
    <w:rsid w:val="00D448AF"/>
    <w:rsid w:val="00D456CA"/>
    <w:rsid w:val="00D45BED"/>
    <w:rsid w:val="00D45F72"/>
    <w:rsid w:val="00D47182"/>
    <w:rsid w:val="00D5042C"/>
    <w:rsid w:val="00D50590"/>
    <w:rsid w:val="00D509D1"/>
    <w:rsid w:val="00D50CE1"/>
    <w:rsid w:val="00D50D78"/>
    <w:rsid w:val="00D51AC1"/>
    <w:rsid w:val="00D51F60"/>
    <w:rsid w:val="00D52C7A"/>
    <w:rsid w:val="00D52D1B"/>
    <w:rsid w:val="00D52DD6"/>
    <w:rsid w:val="00D5434F"/>
    <w:rsid w:val="00D543CE"/>
    <w:rsid w:val="00D544D4"/>
    <w:rsid w:val="00D54F32"/>
    <w:rsid w:val="00D557AA"/>
    <w:rsid w:val="00D5671A"/>
    <w:rsid w:val="00D5688E"/>
    <w:rsid w:val="00D5706A"/>
    <w:rsid w:val="00D570FA"/>
    <w:rsid w:val="00D57ABE"/>
    <w:rsid w:val="00D61C4B"/>
    <w:rsid w:val="00D623D2"/>
    <w:rsid w:val="00D631FC"/>
    <w:rsid w:val="00D63B6C"/>
    <w:rsid w:val="00D63E09"/>
    <w:rsid w:val="00D64A41"/>
    <w:rsid w:val="00D66892"/>
    <w:rsid w:val="00D66C6D"/>
    <w:rsid w:val="00D670C4"/>
    <w:rsid w:val="00D7265E"/>
    <w:rsid w:val="00D72AD5"/>
    <w:rsid w:val="00D73754"/>
    <w:rsid w:val="00D739AE"/>
    <w:rsid w:val="00D7405E"/>
    <w:rsid w:val="00D74448"/>
    <w:rsid w:val="00D75341"/>
    <w:rsid w:val="00D755C6"/>
    <w:rsid w:val="00D75600"/>
    <w:rsid w:val="00D7711E"/>
    <w:rsid w:val="00D778D3"/>
    <w:rsid w:val="00D77FF9"/>
    <w:rsid w:val="00D8025C"/>
    <w:rsid w:val="00D8069E"/>
    <w:rsid w:val="00D80CD4"/>
    <w:rsid w:val="00D80F3F"/>
    <w:rsid w:val="00D815F1"/>
    <w:rsid w:val="00D81A68"/>
    <w:rsid w:val="00D82C64"/>
    <w:rsid w:val="00D8429F"/>
    <w:rsid w:val="00D8522A"/>
    <w:rsid w:val="00D86EDA"/>
    <w:rsid w:val="00D86FDF"/>
    <w:rsid w:val="00D8798E"/>
    <w:rsid w:val="00D900D1"/>
    <w:rsid w:val="00D90166"/>
    <w:rsid w:val="00D90B02"/>
    <w:rsid w:val="00D90E42"/>
    <w:rsid w:val="00D91015"/>
    <w:rsid w:val="00D91184"/>
    <w:rsid w:val="00D923C2"/>
    <w:rsid w:val="00D928FD"/>
    <w:rsid w:val="00D92B61"/>
    <w:rsid w:val="00D93D9F"/>
    <w:rsid w:val="00D950A9"/>
    <w:rsid w:val="00D950DA"/>
    <w:rsid w:val="00D952BA"/>
    <w:rsid w:val="00D96ECC"/>
    <w:rsid w:val="00D97604"/>
    <w:rsid w:val="00D978DD"/>
    <w:rsid w:val="00DA0EB9"/>
    <w:rsid w:val="00DA10F7"/>
    <w:rsid w:val="00DA13E4"/>
    <w:rsid w:val="00DA141F"/>
    <w:rsid w:val="00DA178A"/>
    <w:rsid w:val="00DA1FAD"/>
    <w:rsid w:val="00DA221D"/>
    <w:rsid w:val="00DA279A"/>
    <w:rsid w:val="00DA28CA"/>
    <w:rsid w:val="00DA341B"/>
    <w:rsid w:val="00DA3E19"/>
    <w:rsid w:val="00DA433B"/>
    <w:rsid w:val="00DA5252"/>
    <w:rsid w:val="00DA551B"/>
    <w:rsid w:val="00DA61A3"/>
    <w:rsid w:val="00DA64F5"/>
    <w:rsid w:val="00DA6985"/>
    <w:rsid w:val="00DB1691"/>
    <w:rsid w:val="00DB1FCF"/>
    <w:rsid w:val="00DB2E9E"/>
    <w:rsid w:val="00DB315D"/>
    <w:rsid w:val="00DB3B48"/>
    <w:rsid w:val="00DB41CF"/>
    <w:rsid w:val="00DB5503"/>
    <w:rsid w:val="00DB5BD2"/>
    <w:rsid w:val="00DB6683"/>
    <w:rsid w:val="00DB69FB"/>
    <w:rsid w:val="00DB718B"/>
    <w:rsid w:val="00DB7BED"/>
    <w:rsid w:val="00DB7E7C"/>
    <w:rsid w:val="00DC0AD9"/>
    <w:rsid w:val="00DC0BD7"/>
    <w:rsid w:val="00DC1BA0"/>
    <w:rsid w:val="00DC3A0D"/>
    <w:rsid w:val="00DC4D9E"/>
    <w:rsid w:val="00DC528B"/>
    <w:rsid w:val="00DC5E05"/>
    <w:rsid w:val="00DC65F1"/>
    <w:rsid w:val="00DC6E1A"/>
    <w:rsid w:val="00DD074B"/>
    <w:rsid w:val="00DD26BA"/>
    <w:rsid w:val="00DD2B85"/>
    <w:rsid w:val="00DD3667"/>
    <w:rsid w:val="00DD4335"/>
    <w:rsid w:val="00DD4476"/>
    <w:rsid w:val="00DD5921"/>
    <w:rsid w:val="00DD5938"/>
    <w:rsid w:val="00DD5985"/>
    <w:rsid w:val="00DD6669"/>
    <w:rsid w:val="00DD6CE8"/>
    <w:rsid w:val="00DD70C1"/>
    <w:rsid w:val="00DD7790"/>
    <w:rsid w:val="00DD7DC1"/>
    <w:rsid w:val="00DE126C"/>
    <w:rsid w:val="00DE1B1C"/>
    <w:rsid w:val="00DE1B9D"/>
    <w:rsid w:val="00DE26FE"/>
    <w:rsid w:val="00DE2D3A"/>
    <w:rsid w:val="00DE304F"/>
    <w:rsid w:val="00DE39B2"/>
    <w:rsid w:val="00DE3E38"/>
    <w:rsid w:val="00DE3FCC"/>
    <w:rsid w:val="00DE46A9"/>
    <w:rsid w:val="00DE5F8D"/>
    <w:rsid w:val="00DE608A"/>
    <w:rsid w:val="00DE63EE"/>
    <w:rsid w:val="00DE6B55"/>
    <w:rsid w:val="00DE78E4"/>
    <w:rsid w:val="00DF0C26"/>
    <w:rsid w:val="00DF184A"/>
    <w:rsid w:val="00DF2896"/>
    <w:rsid w:val="00DF2D4F"/>
    <w:rsid w:val="00DF3712"/>
    <w:rsid w:val="00DF44E4"/>
    <w:rsid w:val="00DF4DD9"/>
    <w:rsid w:val="00DF5238"/>
    <w:rsid w:val="00DF52A4"/>
    <w:rsid w:val="00DF5BC5"/>
    <w:rsid w:val="00DF6042"/>
    <w:rsid w:val="00DF66E1"/>
    <w:rsid w:val="00DF756F"/>
    <w:rsid w:val="00E00451"/>
    <w:rsid w:val="00E007D9"/>
    <w:rsid w:val="00E01916"/>
    <w:rsid w:val="00E02537"/>
    <w:rsid w:val="00E03000"/>
    <w:rsid w:val="00E0305B"/>
    <w:rsid w:val="00E04930"/>
    <w:rsid w:val="00E04AA6"/>
    <w:rsid w:val="00E04F28"/>
    <w:rsid w:val="00E0520D"/>
    <w:rsid w:val="00E05B0A"/>
    <w:rsid w:val="00E07F19"/>
    <w:rsid w:val="00E11104"/>
    <w:rsid w:val="00E12160"/>
    <w:rsid w:val="00E12621"/>
    <w:rsid w:val="00E14662"/>
    <w:rsid w:val="00E14DFD"/>
    <w:rsid w:val="00E204B4"/>
    <w:rsid w:val="00E20B3A"/>
    <w:rsid w:val="00E212F8"/>
    <w:rsid w:val="00E23653"/>
    <w:rsid w:val="00E23A61"/>
    <w:rsid w:val="00E241AD"/>
    <w:rsid w:val="00E24BB0"/>
    <w:rsid w:val="00E25965"/>
    <w:rsid w:val="00E25E49"/>
    <w:rsid w:val="00E272A2"/>
    <w:rsid w:val="00E2737D"/>
    <w:rsid w:val="00E27BF2"/>
    <w:rsid w:val="00E312C9"/>
    <w:rsid w:val="00E31367"/>
    <w:rsid w:val="00E319F2"/>
    <w:rsid w:val="00E31DFE"/>
    <w:rsid w:val="00E3201B"/>
    <w:rsid w:val="00E33605"/>
    <w:rsid w:val="00E33CC8"/>
    <w:rsid w:val="00E345DE"/>
    <w:rsid w:val="00E3474B"/>
    <w:rsid w:val="00E353DE"/>
    <w:rsid w:val="00E35A4B"/>
    <w:rsid w:val="00E37A53"/>
    <w:rsid w:val="00E37C75"/>
    <w:rsid w:val="00E408F2"/>
    <w:rsid w:val="00E409DE"/>
    <w:rsid w:val="00E40AE4"/>
    <w:rsid w:val="00E420BE"/>
    <w:rsid w:val="00E44E97"/>
    <w:rsid w:val="00E44F14"/>
    <w:rsid w:val="00E4540C"/>
    <w:rsid w:val="00E4541B"/>
    <w:rsid w:val="00E46A41"/>
    <w:rsid w:val="00E50477"/>
    <w:rsid w:val="00E50E16"/>
    <w:rsid w:val="00E5154A"/>
    <w:rsid w:val="00E51F38"/>
    <w:rsid w:val="00E53268"/>
    <w:rsid w:val="00E55125"/>
    <w:rsid w:val="00E55663"/>
    <w:rsid w:val="00E55E49"/>
    <w:rsid w:val="00E57796"/>
    <w:rsid w:val="00E57D32"/>
    <w:rsid w:val="00E60E29"/>
    <w:rsid w:val="00E619F8"/>
    <w:rsid w:val="00E6332C"/>
    <w:rsid w:val="00E635D6"/>
    <w:rsid w:val="00E63FBA"/>
    <w:rsid w:val="00E64D84"/>
    <w:rsid w:val="00E66020"/>
    <w:rsid w:val="00E6670F"/>
    <w:rsid w:val="00E669B9"/>
    <w:rsid w:val="00E66E1F"/>
    <w:rsid w:val="00E6769E"/>
    <w:rsid w:val="00E676F6"/>
    <w:rsid w:val="00E7051F"/>
    <w:rsid w:val="00E706FB"/>
    <w:rsid w:val="00E70A53"/>
    <w:rsid w:val="00E70B5B"/>
    <w:rsid w:val="00E7150D"/>
    <w:rsid w:val="00E71896"/>
    <w:rsid w:val="00E730A1"/>
    <w:rsid w:val="00E73F2D"/>
    <w:rsid w:val="00E75E2E"/>
    <w:rsid w:val="00E763BD"/>
    <w:rsid w:val="00E77B60"/>
    <w:rsid w:val="00E77F46"/>
    <w:rsid w:val="00E8098B"/>
    <w:rsid w:val="00E810B2"/>
    <w:rsid w:val="00E813CD"/>
    <w:rsid w:val="00E814D4"/>
    <w:rsid w:val="00E8199F"/>
    <w:rsid w:val="00E81A87"/>
    <w:rsid w:val="00E82755"/>
    <w:rsid w:val="00E83B0A"/>
    <w:rsid w:val="00E850F8"/>
    <w:rsid w:val="00E86247"/>
    <w:rsid w:val="00E86FA6"/>
    <w:rsid w:val="00E878EA"/>
    <w:rsid w:val="00E87929"/>
    <w:rsid w:val="00E87D43"/>
    <w:rsid w:val="00E9049C"/>
    <w:rsid w:val="00E91A13"/>
    <w:rsid w:val="00E91B6C"/>
    <w:rsid w:val="00E9383D"/>
    <w:rsid w:val="00E94121"/>
    <w:rsid w:val="00E9443F"/>
    <w:rsid w:val="00E95357"/>
    <w:rsid w:val="00E95D99"/>
    <w:rsid w:val="00E96B1A"/>
    <w:rsid w:val="00E96D01"/>
    <w:rsid w:val="00E96FCC"/>
    <w:rsid w:val="00E97D97"/>
    <w:rsid w:val="00EA0011"/>
    <w:rsid w:val="00EA0183"/>
    <w:rsid w:val="00EA2087"/>
    <w:rsid w:val="00EA2988"/>
    <w:rsid w:val="00EA336B"/>
    <w:rsid w:val="00EA350C"/>
    <w:rsid w:val="00EA3B0F"/>
    <w:rsid w:val="00EA42DD"/>
    <w:rsid w:val="00EA4681"/>
    <w:rsid w:val="00EA4683"/>
    <w:rsid w:val="00EA4974"/>
    <w:rsid w:val="00EA4DB1"/>
    <w:rsid w:val="00EA4EC9"/>
    <w:rsid w:val="00EA553B"/>
    <w:rsid w:val="00EA585A"/>
    <w:rsid w:val="00EA6699"/>
    <w:rsid w:val="00EA797D"/>
    <w:rsid w:val="00EB08B4"/>
    <w:rsid w:val="00EB14B9"/>
    <w:rsid w:val="00EB2E55"/>
    <w:rsid w:val="00EB33F4"/>
    <w:rsid w:val="00EB37A7"/>
    <w:rsid w:val="00EB37E4"/>
    <w:rsid w:val="00EB4DFD"/>
    <w:rsid w:val="00EB535C"/>
    <w:rsid w:val="00EB63A0"/>
    <w:rsid w:val="00EB69D9"/>
    <w:rsid w:val="00EB751B"/>
    <w:rsid w:val="00EB77EB"/>
    <w:rsid w:val="00EB7BDE"/>
    <w:rsid w:val="00EC0543"/>
    <w:rsid w:val="00EC0854"/>
    <w:rsid w:val="00EC088D"/>
    <w:rsid w:val="00EC132F"/>
    <w:rsid w:val="00EC1535"/>
    <w:rsid w:val="00EC153D"/>
    <w:rsid w:val="00EC2160"/>
    <w:rsid w:val="00EC2E17"/>
    <w:rsid w:val="00EC5A91"/>
    <w:rsid w:val="00EC62CB"/>
    <w:rsid w:val="00EC6E56"/>
    <w:rsid w:val="00EC71A4"/>
    <w:rsid w:val="00EC7DEA"/>
    <w:rsid w:val="00ED0664"/>
    <w:rsid w:val="00ED0F2D"/>
    <w:rsid w:val="00ED16C0"/>
    <w:rsid w:val="00ED2FF4"/>
    <w:rsid w:val="00ED54DC"/>
    <w:rsid w:val="00ED5F0C"/>
    <w:rsid w:val="00ED7113"/>
    <w:rsid w:val="00ED73B3"/>
    <w:rsid w:val="00ED73BB"/>
    <w:rsid w:val="00ED7449"/>
    <w:rsid w:val="00ED78D0"/>
    <w:rsid w:val="00EE02B8"/>
    <w:rsid w:val="00EE02E4"/>
    <w:rsid w:val="00EE0FCD"/>
    <w:rsid w:val="00EE108B"/>
    <w:rsid w:val="00EE16A5"/>
    <w:rsid w:val="00EE2384"/>
    <w:rsid w:val="00EE3A98"/>
    <w:rsid w:val="00EE3F64"/>
    <w:rsid w:val="00EE47FA"/>
    <w:rsid w:val="00EE503C"/>
    <w:rsid w:val="00EE5D91"/>
    <w:rsid w:val="00EE60AD"/>
    <w:rsid w:val="00EE7399"/>
    <w:rsid w:val="00EE7B30"/>
    <w:rsid w:val="00EE7BEB"/>
    <w:rsid w:val="00EF0EEB"/>
    <w:rsid w:val="00EF0F0E"/>
    <w:rsid w:val="00EF22DA"/>
    <w:rsid w:val="00EF24E3"/>
    <w:rsid w:val="00EF2C32"/>
    <w:rsid w:val="00EF2FE5"/>
    <w:rsid w:val="00EF4BF6"/>
    <w:rsid w:val="00EF504C"/>
    <w:rsid w:val="00EF55DF"/>
    <w:rsid w:val="00EF6977"/>
    <w:rsid w:val="00EF7969"/>
    <w:rsid w:val="00F00469"/>
    <w:rsid w:val="00F007A6"/>
    <w:rsid w:val="00F00A1A"/>
    <w:rsid w:val="00F00A47"/>
    <w:rsid w:val="00F00B4B"/>
    <w:rsid w:val="00F01D29"/>
    <w:rsid w:val="00F02862"/>
    <w:rsid w:val="00F03305"/>
    <w:rsid w:val="00F03A1E"/>
    <w:rsid w:val="00F03AFC"/>
    <w:rsid w:val="00F04A7D"/>
    <w:rsid w:val="00F0548C"/>
    <w:rsid w:val="00F06900"/>
    <w:rsid w:val="00F06D2D"/>
    <w:rsid w:val="00F072BF"/>
    <w:rsid w:val="00F0743C"/>
    <w:rsid w:val="00F07629"/>
    <w:rsid w:val="00F102D3"/>
    <w:rsid w:val="00F1173A"/>
    <w:rsid w:val="00F11926"/>
    <w:rsid w:val="00F1192A"/>
    <w:rsid w:val="00F122C5"/>
    <w:rsid w:val="00F1277E"/>
    <w:rsid w:val="00F12B2C"/>
    <w:rsid w:val="00F12B58"/>
    <w:rsid w:val="00F1306D"/>
    <w:rsid w:val="00F132D7"/>
    <w:rsid w:val="00F14C95"/>
    <w:rsid w:val="00F152B5"/>
    <w:rsid w:val="00F1536E"/>
    <w:rsid w:val="00F15916"/>
    <w:rsid w:val="00F16865"/>
    <w:rsid w:val="00F17DB0"/>
    <w:rsid w:val="00F17EBC"/>
    <w:rsid w:val="00F2157D"/>
    <w:rsid w:val="00F215D6"/>
    <w:rsid w:val="00F22844"/>
    <w:rsid w:val="00F24536"/>
    <w:rsid w:val="00F2458D"/>
    <w:rsid w:val="00F24E6C"/>
    <w:rsid w:val="00F2654F"/>
    <w:rsid w:val="00F27364"/>
    <w:rsid w:val="00F27D31"/>
    <w:rsid w:val="00F30047"/>
    <w:rsid w:val="00F304E6"/>
    <w:rsid w:val="00F31835"/>
    <w:rsid w:val="00F31C38"/>
    <w:rsid w:val="00F32A34"/>
    <w:rsid w:val="00F32E0E"/>
    <w:rsid w:val="00F33541"/>
    <w:rsid w:val="00F3486F"/>
    <w:rsid w:val="00F34B3B"/>
    <w:rsid w:val="00F34FC2"/>
    <w:rsid w:val="00F357A0"/>
    <w:rsid w:val="00F36AAF"/>
    <w:rsid w:val="00F36B8A"/>
    <w:rsid w:val="00F37154"/>
    <w:rsid w:val="00F37468"/>
    <w:rsid w:val="00F37727"/>
    <w:rsid w:val="00F3C2FF"/>
    <w:rsid w:val="00F4067F"/>
    <w:rsid w:val="00F40A0E"/>
    <w:rsid w:val="00F4126F"/>
    <w:rsid w:val="00F41417"/>
    <w:rsid w:val="00F415D5"/>
    <w:rsid w:val="00F41D78"/>
    <w:rsid w:val="00F42D2D"/>
    <w:rsid w:val="00F4301C"/>
    <w:rsid w:val="00F444A9"/>
    <w:rsid w:val="00F45A8E"/>
    <w:rsid w:val="00F504A9"/>
    <w:rsid w:val="00F50EBE"/>
    <w:rsid w:val="00F51116"/>
    <w:rsid w:val="00F5160D"/>
    <w:rsid w:val="00F51C86"/>
    <w:rsid w:val="00F5263E"/>
    <w:rsid w:val="00F52915"/>
    <w:rsid w:val="00F52AC6"/>
    <w:rsid w:val="00F53530"/>
    <w:rsid w:val="00F54085"/>
    <w:rsid w:val="00F546EC"/>
    <w:rsid w:val="00F549F6"/>
    <w:rsid w:val="00F54A83"/>
    <w:rsid w:val="00F559DF"/>
    <w:rsid w:val="00F55CF0"/>
    <w:rsid w:val="00F56418"/>
    <w:rsid w:val="00F56E4D"/>
    <w:rsid w:val="00F603D9"/>
    <w:rsid w:val="00F6104C"/>
    <w:rsid w:val="00F6106A"/>
    <w:rsid w:val="00F61D77"/>
    <w:rsid w:val="00F63B28"/>
    <w:rsid w:val="00F63E9B"/>
    <w:rsid w:val="00F710B1"/>
    <w:rsid w:val="00F71AB7"/>
    <w:rsid w:val="00F72BBA"/>
    <w:rsid w:val="00F72E80"/>
    <w:rsid w:val="00F73235"/>
    <w:rsid w:val="00F73A37"/>
    <w:rsid w:val="00F73D14"/>
    <w:rsid w:val="00F74319"/>
    <w:rsid w:val="00F744C0"/>
    <w:rsid w:val="00F74C62"/>
    <w:rsid w:val="00F74CE8"/>
    <w:rsid w:val="00F74DD6"/>
    <w:rsid w:val="00F76683"/>
    <w:rsid w:val="00F77502"/>
    <w:rsid w:val="00F775B7"/>
    <w:rsid w:val="00F778A1"/>
    <w:rsid w:val="00F77DFA"/>
    <w:rsid w:val="00F80473"/>
    <w:rsid w:val="00F8057E"/>
    <w:rsid w:val="00F807EC"/>
    <w:rsid w:val="00F82341"/>
    <w:rsid w:val="00F82346"/>
    <w:rsid w:val="00F827DB"/>
    <w:rsid w:val="00F8280D"/>
    <w:rsid w:val="00F8332E"/>
    <w:rsid w:val="00F83CC1"/>
    <w:rsid w:val="00F86A8D"/>
    <w:rsid w:val="00F86C5D"/>
    <w:rsid w:val="00F86ECB"/>
    <w:rsid w:val="00F86F13"/>
    <w:rsid w:val="00F86F31"/>
    <w:rsid w:val="00F87B67"/>
    <w:rsid w:val="00F903AE"/>
    <w:rsid w:val="00F90A5B"/>
    <w:rsid w:val="00F90C27"/>
    <w:rsid w:val="00F910E6"/>
    <w:rsid w:val="00F9195C"/>
    <w:rsid w:val="00F91F73"/>
    <w:rsid w:val="00F923DB"/>
    <w:rsid w:val="00F92471"/>
    <w:rsid w:val="00F93954"/>
    <w:rsid w:val="00F939DC"/>
    <w:rsid w:val="00F93B1D"/>
    <w:rsid w:val="00F9452F"/>
    <w:rsid w:val="00F94997"/>
    <w:rsid w:val="00F94C51"/>
    <w:rsid w:val="00F9531F"/>
    <w:rsid w:val="00F966F2"/>
    <w:rsid w:val="00F97205"/>
    <w:rsid w:val="00FA04E6"/>
    <w:rsid w:val="00FA0836"/>
    <w:rsid w:val="00FA0E5E"/>
    <w:rsid w:val="00FA13E4"/>
    <w:rsid w:val="00FA1BC7"/>
    <w:rsid w:val="00FA27AD"/>
    <w:rsid w:val="00FA2D29"/>
    <w:rsid w:val="00FA308E"/>
    <w:rsid w:val="00FA344D"/>
    <w:rsid w:val="00FA39E4"/>
    <w:rsid w:val="00FA3CFE"/>
    <w:rsid w:val="00FA4E92"/>
    <w:rsid w:val="00FA4E9B"/>
    <w:rsid w:val="00FA7DE4"/>
    <w:rsid w:val="00FB0782"/>
    <w:rsid w:val="00FB1860"/>
    <w:rsid w:val="00FB1F20"/>
    <w:rsid w:val="00FB30BF"/>
    <w:rsid w:val="00FB3416"/>
    <w:rsid w:val="00FB3D95"/>
    <w:rsid w:val="00FB40F6"/>
    <w:rsid w:val="00FB4AAC"/>
    <w:rsid w:val="00FB582B"/>
    <w:rsid w:val="00FB60EC"/>
    <w:rsid w:val="00FB6AF0"/>
    <w:rsid w:val="00FB6D2A"/>
    <w:rsid w:val="00FB77E7"/>
    <w:rsid w:val="00FB83CA"/>
    <w:rsid w:val="00FC03F8"/>
    <w:rsid w:val="00FC0705"/>
    <w:rsid w:val="00FC083C"/>
    <w:rsid w:val="00FC0DC2"/>
    <w:rsid w:val="00FC2200"/>
    <w:rsid w:val="00FC24F2"/>
    <w:rsid w:val="00FC262B"/>
    <w:rsid w:val="00FC31AB"/>
    <w:rsid w:val="00FC3A10"/>
    <w:rsid w:val="00FC3C55"/>
    <w:rsid w:val="00FC53EC"/>
    <w:rsid w:val="00FC6BD3"/>
    <w:rsid w:val="00FC7A02"/>
    <w:rsid w:val="00FC7FA3"/>
    <w:rsid w:val="00FD0933"/>
    <w:rsid w:val="00FD13FC"/>
    <w:rsid w:val="00FD245F"/>
    <w:rsid w:val="00FD2B3C"/>
    <w:rsid w:val="00FD364C"/>
    <w:rsid w:val="00FD3EB0"/>
    <w:rsid w:val="00FD46CB"/>
    <w:rsid w:val="00FD47D4"/>
    <w:rsid w:val="00FD4C0D"/>
    <w:rsid w:val="00FD4C44"/>
    <w:rsid w:val="00FD519B"/>
    <w:rsid w:val="00FD5A4C"/>
    <w:rsid w:val="00FD7097"/>
    <w:rsid w:val="00FE0F6C"/>
    <w:rsid w:val="00FE1070"/>
    <w:rsid w:val="00FE1335"/>
    <w:rsid w:val="00FE1F01"/>
    <w:rsid w:val="00FE31AC"/>
    <w:rsid w:val="00FE3BA5"/>
    <w:rsid w:val="00FE4CD5"/>
    <w:rsid w:val="00FE4FC6"/>
    <w:rsid w:val="00FE564D"/>
    <w:rsid w:val="00FE5736"/>
    <w:rsid w:val="00FE5AEB"/>
    <w:rsid w:val="00FE6806"/>
    <w:rsid w:val="00FE75A8"/>
    <w:rsid w:val="00FF0EA3"/>
    <w:rsid w:val="00FF0EE9"/>
    <w:rsid w:val="00FF130B"/>
    <w:rsid w:val="00FF20F1"/>
    <w:rsid w:val="00FF2A6E"/>
    <w:rsid w:val="00FF30FC"/>
    <w:rsid w:val="00FF3F68"/>
    <w:rsid w:val="00FF4676"/>
    <w:rsid w:val="00FF524B"/>
    <w:rsid w:val="00FF5627"/>
    <w:rsid w:val="00FF6453"/>
    <w:rsid w:val="00FF67D6"/>
    <w:rsid w:val="00FF687C"/>
    <w:rsid w:val="00FF78CB"/>
    <w:rsid w:val="00FF7ED1"/>
    <w:rsid w:val="013E35A6"/>
    <w:rsid w:val="016A5E02"/>
    <w:rsid w:val="01A71584"/>
    <w:rsid w:val="01ED8631"/>
    <w:rsid w:val="020F378C"/>
    <w:rsid w:val="021F10F3"/>
    <w:rsid w:val="0222325E"/>
    <w:rsid w:val="025ED3E7"/>
    <w:rsid w:val="02B7B242"/>
    <w:rsid w:val="02DA7FB2"/>
    <w:rsid w:val="03064BE9"/>
    <w:rsid w:val="0328EE46"/>
    <w:rsid w:val="033BD5B9"/>
    <w:rsid w:val="037A1B2E"/>
    <w:rsid w:val="038FD896"/>
    <w:rsid w:val="03C88960"/>
    <w:rsid w:val="03DC41AD"/>
    <w:rsid w:val="03ECAE82"/>
    <w:rsid w:val="040C7E8D"/>
    <w:rsid w:val="045969A2"/>
    <w:rsid w:val="046B8EB6"/>
    <w:rsid w:val="049A10BD"/>
    <w:rsid w:val="04C48709"/>
    <w:rsid w:val="04C498B0"/>
    <w:rsid w:val="04CC6FED"/>
    <w:rsid w:val="04F5BB0A"/>
    <w:rsid w:val="04FED0E2"/>
    <w:rsid w:val="057DA8C8"/>
    <w:rsid w:val="06071963"/>
    <w:rsid w:val="0618445F"/>
    <w:rsid w:val="0651C673"/>
    <w:rsid w:val="06760784"/>
    <w:rsid w:val="06826348"/>
    <w:rsid w:val="06892927"/>
    <w:rsid w:val="06948BE5"/>
    <w:rsid w:val="06AD5393"/>
    <w:rsid w:val="06D3F298"/>
    <w:rsid w:val="06E2D5ED"/>
    <w:rsid w:val="06F62D53"/>
    <w:rsid w:val="0746D916"/>
    <w:rsid w:val="078178FE"/>
    <w:rsid w:val="07CDF30C"/>
    <w:rsid w:val="07F0AB60"/>
    <w:rsid w:val="082F3AC3"/>
    <w:rsid w:val="08314BC8"/>
    <w:rsid w:val="084FA9F1"/>
    <w:rsid w:val="085F93A1"/>
    <w:rsid w:val="0878062E"/>
    <w:rsid w:val="08900F14"/>
    <w:rsid w:val="08A94514"/>
    <w:rsid w:val="08F1A6E9"/>
    <w:rsid w:val="09169ADB"/>
    <w:rsid w:val="098D1EC2"/>
    <w:rsid w:val="09AEADB9"/>
    <w:rsid w:val="09AFCECF"/>
    <w:rsid w:val="09B68A61"/>
    <w:rsid w:val="09D71C08"/>
    <w:rsid w:val="09FC3EC0"/>
    <w:rsid w:val="0A20FC1D"/>
    <w:rsid w:val="0A2D0BD8"/>
    <w:rsid w:val="0A327D53"/>
    <w:rsid w:val="0A40B615"/>
    <w:rsid w:val="0A42EE36"/>
    <w:rsid w:val="0ABE919C"/>
    <w:rsid w:val="0AD0515C"/>
    <w:rsid w:val="0B137958"/>
    <w:rsid w:val="0B23B59D"/>
    <w:rsid w:val="0B319F2C"/>
    <w:rsid w:val="0B3EC7F6"/>
    <w:rsid w:val="0B57EFEE"/>
    <w:rsid w:val="0B5E29ED"/>
    <w:rsid w:val="0B6EA4F6"/>
    <w:rsid w:val="0B76D60C"/>
    <w:rsid w:val="0B853763"/>
    <w:rsid w:val="0B9B683F"/>
    <w:rsid w:val="0B9DF4C5"/>
    <w:rsid w:val="0BB739C5"/>
    <w:rsid w:val="0BD2027E"/>
    <w:rsid w:val="0BE53BBA"/>
    <w:rsid w:val="0BEDA9DD"/>
    <w:rsid w:val="0C036133"/>
    <w:rsid w:val="0C1D3124"/>
    <w:rsid w:val="0C26F3E7"/>
    <w:rsid w:val="0C45E957"/>
    <w:rsid w:val="0C6A3F1F"/>
    <w:rsid w:val="0C78F6DE"/>
    <w:rsid w:val="0C96E8B8"/>
    <w:rsid w:val="0CEA0A2C"/>
    <w:rsid w:val="0D265A6D"/>
    <w:rsid w:val="0D431302"/>
    <w:rsid w:val="0D5A42C8"/>
    <w:rsid w:val="0DA8E1E0"/>
    <w:rsid w:val="0DD1D525"/>
    <w:rsid w:val="0DE0DFC1"/>
    <w:rsid w:val="0DEDD045"/>
    <w:rsid w:val="0DF3806E"/>
    <w:rsid w:val="0E0F9827"/>
    <w:rsid w:val="0E2AFA3A"/>
    <w:rsid w:val="0E430505"/>
    <w:rsid w:val="0E714F92"/>
    <w:rsid w:val="0E7AF139"/>
    <w:rsid w:val="0E994B46"/>
    <w:rsid w:val="0EC58572"/>
    <w:rsid w:val="0EDF6853"/>
    <w:rsid w:val="0EEDFA6D"/>
    <w:rsid w:val="0F059607"/>
    <w:rsid w:val="0F5E380C"/>
    <w:rsid w:val="0F8C208E"/>
    <w:rsid w:val="0FCD38B1"/>
    <w:rsid w:val="0FF79F4C"/>
    <w:rsid w:val="0FFCB9D6"/>
    <w:rsid w:val="101242E7"/>
    <w:rsid w:val="1016E3FF"/>
    <w:rsid w:val="10182A8D"/>
    <w:rsid w:val="10231107"/>
    <w:rsid w:val="10269C5F"/>
    <w:rsid w:val="1038A501"/>
    <w:rsid w:val="10458CB7"/>
    <w:rsid w:val="10858A56"/>
    <w:rsid w:val="10DEB647"/>
    <w:rsid w:val="111DE31D"/>
    <w:rsid w:val="112EF5EE"/>
    <w:rsid w:val="112FB69E"/>
    <w:rsid w:val="114369AE"/>
    <w:rsid w:val="117F22E5"/>
    <w:rsid w:val="11DB702F"/>
    <w:rsid w:val="11EC26B5"/>
    <w:rsid w:val="1209550B"/>
    <w:rsid w:val="12202D14"/>
    <w:rsid w:val="125DDBEA"/>
    <w:rsid w:val="128410F6"/>
    <w:rsid w:val="12A48AF0"/>
    <w:rsid w:val="12C3A0CE"/>
    <w:rsid w:val="12D8C58B"/>
    <w:rsid w:val="12E4EA8B"/>
    <w:rsid w:val="12E88E60"/>
    <w:rsid w:val="12FC7749"/>
    <w:rsid w:val="132DA124"/>
    <w:rsid w:val="1352925A"/>
    <w:rsid w:val="1357372A"/>
    <w:rsid w:val="13706924"/>
    <w:rsid w:val="1375124C"/>
    <w:rsid w:val="13A54858"/>
    <w:rsid w:val="13B57D21"/>
    <w:rsid w:val="13DC3D97"/>
    <w:rsid w:val="13E54562"/>
    <w:rsid w:val="13ECE1B7"/>
    <w:rsid w:val="141F0CD4"/>
    <w:rsid w:val="14445923"/>
    <w:rsid w:val="1448ED1A"/>
    <w:rsid w:val="14846993"/>
    <w:rsid w:val="14E2C8A8"/>
    <w:rsid w:val="1511D63A"/>
    <w:rsid w:val="15ABF0E9"/>
    <w:rsid w:val="15B1E289"/>
    <w:rsid w:val="1618DC50"/>
    <w:rsid w:val="1637792A"/>
    <w:rsid w:val="16588674"/>
    <w:rsid w:val="1697953B"/>
    <w:rsid w:val="16C957D1"/>
    <w:rsid w:val="16CAAA68"/>
    <w:rsid w:val="16D170DD"/>
    <w:rsid w:val="16D79EFE"/>
    <w:rsid w:val="16DB0823"/>
    <w:rsid w:val="16DFD3F4"/>
    <w:rsid w:val="173961D0"/>
    <w:rsid w:val="179C2D6F"/>
    <w:rsid w:val="17DC8FDF"/>
    <w:rsid w:val="17F318D1"/>
    <w:rsid w:val="18157741"/>
    <w:rsid w:val="182CBEF7"/>
    <w:rsid w:val="18766083"/>
    <w:rsid w:val="18818DC1"/>
    <w:rsid w:val="189ECE8D"/>
    <w:rsid w:val="18BFC94B"/>
    <w:rsid w:val="18D167CC"/>
    <w:rsid w:val="18DE2961"/>
    <w:rsid w:val="1917EE68"/>
    <w:rsid w:val="1942D972"/>
    <w:rsid w:val="194A23CF"/>
    <w:rsid w:val="195C2688"/>
    <w:rsid w:val="1988DF17"/>
    <w:rsid w:val="1996FC31"/>
    <w:rsid w:val="19A00A89"/>
    <w:rsid w:val="19A189D5"/>
    <w:rsid w:val="19DCFE9A"/>
    <w:rsid w:val="19F73E06"/>
    <w:rsid w:val="1A220273"/>
    <w:rsid w:val="1A389210"/>
    <w:rsid w:val="1A95A9C6"/>
    <w:rsid w:val="1ACA0ABC"/>
    <w:rsid w:val="1AE773BE"/>
    <w:rsid w:val="1B3F424D"/>
    <w:rsid w:val="1B4BE06F"/>
    <w:rsid w:val="1B7B01CD"/>
    <w:rsid w:val="1B84E268"/>
    <w:rsid w:val="1B9585C3"/>
    <w:rsid w:val="1B9EF987"/>
    <w:rsid w:val="1BAB87A2"/>
    <w:rsid w:val="1BE93DAE"/>
    <w:rsid w:val="1BF4EF23"/>
    <w:rsid w:val="1C36347E"/>
    <w:rsid w:val="1C52A86C"/>
    <w:rsid w:val="1C65AD88"/>
    <w:rsid w:val="1C6F1E70"/>
    <w:rsid w:val="1C972947"/>
    <w:rsid w:val="1CBED8B1"/>
    <w:rsid w:val="1CC79177"/>
    <w:rsid w:val="1D0A3EDA"/>
    <w:rsid w:val="1D8E6278"/>
    <w:rsid w:val="1DB64AA2"/>
    <w:rsid w:val="1DDFA63B"/>
    <w:rsid w:val="1DEAB034"/>
    <w:rsid w:val="1E206520"/>
    <w:rsid w:val="1E2419E6"/>
    <w:rsid w:val="1EA38023"/>
    <w:rsid w:val="1EDE1B72"/>
    <w:rsid w:val="1EEA38B0"/>
    <w:rsid w:val="1EF654A3"/>
    <w:rsid w:val="1F001430"/>
    <w:rsid w:val="1F52DECB"/>
    <w:rsid w:val="1F63DF14"/>
    <w:rsid w:val="1F8F9206"/>
    <w:rsid w:val="1FA11A80"/>
    <w:rsid w:val="1FA71A2A"/>
    <w:rsid w:val="1FB65958"/>
    <w:rsid w:val="1FCAE605"/>
    <w:rsid w:val="1FD3A596"/>
    <w:rsid w:val="201E18CA"/>
    <w:rsid w:val="2020C201"/>
    <w:rsid w:val="203D0EDA"/>
    <w:rsid w:val="205D5915"/>
    <w:rsid w:val="208BA6AA"/>
    <w:rsid w:val="20C6C757"/>
    <w:rsid w:val="20D2B6E9"/>
    <w:rsid w:val="2160F78A"/>
    <w:rsid w:val="2169DBF5"/>
    <w:rsid w:val="2170A5AC"/>
    <w:rsid w:val="21A5D02B"/>
    <w:rsid w:val="22278F44"/>
    <w:rsid w:val="22417EA1"/>
    <w:rsid w:val="228FE0A6"/>
    <w:rsid w:val="22D0D16A"/>
    <w:rsid w:val="22DDF0B8"/>
    <w:rsid w:val="22E94ABE"/>
    <w:rsid w:val="22F4C73F"/>
    <w:rsid w:val="230AA7A4"/>
    <w:rsid w:val="232EC2BF"/>
    <w:rsid w:val="2339A6AC"/>
    <w:rsid w:val="23D4D8AD"/>
    <w:rsid w:val="23DEC673"/>
    <w:rsid w:val="23F9080E"/>
    <w:rsid w:val="2484DD0D"/>
    <w:rsid w:val="2489B86D"/>
    <w:rsid w:val="24AA36E1"/>
    <w:rsid w:val="24F0AC9C"/>
    <w:rsid w:val="25001A25"/>
    <w:rsid w:val="253BD381"/>
    <w:rsid w:val="25865726"/>
    <w:rsid w:val="25A5D738"/>
    <w:rsid w:val="25AFDCC1"/>
    <w:rsid w:val="25DEC146"/>
    <w:rsid w:val="25EDFE78"/>
    <w:rsid w:val="2616F223"/>
    <w:rsid w:val="261CEA2E"/>
    <w:rsid w:val="26351097"/>
    <w:rsid w:val="26479114"/>
    <w:rsid w:val="2654D712"/>
    <w:rsid w:val="2659B925"/>
    <w:rsid w:val="266A17A5"/>
    <w:rsid w:val="26905CE2"/>
    <w:rsid w:val="26B195C3"/>
    <w:rsid w:val="270788D0"/>
    <w:rsid w:val="2720CD09"/>
    <w:rsid w:val="273D2AEB"/>
    <w:rsid w:val="275C86A2"/>
    <w:rsid w:val="276A9C16"/>
    <w:rsid w:val="2776DD7D"/>
    <w:rsid w:val="27827A41"/>
    <w:rsid w:val="27D542BB"/>
    <w:rsid w:val="284366D3"/>
    <w:rsid w:val="2874212F"/>
    <w:rsid w:val="289E2909"/>
    <w:rsid w:val="28A45B5E"/>
    <w:rsid w:val="28BD81EB"/>
    <w:rsid w:val="28CBA85D"/>
    <w:rsid w:val="28E28690"/>
    <w:rsid w:val="28E7761C"/>
    <w:rsid w:val="28F27B9D"/>
    <w:rsid w:val="2944D00D"/>
    <w:rsid w:val="29569C83"/>
    <w:rsid w:val="29684515"/>
    <w:rsid w:val="296956DF"/>
    <w:rsid w:val="29E22160"/>
    <w:rsid w:val="29F91DC3"/>
    <w:rsid w:val="2A0D04A6"/>
    <w:rsid w:val="2A4B42C7"/>
    <w:rsid w:val="2A66698F"/>
    <w:rsid w:val="2A7B80F7"/>
    <w:rsid w:val="2A80F196"/>
    <w:rsid w:val="2A9FD9C2"/>
    <w:rsid w:val="2AB27430"/>
    <w:rsid w:val="2AD8A74F"/>
    <w:rsid w:val="2ADD3516"/>
    <w:rsid w:val="2B25112A"/>
    <w:rsid w:val="2B66C4A8"/>
    <w:rsid w:val="2BA8F9F8"/>
    <w:rsid w:val="2BCE584C"/>
    <w:rsid w:val="2C1067F8"/>
    <w:rsid w:val="2C4E6230"/>
    <w:rsid w:val="2C518C74"/>
    <w:rsid w:val="2C660212"/>
    <w:rsid w:val="2D0FADB3"/>
    <w:rsid w:val="2D3C489B"/>
    <w:rsid w:val="2D68179B"/>
    <w:rsid w:val="2D7049C1"/>
    <w:rsid w:val="2D933FD3"/>
    <w:rsid w:val="2D9ACFF2"/>
    <w:rsid w:val="2DAD88C1"/>
    <w:rsid w:val="2DBB0A06"/>
    <w:rsid w:val="2DBBF0E8"/>
    <w:rsid w:val="2DC041D2"/>
    <w:rsid w:val="2DE81F00"/>
    <w:rsid w:val="2E049110"/>
    <w:rsid w:val="2E2F825B"/>
    <w:rsid w:val="2E5305AE"/>
    <w:rsid w:val="2E5F621A"/>
    <w:rsid w:val="2E6954FB"/>
    <w:rsid w:val="2E7240A7"/>
    <w:rsid w:val="2E91D7D6"/>
    <w:rsid w:val="2EA7892F"/>
    <w:rsid w:val="2EC74ACD"/>
    <w:rsid w:val="2ED0E5B9"/>
    <w:rsid w:val="2EF73E7F"/>
    <w:rsid w:val="2F54C6AF"/>
    <w:rsid w:val="2F62C6B8"/>
    <w:rsid w:val="2F6D8579"/>
    <w:rsid w:val="2F74327B"/>
    <w:rsid w:val="2F76BC7A"/>
    <w:rsid w:val="2F779947"/>
    <w:rsid w:val="2F874E18"/>
    <w:rsid w:val="2FA31CF1"/>
    <w:rsid w:val="2FC3EBE8"/>
    <w:rsid w:val="2FD8CB1E"/>
    <w:rsid w:val="2FE4CAEF"/>
    <w:rsid w:val="3037B148"/>
    <w:rsid w:val="303800D2"/>
    <w:rsid w:val="304862C3"/>
    <w:rsid w:val="30651F65"/>
    <w:rsid w:val="3084CC97"/>
    <w:rsid w:val="308697E9"/>
    <w:rsid w:val="30A50F4E"/>
    <w:rsid w:val="30BE15F1"/>
    <w:rsid w:val="30C23067"/>
    <w:rsid w:val="3105B3E9"/>
    <w:rsid w:val="3115372E"/>
    <w:rsid w:val="312E9159"/>
    <w:rsid w:val="313DE165"/>
    <w:rsid w:val="3162EF4C"/>
    <w:rsid w:val="316618FE"/>
    <w:rsid w:val="31769E75"/>
    <w:rsid w:val="317F8FBE"/>
    <w:rsid w:val="3185CFC1"/>
    <w:rsid w:val="3199DC75"/>
    <w:rsid w:val="31A3596E"/>
    <w:rsid w:val="31CD65E3"/>
    <w:rsid w:val="31CDA1C3"/>
    <w:rsid w:val="31D6F21C"/>
    <w:rsid w:val="31E5058C"/>
    <w:rsid w:val="3218E341"/>
    <w:rsid w:val="32283CE2"/>
    <w:rsid w:val="3248DF2B"/>
    <w:rsid w:val="329DA1F6"/>
    <w:rsid w:val="32A1A1C0"/>
    <w:rsid w:val="32E79343"/>
    <w:rsid w:val="33316726"/>
    <w:rsid w:val="334C4955"/>
    <w:rsid w:val="335AA7B9"/>
    <w:rsid w:val="339FFD7F"/>
    <w:rsid w:val="33E797D9"/>
    <w:rsid w:val="33EBA0BF"/>
    <w:rsid w:val="33F419DB"/>
    <w:rsid w:val="34149A36"/>
    <w:rsid w:val="3429E53D"/>
    <w:rsid w:val="349457AB"/>
    <w:rsid w:val="3497516F"/>
    <w:rsid w:val="351A52DD"/>
    <w:rsid w:val="3525EDE4"/>
    <w:rsid w:val="357E6F84"/>
    <w:rsid w:val="3582A210"/>
    <w:rsid w:val="35866D62"/>
    <w:rsid w:val="35A570DF"/>
    <w:rsid w:val="35E030EC"/>
    <w:rsid w:val="3607139B"/>
    <w:rsid w:val="365770C9"/>
    <w:rsid w:val="365959E6"/>
    <w:rsid w:val="36724E38"/>
    <w:rsid w:val="3690F888"/>
    <w:rsid w:val="3698ECCF"/>
    <w:rsid w:val="36B020B6"/>
    <w:rsid w:val="36C3B248"/>
    <w:rsid w:val="36E4D3B6"/>
    <w:rsid w:val="370D52FF"/>
    <w:rsid w:val="373FBEF0"/>
    <w:rsid w:val="376A05CA"/>
    <w:rsid w:val="3792293D"/>
    <w:rsid w:val="37B95D74"/>
    <w:rsid w:val="37CFD0AC"/>
    <w:rsid w:val="37D93813"/>
    <w:rsid w:val="37E6964F"/>
    <w:rsid w:val="37E954E3"/>
    <w:rsid w:val="382E2410"/>
    <w:rsid w:val="384DEB38"/>
    <w:rsid w:val="387010DE"/>
    <w:rsid w:val="387C60D6"/>
    <w:rsid w:val="38A5A946"/>
    <w:rsid w:val="38BD9FE3"/>
    <w:rsid w:val="38C7C3D4"/>
    <w:rsid w:val="38C8B968"/>
    <w:rsid w:val="38DB1711"/>
    <w:rsid w:val="38E9F7F0"/>
    <w:rsid w:val="393D3F7F"/>
    <w:rsid w:val="3945C469"/>
    <w:rsid w:val="39529CAC"/>
    <w:rsid w:val="39D8C1A2"/>
    <w:rsid w:val="39E8BBFF"/>
    <w:rsid w:val="3A059924"/>
    <w:rsid w:val="3A1CB70F"/>
    <w:rsid w:val="3A1D73C6"/>
    <w:rsid w:val="3A6FB76B"/>
    <w:rsid w:val="3A7436D3"/>
    <w:rsid w:val="3A8639F7"/>
    <w:rsid w:val="3A911664"/>
    <w:rsid w:val="3AB3691A"/>
    <w:rsid w:val="3ABC3E30"/>
    <w:rsid w:val="3AD9D329"/>
    <w:rsid w:val="3AF6BA8F"/>
    <w:rsid w:val="3B02F53C"/>
    <w:rsid w:val="3B4B8858"/>
    <w:rsid w:val="3B56D44A"/>
    <w:rsid w:val="3B81E386"/>
    <w:rsid w:val="3B93E23E"/>
    <w:rsid w:val="3B9B2CCF"/>
    <w:rsid w:val="3B9BF013"/>
    <w:rsid w:val="3BA5DA04"/>
    <w:rsid w:val="3BB64185"/>
    <w:rsid w:val="3C6595B8"/>
    <w:rsid w:val="3C6F880A"/>
    <w:rsid w:val="3C7A2A24"/>
    <w:rsid w:val="3C7A8881"/>
    <w:rsid w:val="3C874F7D"/>
    <w:rsid w:val="3C88C2E7"/>
    <w:rsid w:val="3C94634F"/>
    <w:rsid w:val="3CA33B22"/>
    <w:rsid w:val="3CB7B197"/>
    <w:rsid w:val="3CBCDE9B"/>
    <w:rsid w:val="3CDDD0E3"/>
    <w:rsid w:val="3CDE6615"/>
    <w:rsid w:val="3D319113"/>
    <w:rsid w:val="3D4F7404"/>
    <w:rsid w:val="3D575D85"/>
    <w:rsid w:val="3D64FDA3"/>
    <w:rsid w:val="3D9165BF"/>
    <w:rsid w:val="3DA8ADBE"/>
    <w:rsid w:val="3DADA5DA"/>
    <w:rsid w:val="3DB4515B"/>
    <w:rsid w:val="3DC52CA8"/>
    <w:rsid w:val="3E33845E"/>
    <w:rsid w:val="3E36DAF8"/>
    <w:rsid w:val="3E954373"/>
    <w:rsid w:val="3EAEA19B"/>
    <w:rsid w:val="3EEFCA15"/>
    <w:rsid w:val="3EF5C4C8"/>
    <w:rsid w:val="3F39E6F5"/>
    <w:rsid w:val="3F3ECC4E"/>
    <w:rsid w:val="3F87CB49"/>
    <w:rsid w:val="3FB85068"/>
    <w:rsid w:val="3FCBD768"/>
    <w:rsid w:val="3FD3BCAB"/>
    <w:rsid w:val="40251C96"/>
    <w:rsid w:val="402AC9D3"/>
    <w:rsid w:val="4074C2D4"/>
    <w:rsid w:val="40754A3A"/>
    <w:rsid w:val="4092298B"/>
    <w:rsid w:val="40CADD40"/>
    <w:rsid w:val="40F293A2"/>
    <w:rsid w:val="40FBFD36"/>
    <w:rsid w:val="4111AAB9"/>
    <w:rsid w:val="414A3135"/>
    <w:rsid w:val="4150BF48"/>
    <w:rsid w:val="4174A105"/>
    <w:rsid w:val="4188BC2A"/>
    <w:rsid w:val="419B30D7"/>
    <w:rsid w:val="419B4D29"/>
    <w:rsid w:val="41BDD22C"/>
    <w:rsid w:val="41E1368B"/>
    <w:rsid w:val="41F3CF03"/>
    <w:rsid w:val="41FECAA1"/>
    <w:rsid w:val="42470809"/>
    <w:rsid w:val="429871A5"/>
    <w:rsid w:val="42A6BF62"/>
    <w:rsid w:val="42B3C2A3"/>
    <w:rsid w:val="42C5787F"/>
    <w:rsid w:val="43062FA1"/>
    <w:rsid w:val="43338632"/>
    <w:rsid w:val="435BC1AA"/>
    <w:rsid w:val="435EF688"/>
    <w:rsid w:val="43773406"/>
    <w:rsid w:val="43C810C1"/>
    <w:rsid w:val="43D011FD"/>
    <w:rsid w:val="43DCCD89"/>
    <w:rsid w:val="43F1FA52"/>
    <w:rsid w:val="43FCA20B"/>
    <w:rsid w:val="441128FE"/>
    <w:rsid w:val="44712EA8"/>
    <w:rsid w:val="44949AA1"/>
    <w:rsid w:val="44C503B4"/>
    <w:rsid w:val="44D5CA91"/>
    <w:rsid w:val="4501AA7E"/>
    <w:rsid w:val="45287ADF"/>
    <w:rsid w:val="4546CB0F"/>
    <w:rsid w:val="454A057A"/>
    <w:rsid w:val="456F6BCB"/>
    <w:rsid w:val="45EB983C"/>
    <w:rsid w:val="45EDB4A5"/>
    <w:rsid w:val="45F288A7"/>
    <w:rsid w:val="46010A84"/>
    <w:rsid w:val="46350F8E"/>
    <w:rsid w:val="4638EDDD"/>
    <w:rsid w:val="463A6487"/>
    <w:rsid w:val="463D70E8"/>
    <w:rsid w:val="4657D7D9"/>
    <w:rsid w:val="4681610F"/>
    <w:rsid w:val="4694B085"/>
    <w:rsid w:val="469C3ADA"/>
    <w:rsid w:val="46C9923A"/>
    <w:rsid w:val="470EB7E8"/>
    <w:rsid w:val="4751C2FD"/>
    <w:rsid w:val="4758F453"/>
    <w:rsid w:val="475DB676"/>
    <w:rsid w:val="47A6258D"/>
    <w:rsid w:val="47B8E06A"/>
    <w:rsid w:val="47C4BE4B"/>
    <w:rsid w:val="47C7881D"/>
    <w:rsid w:val="47D7F2AC"/>
    <w:rsid w:val="47E55619"/>
    <w:rsid w:val="4802028B"/>
    <w:rsid w:val="4854CF8B"/>
    <w:rsid w:val="4871ACE6"/>
    <w:rsid w:val="4888A275"/>
    <w:rsid w:val="48BE9C0F"/>
    <w:rsid w:val="48D36522"/>
    <w:rsid w:val="4916751A"/>
    <w:rsid w:val="49202C49"/>
    <w:rsid w:val="494C14F5"/>
    <w:rsid w:val="49E2D02E"/>
    <w:rsid w:val="4A09ADE9"/>
    <w:rsid w:val="4A1A49EE"/>
    <w:rsid w:val="4A344812"/>
    <w:rsid w:val="4A73C431"/>
    <w:rsid w:val="4A74600B"/>
    <w:rsid w:val="4A9B23AB"/>
    <w:rsid w:val="4AD5DD0E"/>
    <w:rsid w:val="4AECD3A4"/>
    <w:rsid w:val="4AF8D45C"/>
    <w:rsid w:val="4B0E9894"/>
    <w:rsid w:val="4B380675"/>
    <w:rsid w:val="4B607352"/>
    <w:rsid w:val="4B7ABE46"/>
    <w:rsid w:val="4B84EEC9"/>
    <w:rsid w:val="4B9ECC1D"/>
    <w:rsid w:val="4BB9E790"/>
    <w:rsid w:val="4BC03F04"/>
    <w:rsid w:val="4BC600CB"/>
    <w:rsid w:val="4BCBA2E6"/>
    <w:rsid w:val="4BE2EDDD"/>
    <w:rsid w:val="4BFE3730"/>
    <w:rsid w:val="4C0D97D7"/>
    <w:rsid w:val="4C6BCC34"/>
    <w:rsid w:val="4CC2000D"/>
    <w:rsid w:val="4CD035AC"/>
    <w:rsid w:val="4CD21129"/>
    <w:rsid w:val="4CF8A008"/>
    <w:rsid w:val="4D149EE0"/>
    <w:rsid w:val="4D1B76EF"/>
    <w:rsid w:val="4D3DD6A0"/>
    <w:rsid w:val="4DBBFE62"/>
    <w:rsid w:val="4DD052B7"/>
    <w:rsid w:val="4DD8852D"/>
    <w:rsid w:val="4DDAA019"/>
    <w:rsid w:val="4DE675C8"/>
    <w:rsid w:val="4DF658AB"/>
    <w:rsid w:val="4E23942F"/>
    <w:rsid w:val="4E276147"/>
    <w:rsid w:val="4E299786"/>
    <w:rsid w:val="4E4646D8"/>
    <w:rsid w:val="4E6405F3"/>
    <w:rsid w:val="4E960FAC"/>
    <w:rsid w:val="4EA2EE7A"/>
    <w:rsid w:val="4EA4C980"/>
    <w:rsid w:val="4EBC1127"/>
    <w:rsid w:val="4EE7FF55"/>
    <w:rsid w:val="4EE98757"/>
    <w:rsid w:val="4F089D5E"/>
    <w:rsid w:val="4F214A88"/>
    <w:rsid w:val="4F3E0E10"/>
    <w:rsid w:val="4F549292"/>
    <w:rsid w:val="4F987A13"/>
    <w:rsid w:val="4FC03D8D"/>
    <w:rsid w:val="4FC17BA3"/>
    <w:rsid w:val="4FCF3068"/>
    <w:rsid w:val="4FF5D357"/>
    <w:rsid w:val="50178E80"/>
    <w:rsid w:val="502E08D5"/>
    <w:rsid w:val="5033AF2B"/>
    <w:rsid w:val="5034B2BC"/>
    <w:rsid w:val="5037CCD1"/>
    <w:rsid w:val="504D86D8"/>
    <w:rsid w:val="5053391F"/>
    <w:rsid w:val="50633263"/>
    <w:rsid w:val="508FAAD2"/>
    <w:rsid w:val="50BF091D"/>
    <w:rsid w:val="5140275D"/>
    <w:rsid w:val="515D7049"/>
    <w:rsid w:val="5183DAB9"/>
    <w:rsid w:val="51B2AB43"/>
    <w:rsid w:val="51BD0557"/>
    <w:rsid w:val="51EF6E67"/>
    <w:rsid w:val="51F685CB"/>
    <w:rsid w:val="520E25CC"/>
    <w:rsid w:val="528A1BB1"/>
    <w:rsid w:val="528EF70A"/>
    <w:rsid w:val="529A737B"/>
    <w:rsid w:val="52B649CB"/>
    <w:rsid w:val="52B90CB2"/>
    <w:rsid w:val="52F8C2B8"/>
    <w:rsid w:val="530F7B87"/>
    <w:rsid w:val="5310A0D4"/>
    <w:rsid w:val="5333CEE3"/>
    <w:rsid w:val="53386D8C"/>
    <w:rsid w:val="53404503"/>
    <w:rsid w:val="5350069F"/>
    <w:rsid w:val="53668557"/>
    <w:rsid w:val="536DD1E0"/>
    <w:rsid w:val="537DC3B6"/>
    <w:rsid w:val="5399F5E5"/>
    <w:rsid w:val="53A6B420"/>
    <w:rsid w:val="53B76024"/>
    <w:rsid w:val="53C542CE"/>
    <w:rsid w:val="542C7E22"/>
    <w:rsid w:val="5444F257"/>
    <w:rsid w:val="545DAB14"/>
    <w:rsid w:val="546F947F"/>
    <w:rsid w:val="54927FF9"/>
    <w:rsid w:val="549514CB"/>
    <w:rsid w:val="54A12299"/>
    <w:rsid w:val="55114E1E"/>
    <w:rsid w:val="55259BEF"/>
    <w:rsid w:val="55265C8A"/>
    <w:rsid w:val="5526AED2"/>
    <w:rsid w:val="5537A70D"/>
    <w:rsid w:val="5554CF13"/>
    <w:rsid w:val="55664987"/>
    <w:rsid w:val="5587A423"/>
    <w:rsid w:val="558F1DC2"/>
    <w:rsid w:val="56A8BCC4"/>
    <w:rsid w:val="56C53C76"/>
    <w:rsid w:val="56DDA993"/>
    <w:rsid w:val="56E86000"/>
    <w:rsid w:val="571E1240"/>
    <w:rsid w:val="573A462C"/>
    <w:rsid w:val="57673EA5"/>
    <w:rsid w:val="5769D756"/>
    <w:rsid w:val="57891CA0"/>
    <w:rsid w:val="578D1C2A"/>
    <w:rsid w:val="57ABDDCB"/>
    <w:rsid w:val="57B11A30"/>
    <w:rsid w:val="57C0E0D1"/>
    <w:rsid w:val="57E50EA6"/>
    <w:rsid w:val="57EF923F"/>
    <w:rsid w:val="57F65A25"/>
    <w:rsid w:val="5800A31E"/>
    <w:rsid w:val="5817AFBF"/>
    <w:rsid w:val="582BDFE8"/>
    <w:rsid w:val="583209F9"/>
    <w:rsid w:val="58999C38"/>
    <w:rsid w:val="59036F73"/>
    <w:rsid w:val="5905DB28"/>
    <w:rsid w:val="59135AFA"/>
    <w:rsid w:val="593218B1"/>
    <w:rsid w:val="59B9FF01"/>
    <w:rsid w:val="59CF9AEC"/>
    <w:rsid w:val="59DCCF31"/>
    <w:rsid w:val="59F09310"/>
    <w:rsid w:val="5A19C338"/>
    <w:rsid w:val="5A29566D"/>
    <w:rsid w:val="5A575E64"/>
    <w:rsid w:val="5A5F640C"/>
    <w:rsid w:val="5A811FC6"/>
    <w:rsid w:val="5A93C306"/>
    <w:rsid w:val="5AEEE271"/>
    <w:rsid w:val="5B650DFE"/>
    <w:rsid w:val="5BA45FDB"/>
    <w:rsid w:val="5BC22B8C"/>
    <w:rsid w:val="5BC4C4FC"/>
    <w:rsid w:val="5BD4FD30"/>
    <w:rsid w:val="5BE577C2"/>
    <w:rsid w:val="5BE7F40A"/>
    <w:rsid w:val="5BF34B96"/>
    <w:rsid w:val="5BF7C924"/>
    <w:rsid w:val="5C48D290"/>
    <w:rsid w:val="5C72E7D7"/>
    <w:rsid w:val="5C75C6F4"/>
    <w:rsid w:val="5C9355D0"/>
    <w:rsid w:val="5C9F6872"/>
    <w:rsid w:val="5CF83A5E"/>
    <w:rsid w:val="5D05F5E0"/>
    <w:rsid w:val="5D09C75B"/>
    <w:rsid w:val="5D28E375"/>
    <w:rsid w:val="5D2CD380"/>
    <w:rsid w:val="5D603280"/>
    <w:rsid w:val="5D6F428C"/>
    <w:rsid w:val="5D8793AE"/>
    <w:rsid w:val="5D8D0112"/>
    <w:rsid w:val="5D971199"/>
    <w:rsid w:val="5DD1865F"/>
    <w:rsid w:val="5DDDBA30"/>
    <w:rsid w:val="5E05041E"/>
    <w:rsid w:val="5E492572"/>
    <w:rsid w:val="5E832BEF"/>
    <w:rsid w:val="5E95741A"/>
    <w:rsid w:val="5EB2E9AD"/>
    <w:rsid w:val="5EB9C403"/>
    <w:rsid w:val="5F2F5056"/>
    <w:rsid w:val="5F386EA5"/>
    <w:rsid w:val="5F5E575F"/>
    <w:rsid w:val="5F6B6529"/>
    <w:rsid w:val="5F8593FF"/>
    <w:rsid w:val="5F943DE8"/>
    <w:rsid w:val="5F960FAE"/>
    <w:rsid w:val="5FBB35CC"/>
    <w:rsid w:val="6006D648"/>
    <w:rsid w:val="602E84FB"/>
    <w:rsid w:val="6042B3A5"/>
    <w:rsid w:val="604DECEE"/>
    <w:rsid w:val="60649B34"/>
    <w:rsid w:val="60F18839"/>
    <w:rsid w:val="610404D4"/>
    <w:rsid w:val="611162DF"/>
    <w:rsid w:val="6125FCB8"/>
    <w:rsid w:val="613202F4"/>
    <w:rsid w:val="6145A364"/>
    <w:rsid w:val="616CF896"/>
    <w:rsid w:val="617514D1"/>
    <w:rsid w:val="61781CE4"/>
    <w:rsid w:val="618205AE"/>
    <w:rsid w:val="618466FD"/>
    <w:rsid w:val="61A0F9B8"/>
    <w:rsid w:val="61B3CD13"/>
    <w:rsid w:val="61DD0D0F"/>
    <w:rsid w:val="61E1F81E"/>
    <w:rsid w:val="61EE72FA"/>
    <w:rsid w:val="62261ABA"/>
    <w:rsid w:val="62439DBE"/>
    <w:rsid w:val="62535250"/>
    <w:rsid w:val="625451DF"/>
    <w:rsid w:val="629ED787"/>
    <w:rsid w:val="62C58ECD"/>
    <w:rsid w:val="62E01FE2"/>
    <w:rsid w:val="62F9699B"/>
    <w:rsid w:val="62FABC4B"/>
    <w:rsid w:val="634ACB40"/>
    <w:rsid w:val="634E2DCA"/>
    <w:rsid w:val="63790B24"/>
    <w:rsid w:val="639581F7"/>
    <w:rsid w:val="639C3181"/>
    <w:rsid w:val="63C6F96F"/>
    <w:rsid w:val="63DE388F"/>
    <w:rsid w:val="640F07F0"/>
    <w:rsid w:val="645E9D8E"/>
    <w:rsid w:val="6467A6D5"/>
    <w:rsid w:val="648880F1"/>
    <w:rsid w:val="64920E85"/>
    <w:rsid w:val="64B788F0"/>
    <w:rsid w:val="64BAEC8C"/>
    <w:rsid w:val="64D62AED"/>
    <w:rsid w:val="64DBA4E1"/>
    <w:rsid w:val="64EC38B7"/>
    <w:rsid w:val="64FB922F"/>
    <w:rsid w:val="64FF4362"/>
    <w:rsid w:val="65037638"/>
    <w:rsid w:val="653180D9"/>
    <w:rsid w:val="6541F67B"/>
    <w:rsid w:val="6574F47F"/>
    <w:rsid w:val="65AF7D89"/>
    <w:rsid w:val="65B8CD0B"/>
    <w:rsid w:val="65B9B2EC"/>
    <w:rsid w:val="65D25C05"/>
    <w:rsid w:val="664F7EDD"/>
    <w:rsid w:val="666BAE24"/>
    <w:rsid w:val="667A2B20"/>
    <w:rsid w:val="667AA2F0"/>
    <w:rsid w:val="668C0897"/>
    <w:rsid w:val="668FBD52"/>
    <w:rsid w:val="66AB3FF2"/>
    <w:rsid w:val="66CDABD2"/>
    <w:rsid w:val="66E831AD"/>
    <w:rsid w:val="6710E2F8"/>
    <w:rsid w:val="679A2E41"/>
    <w:rsid w:val="67C88E2F"/>
    <w:rsid w:val="67D36015"/>
    <w:rsid w:val="67D64EFE"/>
    <w:rsid w:val="67E06068"/>
    <w:rsid w:val="68012534"/>
    <w:rsid w:val="68161E0E"/>
    <w:rsid w:val="683EFBF8"/>
    <w:rsid w:val="68527E34"/>
    <w:rsid w:val="6890B098"/>
    <w:rsid w:val="68D8E402"/>
    <w:rsid w:val="68FA299E"/>
    <w:rsid w:val="69157666"/>
    <w:rsid w:val="69361139"/>
    <w:rsid w:val="699F3832"/>
    <w:rsid w:val="6A042A06"/>
    <w:rsid w:val="6A0B9E46"/>
    <w:rsid w:val="6A22843C"/>
    <w:rsid w:val="6A486CCE"/>
    <w:rsid w:val="6A659ABF"/>
    <w:rsid w:val="6A675B1F"/>
    <w:rsid w:val="6A6A30CC"/>
    <w:rsid w:val="6AAA94BD"/>
    <w:rsid w:val="6ACF488C"/>
    <w:rsid w:val="6ACFE7DE"/>
    <w:rsid w:val="6AD7690F"/>
    <w:rsid w:val="6AE0C94A"/>
    <w:rsid w:val="6AE4E541"/>
    <w:rsid w:val="6AE79AFA"/>
    <w:rsid w:val="6AEC5D50"/>
    <w:rsid w:val="6B064855"/>
    <w:rsid w:val="6B63E0A5"/>
    <w:rsid w:val="6B73B97B"/>
    <w:rsid w:val="6B8C951E"/>
    <w:rsid w:val="6BB1BE98"/>
    <w:rsid w:val="6BB4CF92"/>
    <w:rsid w:val="6BC3B737"/>
    <w:rsid w:val="6BED8F7C"/>
    <w:rsid w:val="6C22F670"/>
    <w:rsid w:val="6C3B027F"/>
    <w:rsid w:val="6C476415"/>
    <w:rsid w:val="6CA354B7"/>
    <w:rsid w:val="6CC0D870"/>
    <w:rsid w:val="6CC23C25"/>
    <w:rsid w:val="6CC5213E"/>
    <w:rsid w:val="6CCE636A"/>
    <w:rsid w:val="6CDC3938"/>
    <w:rsid w:val="6D072FFE"/>
    <w:rsid w:val="6D0EC4CD"/>
    <w:rsid w:val="6D2443E2"/>
    <w:rsid w:val="6D325D92"/>
    <w:rsid w:val="6D4A50B6"/>
    <w:rsid w:val="6D4EBB0F"/>
    <w:rsid w:val="6D62D272"/>
    <w:rsid w:val="6DD0B66B"/>
    <w:rsid w:val="6DDCF8B3"/>
    <w:rsid w:val="6DE4A768"/>
    <w:rsid w:val="6E151E94"/>
    <w:rsid w:val="6E45124E"/>
    <w:rsid w:val="6E4D7BEA"/>
    <w:rsid w:val="6E4E03B1"/>
    <w:rsid w:val="6E5D86E3"/>
    <w:rsid w:val="6E772268"/>
    <w:rsid w:val="6E8849B9"/>
    <w:rsid w:val="6E9F61E7"/>
    <w:rsid w:val="6EA0B672"/>
    <w:rsid w:val="6EDEE97F"/>
    <w:rsid w:val="6EE9455E"/>
    <w:rsid w:val="6EEE6DB5"/>
    <w:rsid w:val="6F04C6F6"/>
    <w:rsid w:val="6F42D4A3"/>
    <w:rsid w:val="6F7F2056"/>
    <w:rsid w:val="6F87ACDE"/>
    <w:rsid w:val="6FA8F4A5"/>
    <w:rsid w:val="6FB51A35"/>
    <w:rsid w:val="6FD6B494"/>
    <w:rsid w:val="6FE4AA9E"/>
    <w:rsid w:val="6FE586A5"/>
    <w:rsid w:val="6FF5E049"/>
    <w:rsid w:val="6FFA2D89"/>
    <w:rsid w:val="70010637"/>
    <w:rsid w:val="7049333C"/>
    <w:rsid w:val="705924D5"/>
    <w:rsid w:val="70811E4F"/>
    <w:rsid w:val="70A2F21E"/>
    <w:rsid w:val="70E4E1F8"/>
    <w:rsid w:val="716A5399"/>
    <w:rsid w:val="71822424"/>
    <w:rsid w:val="718D279C"/>
    <w:rsid w:val="719F773C"/>
    <w:rsid w:val="71A7E604"/>
    <w:rsid w:val="71AF902A"/>
    <w:rsid w:val="71B0A5D8"/>
    <w:rsid w:val="71B3A1D4"/>
    <w:rsid w:val="71B7917F"/>
    <w:rsid w:val="71BD6535"/>
    <w:rsid w:val="71CB662A"/>
    <w:rsid w:val="71CE38BC"/>
    <w:rsid w:val="71DADA4E"/>
    <w:rsid w:val="71E6C6E8"/>
    <w:rsid w:val="725F7109"/>
    <w:rsid w:val="7267F6BB"/>
    <w:rsid w:val="727B12CD"/>
    <w:rsid w:val="728B0969"/>
    <w:rsid w:val="728E20DB"/>
    <w:rsid w:val="729E0072"/>
    <w:rsid w:val="72B0D651"/>
    <w:rsid w:val="72D11D5F"/>
    <w:rsid w:val="72DD72C0"/>
    <w:rsid w:val="72EF32D7"/>
    <w:rsid w:val="732BB4D9"/>
    <w:rsid w:val="73372293"/>
    <w:rsid w:val="73B45C70"/>
    <w:rsid w:val="73D3437C"/>
    <w:rsid w:val="73DDF49E"/>
    <w:rsid w:val="73FBE07F"/>
    <w:rsid w:val="740D1196"/>
    <w:rsid w:val="7428B072"/>
    <w:rsid w:val="7464F3AE"/>
    <w:rsid w:val="74853F78"/>
    <w:rsid w:val="74B59863"/>
    <w:rsid w:val="74BF16DA"/>
    <w:rsid w:val="74D39F36"/>
    <w:rsid w:val="7534DE13"/>
    <w:rsid w:val="762862FB"/>
    <w:rsid w:val="76342981"/>
    <w:rsid w:val="76354A0F"/>
    <w:rsid w:val="7660A28D"/>
    <w:rsid w:val="766E95E5"/>
    <w:rsid w:val="7680FE76"/>
    <w:rsid w:val="7746561B"/>
    <w:rsid w:val="7762FA56"/>
    <w:rsid w:val="7767BACB"/>
    <w:rsid w:val="7792C1CE"/>
    <w:rsid w:val="779E90AB"/>
    <w:rsid w:val="77A88609"/>
    <w:rsid w:val="77E03157"/>
    <w:rsid w:val="77F3FEEB"/>
    <w:rsid w:val="7809CF84"/>
    <w:rsid w:val="78185920"/>
    <w:rsid w:val="782A90F6"/>
    <w:rsid w:val="7836AB65"/>
    <w:rsid w:val="78A328B6"/>
    <w:rsid w:val="78AD925F"/>
    <w:rsid w:val="793F14D1"/>
    <w:rsid w:val="7957D156"/>
    <w:rsid w:val="798771DC"/>
    <w:rsid w:val="79C25DF1"/>
    <w:rsid w:val="79CCF5A4"/>
    <w:rsid w:val="79DA2E84"/>
    <w:rsid w:val="79FDD2C8"/>
    <w:rsid w:val="7A3413A8"/>
    <w:rsid w:val="7A3918B4"/>
    <w:rsid w:val="7A74EEF7"/>
    <w:rsid w:val="7AB64A39"/>
    <w:rsid w:val="7AD3B939"/>
    <w:rsid w:val="7AF7612B"/>
    <w:rsid w:val="7B2ED5D8"/>
    <w:rsid w:val="7B427057"/>
    <w:rsid w:val="7B429256"/>
    <w:rsid w:val="7B7C053E"/>
    <w:rsid w:val="7BB47E12"/>
    <w:rsid w:val="7BB9FC14"/>
    <w:rsid w:val="7BD5F3D5"/>
    <w:rsid w:val="7C06C7ED"/>
    <w:rsid w:val="7C0E9301"/>
    <w:rsid w:val="7C1FDDB7"/>
    <w:rsid w:val="7C72DE6A"/>
    <w:rsid w:val="7CEEA370"/>
    <w:rsid w:val="7D1CF68C"/>
    <w:rsid w:val="7D2BB183"/>
    <w:rsid w:val="7D91B3F4"/>
    <w:rsid w:val="7DBCDFCD"/>
    <w:rsid w:val="7DBD8CA4"/>
    <w:rsid w:val="7DBDD259"/>
    <w:rsid w:val="7DCB526E"/>
    <w:rsid w:val="7E28EB61"/>
    <w:rsid w:val="7E2B4819"/>
    <w:rsid w:val="7E4E8DF5"/>
    <w:rsid w:val="7E7AFAB0"/>
    <w:rsid w:val="7E8151E7"/>
    <w:rsid w:val="7E86EE08"/>
    <w:rsid w:val="7EA1AF95"/>
    <w:rsid w:val="7EAE6603"/>
    <w:rsid w:val="7EC1CFF8"/>
    <w:rsid w:val="7EC3F2E4"/>
    <w:rsid w:val="7ED31AF6"/>
    <w:rsid w:val="7EE71765"/>
    <w:rsid w:val="7EFFF861"/>
    <w:rsid w:val="7F052A77"/>
    <w:rsid w:val="7F0817CC"/>
    <w:rsid w:val="7F09A231"/>
    <w:rsid w:val="7F17ECE0"/>
    <w:rsid w:val="7F2693B5"/>
    <w:rsid w:val="7F3EB731"/>
    <w:rsid w:val="7FCB35CF"/>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3D88C"/>
  <w15:chartTrackingRefBased/>
  <w15:docId w15:val="{E9F852FC-4B8F-4BCE-9379-AC1298E30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820"/>
  </w:style>
  <w:style w:type="paragraph" w:styleId="Ttulo1">
    <w:name w:val="heading 1"/>
    <w:basedOn w:val="Normal"/>
    <w:next w:val="Normal"/>
    <w:link w:val="Ttulo1Car"/>
    <w:uiPriority w:val="9"/>
    <w:qFormat/>
    <w:rsid w:val="000D32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D32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D326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D326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D326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D326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D326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D326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D326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326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D326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D326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D326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D326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D326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D326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D326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D3262"/>
    <w:rPr>
      <w:rFonts w:eastAsiaTheme="majorEastAsia" w:cstheme="majorBidi"/>
      <w:color w:val="272727" w:themeColor="text1" w:themeTint="D8"/>
    </w:rPr>
  </w:style>
  <w:style w:type="paragraph" w:styleId="Ttulo">
    <w:name w:val="Title"/>
    <w:basedOn w:val="Normal"/>
    <w:next w:val="Normal"/>
    <w:link w:val="TtuloCar"/>
    <w:uiPriority w:val="10"/>
    <w:qFormat/>
    <w:rsid w:val="000D32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D326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D326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D326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D3262"/>
    <w:pPr>
      <w:spacing w:before="160"/>
      <w:jc w:val="center"/>
    </w:pPr>
    <w:rPr>
      <w:i/>
      <w:iCs/>
      <w:color w:val="404040" w:themeColor="text1" w:themeTint="BF"/>
    </w:rPr>
  </w:style>
  <w:style w:type="character" w:customStyle="1" w:styleId="CitaCar">
    <w:name w:val="Cita Car"/>
    <w:basedOn w:val="Fuentedeprrafopredeter"/>
    <w:link w:val="Cita"/>
    <w:uiPriority w:val="29"/>
    <w:rsid w:val="000D3262"/>
    <w:rPr>
      <w:i/>
      <w:iCs/>
      <w:color w:val="404040" w:themeColor="text1" w:themeTint="BF"/>
    </w:rPr>
  </w:style>
  <w:style w:type="paragraph" w:styleId="Prrafodelista">
    <w:name w:val="List Paragraph"/>
    <w:basedOn w:val="Normal"/>
    <w:link w:val="PrrafodelistaCar"/>
    <w:uiPriority w:val="34"/>
    <w:qFormat/>
    <w:rsid w:val="000D3262"/>
    <w:pPr>
      <w:ind w:left="720"/>
      <w:contextualSpacing/>
    </w:pPr>
  </w:style>
  <w:style w:type="character" w:styleId="nfasisintenso">
    <w:name w:val="Intense Emphasis"/>
    <w:basedOn w:val="Fuentedeprrafopredeter"/>
    <w:uiPriority w:val="21"/>
    <w:qFormat/>
    <w:rsid w:val="000D3262"/>
    <w:rPr>
      <w:i/>
      <w:iCs/>
      <w:color w:val="0F4761" w:themeColor="accent1" w:themeShade="BF"/>
    </w:rPr>
  </w:style>
  <w:style w:type="paragraph" w:styleId="Citadestacada">
    <w:name w:val="Intense Quote"/>
    <w:basedOn w:val="Normal"/>
    <w:next w:val="Normal"/>
    <w:link w:val="CitadestacadaCar"/>
    <w:uiPriority w:val="30"/>
    <w:qFormat/>
    <w:rsid w:val="000D32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D3262"/>
    <w:rPr>
      <w:i/>
      <w:iCs/>
      <w:color w:val="0F4761" w:themeColor="accent1" w:themeShade="BF"/>
    </w:rPr>
  </w:style>
  <w:style w:type="character" w:styleId="Referenciaintensa">
    <w:name w:val="Intense Reference"/>
    <w:basedOn w:val="Fuentedeprrafopredeter"/>
    <w:uiPriority w:val="32"/>
    <w:qFormat/>
    <w:rsid w:val="000D3262"/>
    <w:rPr>
      <w:b/>
      <w:bCs/>
      <w:smallCaps/>
      <w:color w:val="0F4761" w:themeColor="accent1" w:themeShade="BF"/>
      <w:spacing w:val="5"/>
    </w:rPr>
  </w:style>
  <w:style w:type="table" w:styleId="Tablaconcuadrcula">
    <w:name w:val="Table Grid"/>
    <w:basedOn w:val="Tablanormal"/>
    <w:uiPriority w:val="39"/>
    <w:rsid w:val="000D3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D326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D3262"/>
  </w:style>
  <w:style w:type="paragraph" w:styleId="Piedepgina">
    <w:name w:val="footer"/>
    <w:basedOn w:val="Normal"/>
    <w:link w:val="PiedepginaCar"/>
    <w:uiPriority w:val="99"/>
    <w:unhideWhenUsed/>
    <w:rsid w:val="000D326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D3262"/>
  </w:style>
  <w:style w:type="paragraph" w:styleId="Sinespaciado">
    <w:name w:val="No Spacing"/>
    <w:link w:val="SinespaciadoCar"/>
    <w:uiPriority w:val="1"/>
    <w:qFormat/>
    <w:rsid w:val="00234948"/>
    <w:pPr>
      <w:spacing w:after="0" w:line="240" w:lineRule="auto"/>
    </w:pPr>
    <w:rPr>
      <w:rFonts w:eastAsiaTheme="minorEastAsia"/>
      <w:kern w:val="0"/>
      <w:lang w:eastAsia="es-CL"/>
      <w14:ligatures w14:val="none"/>
    </w:rPr>
  </w:style>
  <w:style w:type="character" w:customStyle="1" w:styleId="SinespaciadoCar">
    <w:name w:val="Sin espaciado Car"/>
    <w:basedOn w:val="Fuentedeprrafopredeter"/>
    <w:link w:val="Sinespaciado"/>
    <w:uiPriority w:val="1"/>
    <w:rsid w:val="00234948"/>
    <w:rPr>
      <w:rFonts w:eastAsiaTheme="minorEastAsia"/>
      <w:kern w:val="0"/>
      <w:lang w:eastAsia="es-CL"/>
      <w14:ligatures w14:val="none"/>
    </w:rPr>
  </w:style>
  <w:style w:type="paragraph" w:styleId="TtuloTDC">
    <w:name w:val="TOC Heading"/>
    <w:basedOn w:val="Ttulo1"/>
    <w:next w:val="Normal"/>
    <w:uiPriority w:val="39"/>
    <w:unhideWhenUsed/>
    <w:qFormat/>
    <w:rsid w:val="00234948"/>
    <w:pPr>
      <w:spacing w:before="240" w:after="0"/>
      <w:outlineLvl w:val="9"/>
    </w:pPr>
    <w:rPr>
      <w:kern w:val="0"/>
      <w:sz w:val="32"/>
      <w:szCs w:val="32"/>
      <w:lang w:eastAsia="es-CL"/>
      <w14:ligatures w14:val="none"/>
    </w:rPr>
  </w:style>
  <w:style w:type="paragraph" w:styleId="TDC1">
    <w:name w:val="toc 1"/>
    <w:basedOn w:val="Normal"/>
    <w:next w:val="Normal"/>
    <w:autoRedefine/>
    <w:uiPriority w:val="39"/>
    <w:unhideWhenUsed/>
    <w:rsid w:val="00234948"/>
    <w:pPr>
      <w:spacing w:after="100"/>
    </w:pPr>
  </w:style>
  <w:style w:type="character" w:styleId="Hipervnculo">
    <w:name w:val="Hyperlink"/>
    <w:basedOn w:val="Fuentedeprrafopredeter"/>
    <w:uiPriority w:val="99"/>
    <w:unhideWhenUsed/>
    <w:rsid w:val="00234948"/>
    <w:rPr>
      <w:color w:val="467886" w:themeColor="hyperlink"/>
      <w:u w:val="single"/>
    </w:rPr>
  </w:style>
  <w:style w:type="paragraph" w:styleId="TDC2">
    <w:name w:val="toc 2"/>
    <w:basedOn w:val="Normal"/>
    <w:next w:val="Normal"/>
    <w:autoRedefine/>
    <w:uiPriority w:val="39"/>
    <w:unhideWhenUsed/>
    <w:rsid w:val="009C6F24"/>
    <w:pPr>
      <w:spacing w:after="100"/>
      <w:ind w:left="220"/>
    </w:pPr>
  </w:style>
  <w:style w:type="character" w:customStyle="1" w:styleId="PrrafodelistaCar">
    <w:name w:val="Párrafo de lista Car"/>
    <w:link w:val="Prrafodelista"/>
    <w:uiPriority w:val="34"/>
    <w:rsid w:val="0009683A"/>
  </w:style>
  <w:style w:type="paragraph" w:customStyle="1" w:styleId="TitulosProyecto">
    <w:name w:val="Titulos Proyecto"/>
    <w:basedOn w:val="Normal"/>
    <w:next w:val="Ttulo1"/>
    <w:link w:val="TitulosProyectoCar"/>
    <w:qFormat/>
    <w:rsid w:val="00242C52"/>
    <w:rPr>
      <w:rFonts w:ascii="Arial" w:hAnsi="Arial"/>
      <w:color w:val="156082" w:themeColor="accent1"/>
      <w:sz w:val="28"/>
    </w:rPr>
  </w:style>
  <w:style w:type="character" w:customStyle="1" w:styleId="TitulosProyectoCar">
    <w:name w:val="Titulos Proyecto Car"/>
    <w:basedOn w:val="Fuentedeprrafopredeter"/>
    <w:link w:val="TitulosProyecto"/>
    <w:rsid w:val="00242C52"/>
    <w:rPr>
      <w:rFonts w:ascii="Arial" w:hAnsi="Arial"/>
      <w:color w:val="156082" w:themeColor="accent1"/>
      <w:sz w:val="28"/>
    </w:rPr>
  </w:style>
  <w:style w:type="paragraph" w:customStyle="1" w:styleId="Subtituloproyecto">
    <w:name w:val="Subtitulo proyecto"/>
    <w:basedOn w:val="TitulosProyecto"/>
    <w:link w:val="SubtituloproyectoCar"/>
    <w:qFormat/>
    <w:rsid w:val="002A0241"/>
    <w:rPr>
      <w:sz w:val="26"/>
    </w:rPr>
  </w:style>
  <w:style w:type="character" w:customStyle="1" w:styleId="SubtituloproyectoCar">
    <w:name w:val="Subtitulo proyecto Car"/>
    <w:basedOn w:val="TitulosProyectoCar"/>
    <w:link w:val="Subtituloproyecto"/>
    <w:rsid w:val="002A0241"/>
    <w:rPr>
      <w:rFonts w:ascii="Arial" w:hAnsi="Arial"/>
      <w:color w:val="156082" w:themeColor="accent1"/>
      <w:sz w:val="26"/>
    </w:rPr>
  </w:style>
  <w:style w:type="paragraph" w:customStyle="1" w:styleId="Parrafoproyecto">
    <w:name w:val="Parrafo proyecto"/>
    <w:basedOn w:val="Prrafodelista"/>
    <w:link w:val="ParrafoproyectoCar"/>
    <w:rsid w:val="002A0241"/>
    <w:pPr>
      <w:numPr>
        <w:numId w:val="2"/>
      </w:numPr>
      <w:spacing w:line="360" w:lineRule="auto"/>
      <w:jc w:val="both"/>
    </w:pPr>
    <w:rPr>
      <w:rFonts w:ascii="Arial" w:hAnsi="Arial" w:cs="Arial"/>
      <w:color w:val="000000" w:themeColor="text1"/>
      <w:sz w:val="24"/>
      <w:szCs w:val="24"/>
      <w:lang w:val="es-MX"/>
    </w:rPr>
  </w:style>
  <w:style w:type="character" w:customStyle="1" w:styleId="ParrafoproyectoCar">
    <w:name w:val="Parrafo proyecto Car"/>
    <w:basedOn w:val="PrrafodelistaCar"/>
    <w:link w:val="Parrafoproyecto"/>
    <w:rsid w:val="002A0241"/>
    <w:rPr>
      <w:rFonts w:ascii="Arial" w:hAnsi="Arial" w:cs="Arial"/>
      <w:color w:val="000000" w:themeColor="text1"/>
      <w:sz w:val="24"/>
      <w:szCs w:val="24"/>
      <w:lang w:val="es-MX"/>
    </w:rPr>
  </w:style>
  <w:style w:type="paragraph" w:customStyle="1" w:styleId="ParrafoProyecto0">
    <w:name w:val="Parrafo Proyecto"/>
    <w:basedOn w:val="Normal"/>
    <w:link w:val="ParrafoProyectoCar0"/>
    <w:qFormat/>
    <w:rsid w:val="002A0241"/>
    <w:pPr>
      <w:spacing w:line="360" w:lineRule="auto"/>
      <w:jc w:val="both"/>
    </w:pPr>
    <w:rPr>
      <w:rFonts w:ascii="Arial" w:hAnsi="Arial" w:cs="Arial"/>
      <w:color w:val="000000" w:themeColor="text1"/>
      <w:sz w:val="24"/>
      <w:szCs w:val="24"/>
      <w:lang w:val="es-MX"/>
    </w:rPr>
  </w:style>
  <w:style w:type="character" w:customStyle="1" w:styleId="ParrafoProyectoCar0">
    <w:name w:val="Parrafo Proyecto Car"/>
    <w:basedOn w:val="Fuentedeprrafopredeter"/>
    <w:link w:val="ParrafoProyecto0"/>
    <w:rsid w:val="002A0241"/>
    <w:rPr>
      <w:rFonts w:ascii="Arial" w:hAnsi="Arial" w:cs="Arial"/>
      <w:color w:val="000000" w:themeColor="text1"/>
      <w:sz w:val="24"/>
      <w:szCs w:val="24"/>
      <w:lang w:val="es-MX"/>
    </w:rPr>
  </w:style>
  <w:style w:type="paragraph" w:styleId="Descripcin">
    <w:name w:val="caption"/>
    <w:basedOn w:val="Normal"/>
    <w:next w:val="Normal"/>
    <w:uiPriority w:val="35"/>
    <w:unhideWhenUsed/>
    <w:qFormat/>
    <w:rsid w:val="006A1F30"/>
    <w:pPr>
      <w:spacing w:after="200" w:line="240" w:lineRule="auto"/>
    </w:pPr>
    <w:rPr>
      <w:i/>
      <w:iCs/>
      <w:color w:val="0E2841" w:themeColor="text2"/>
      <w:sz w:val="18"/>
      <w:szCs w:val="18"/>
    </w:rPr>
  </w:style>
  <w:style w:type="paragraph" w:styleId="TDC3">
    <w:name w:val="toc 3"/>
    <w:basedOn w:val="Normal"/>
    <w:next w:val="Normal"/>
    <w:autoRedefine/>
    <w:uiPriority w:val="39"/>
    <w:unhideWhenUsed/>
    <w:rsid w:val="00F51116"/>
    <w:pPr>
      <w:tabs>
        <w:tab w:val="right" w:leader="dot" w:pos="8828"/>
      </w:tabs>
      <w:spacing w:after="100"/>
      <w:ind w:left="440"/>
    </w:pPr>
    <w:rPr>
      <w:rFonts w:cs="Arial"/>
      <w:noProof/>
    </w:rPr>
  </w:style>
  <w:style w:type="paragraph" w:styleId="Bibliografa">
    <w:name w:val="Bibliography"/>
    <w:basedOn w:val="Normal"/>
    <w:next w:val="Normal"/>
    <w:uiPriority w:val="37"/>
    <w:unhideWhenUsed/>
    <w:rsid w:val="00A77E44"/>
  </w:style>
  <w:style w:type="character" w:styleId="Mencinsinresolver">
    <w:name w:val="Unresolved Mention"/>
    <w:basedOn w:val="Fuentedeprrafopredeter"/>
    <w:uiPriority w:val="99"/>
    <w:semiHidden/>
    <w:unhideWhenUsed/>
    <w:rsid w:val="00866521"/>
    <w:rPr>
      <w:color w:val="605E5C"/>
      <w:shd w:val="clear" w:color="auto" w:fill="E1DFDD"/>
    </w:rPr>
  </w:style>
  <w:style w:type="paragraph" w:styleId="ndice1">
    <w:name w:val="index 1"/>
    <w:basedOn w:val="Normal"/>
    <w:next w:val="Normal"/>
    <w:autoRedefine/>
    <w:uiPriority w:val="99"/>
    <w:unhideWhenUsed/>
    <w:rsid w:val="005E475D"/>
    <w:pPr>
      <w:spacing w:after="0"/>
      <w:ind w:left="220" w:hanging="220"/>
    </w:pPr>
    <w:rPr>
      <w:sz w:val="20"/>
      <w:szCs w:val="20"/>
    </w:rPr>
  </w:style>
  <w:style w:type="paragraph" w:styleId="ndice2">
    <w:name w:val="index 2"/>
    <w:basedOn w:val="Normal"/>
    <w:next w:val="Normal"/>
    <w:autoRedefine/>
    <w:uiPriority w:val="99"/>
    <w:unhideWhenUsed/>
    <w:rsid w:val="005E475D"/>
    <w:pPr>
      <w:spacing w:after="0"/>
      <w:ind w:left="440" w:hanging="220"/>
    </w:pPr>
    <w:rPr>
      <w:sz w:val="20"/>
      <w:szCs w:val="20"/>
    </w:rPr>
  </w:style>
  <w:style w:type="paragraph" w:styleId="ndice3">
    <w:name w:val="index 3"/>
    <w:basedOn w:val="Normal"/>
    <w:next w:val="Normal"/>
    <w:autoRedefine/>
    <w:uiPriority w:val="99"/>
    <w:unhideWhenUsed/>
    <w:rsid w:val="005E475D"/>
    <w:pPr>
      <w:spacing w:after="0"/>
      <w:ind w:left="660" w:hanging="220"/>
    </w:pPr>
    <w:rPr>
      <w:sz w:val="20"/>
      <w:szCs w:val="20"/>
    </w:rPr>
  </w:style>
  <w:style w:type="paragraph" w:styleId="ndice4">
    <w:name w:val="index 4"/>
    <w:basedOn w:val="Normal"/>
    <w:next w:val="Normal"/>
    <w:autoRedefine/>
    <w:uiPriority w:val="99"/>
    <w:unhideWhenUsed/>
    <w:rsid w:val="005E475D"/>
    <w:pPr>
      <w:spacing w:after="0"/>
      <w:ind w:left="880" w:hanging="220"/>
    </w:pPr>
    <w:rPr>
      <w:sz w:val="20"/>
      <w:szCs w:val="20"/>
    </w:rPr>
  </w:style>
  <w:style w:type="paragraph" w:styleId="ndice5">
    <w:name w:val="index 5"/>
    <w:basedOn w:val="Normal"/>
    <w:next w:val="Normal"/>
    <w:autoRedefine/>
    <w:uiPriority w:val="99"/>
    <w:unhideWhenUsed/>
    <w:rsid w:val="005E475D"/>
    <w:pPr>
      <w:spacing w:after="0"/>
      <w:ind w:left="1100" w:hanging="220"/>
    </w:pPr>
    <w:rPr>
      <w:sz w:val="20"/>
      <w:szCs w:val="20"/>
    </w:rPr>
  </w:style>
  <w:style w:type="paragraph" w:styleId="ndice6">
    <w:name w:val="index 6"/>
    <w:basedOn w:val="Normal"/>
    <w:next w:val="Normal"/>
    <w:autoRedefine/>
    <w:uiPriority w:val="99"/>
    <w:unhideWhenUsed/>
    <w:rsid w:val="005E475D"/>
    <w:pPr>
      <w:spacing w:after="0"/>
      <w:ind w:left="1320" w:hanging="220"/>
    </w:pPr>
    <w:rPr>
      <w:sz w:val="20"/>
      <w:szCs w:val="20"/>
    </w:rPr>
  </w:style>
  <w:style w:type="paragraph" w:styleId="ndice7">
    <w:name w:val="index 7"/>
    <w:basedOn w:val="Normal"/>
    <w:next w:val="Normal"/>
    <w:autoRedefine/>
    <w:uiPriority w:val="99"/>
    <w:unhideWhenUsed/>
    <w:rsid w:val="005E475D"/>
    <w:pPr>
      <w:spacing w:after="0"/>
      <w:ind w:left="1540" w:hanging="220"/>
    </w:pPr>
    <w:rPr>
      <w:sz w:val="20"/>
      <w:szCs w:val="20"/>
    </w:rPr>
  </w:style>
  <w:style w:type="paragraph" w:styleId="ndice8">
    <w:name w:val="index 8"/>
    <w:basedOn w:val="Normal"/>
    <w:next w:val="Normal"/>
    <w:autoRedefine/>
    <w:uiPriority w:val="99"/>
    <w:unhideWhenUsed/>
    <w:rsid w:val="005E475D"/>
    <w:pPr>
      <w:spacing w:after="0"/>
      <w:ind w:left="1760" w:hanging="220"/>
    </w:pPr>
    <w:rPr>
      <w:sz w:val="20"/>
      <w:szCs w:val="20"/>
    </w:rPr>
  </w:style>
  <w:style w:type="paragraph" w:styleId="ndice9">
    <w:name w:val="index 9"/>
    <w:basedOn w:val="Normal"/>
    <w:next w:val="Normal"/>
    <w:autoRedefine/>
    <w:uiPriority w:val="99"/>
    <w:unhideWhenUsed/>
    <w:rsid w:val="005E475D"/>
    <w:pPr>
      <w:spacing w:after="0"/>
      <w:ind w:left="1980" w:hanging="220"/>
    </w:pPr>
    <w:rPr>
      <w:sz w:val="20"/>
      <w:szCs w:val="20"/>
    </w:rPr>
  </w:style>
  <w:style w:type="paragraph" w:styleId="Ttulodendice">
    <w:name w:val="index heading"/>
    <w:basedOn w:val="Normal"/>
    <w:next w:val="ndice1"/>
    <w:uiPriority w:val="99"/>
    <w:unhideWhenUsed/>
    <w:rsid w:val="005E475D"/>
    <w:pPr>
      <w:spacing w:before="120" w:after="120"/>
    </w:pPr>
    <w:rPr>
      <w:b/>
      <w:bCs/>
      <w:i/>
      <w:iCs/>
      <w:sz w:val="20"/>
      <w:szCs w:val="20"/>
    </w:rPr>
  </w:style>
  <w:style w:type="paragraph" w:styleId="Tabladeilustraciones">
    <w:name w:val="table of figures"/>
    <w:basedOn w:val="Normal"/>
    <w:next w:val="Normal"/>
    <w:uiPriority w:val="99"/>
    <w:unhideWhenUsed/>
    <w:rsid w:val="00B957F1"/>
    <w:pPr>
      <w:spacing w:after="0"/>
    </w:pPr>
  </w:style>
  <w:style w:type="character" w:styleId="Hipervnculovisitado">
    <w:name w:val="FollowedHyperlink"/>
    <w:basedOn w:val="Fuentedeprrafopredeter"/>
    <w:uiPriority w:val="99"/>
    <w:semiHidden/>
    <w:unhideWhenUsed/>
    <w:rsid w:val="00FA3C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00396">
      <w:bodyDiv w:val="1"/>
      <w:marLeft w:val="0"/>
      <w:marRight w:val="0"/>
      <w:marTop w:val="0"/>
      <w:marBottom w:val="0"/>
      <w:divBdr>
        <w:top w:val="none" w:sz="0" w:space="0" w:color="auto"/>
        <w:left w:val="none" w:sz="0" w:space="0" w:color="auto"/>
        <w:bottom w:val="none" w:sz="0" w:space="0" w:color="auto"/>
        <w:right w:val="none" w:sz="0" w:space="0" w:color="auto"/>
      </w:divBdr>
    </w:div>
    <w:div w:id="47462570">
      <w:bodyDiv w:val="1"/>
      <w:marLeft w:val="0"/>
      <w:marRight w:val="0"/>
      <w:marTop w:val="0"/>
      <w:marBottom w:val="0"/>
      <w:divBdr>
        <w:top w:val="none" w:sz="0" w:space="0" w:color="auto"/>
        <w:left w:val="none" w:sz="0" w:space="0" w:color="auto"/>
        <w:bottom w:val="none" w:sz="0" w:space="0" w:color="auto"/>
        <w:right w:val="none" w:sz="0" w:space="0" w:color="auto"/>
      </w:divBdr>
    </w:div>
    <w:div w:id="135879940">
      <w:bodyDiv w:val="1"/>
      <w:marLeft w:val="0"/>
      <w:marRight w:val="0"/>
      <w:marTop w:val="0"/>
      <w:marBottom w:val="0"/>
      <w:divBdr>
        <w:top w:val="none" w:sz="0" w:space="0" w:color="auto"/>
        <w:left w:val="none" w:sz="0" w:space="0" w:color="auto"/>
        <w:bottom w:val="none" w:sz="0" w:space="0" w:color="auto"/>
        <w:right w:val="none" w:sz="0" w:space="0" w:color="auto"/>
      </w:divBdr>
    </w:div>
    <w:div w:id="136338052">
      <w:bodyDiv w:val="1"/>
      <w:marLeft w:val="0"/>
      <w:marRight w:val="0"/>
      <w:marTop w:val="0"/>
      <w:marBottom w:val="0"/>
      <w:divBdr>
        <w:top w:val="none" w:sz="0" w:space="0" w:color="auto"/>
        <w:left w:val="none" w:sz="0" w:space="0" w:color="auto"/>
        <w:bottom w:val="none" w:sz="0" w:space="0" w:color="auto"/>
        <w:right w:val="none" w:sz="0" w:space="0" w:color="auto"/>
      </w:divBdr>
      <w:divsChild>
        <w:div w:id="1301030661">
          <w:marLeft w:val="0"/>
          <w:marRight w:val="0"/>
          <w:marTop w:val="0"/>
          <w:marBottom w:val="0"/>
          <w:divBdr>
            <w:top w:val="none" w:sz="0" w:space="0" w:color="auto"/>
            <w:left w:val="none" w:sz="0" w:space="0" w:color="auto"/>
            <w:bottom w:val="none" w:sz="0" w:space="0" w:color="auto"/>
            <w:right w:val="none" w:sz="0" w:space="0" w:color="auto"/>
          </w:divBdr>
          <w:divsChild>
            <w:div w:id="29428462">
              <w:marLeft w:val="0"/>
              <w:marRight w:val="0"/>
              <w:marTop w:val="0"/>
              <w:marBottom w:val="0"/>
              <w:divBdr>
                <w:top w:val="none" w:sz="0" w:space="0" w:color="auto"/>
                <w:left w:val="none" w:sz="0" w:space="0" w:color="auto"/>
                <w:bottom w:val="none" w:sz="0" w:space="0" w:color="auto"/>
                <w:right w:val="none" w:sz="0" w:space="0" w:color="auto"/>
              </w:divBdr>
              <w:divsChild>
                <w:div w:id="1535851301">
                  <w:marLeft w:val="0"/>
                  <w:marRight w:val="0"/>
                  <w:marTop w:val="0"/>
                  <w:marBottom w:val="0"/>
                  <w:divBdr>
                    <w:top w:val="none" w:sz="0" w:space="0" w:color="auto"/>
                    <w:left w:val="none" w:sz="0" w:space="0" w:color="auto"/>
                    <w:bottom w:val="none" w:sz="0" w:space="0" w:color="auto"/>
                    <w:right w:val="none" w:sz="0" w:space="0" w:color="auto"/>
                  </w:divBdr>
                  <w:divsChild>
                    <w:div w:id="184950285">
                      <w:marLeft w:val="0"/>
                      <w:marRight w:val="0"/>
                      <w:marTop w:val="0"/>
                      <w:marBottom w:val="0"/>
                      <w:divBdr>
                        <w:top w:val="none" w:sz="0" w:space="0" w:color="auto"/>
                        <w:left w:val="none" w:sz="0" w:space="0" w:color="auto"/>
                        <w:bottom w:val="none" w:sz="0" w:space="0" w:color="auto"/>
                        <w:right w:val="none" w:sz="0" w:space="0" w:color="auto"/>
                      </w:divBdr>
                      <w:divsChild>
                        <w:div w:id="532038611">
                          <w:marLeft w:val="0"/>
                          <w:marRight w:val="0"/>
                          <w:marTop w:val="0"/>
                          <w:marBottom w:val="0"/>
                          <w:divBdr>
                            <w:top w:val="none" w:sz="0" w:space="0" w:color="auto"/>
                            <w:left w:val="none" w:sz="0" w:space="0" w:color="auto"/>
                            <w:bottom w:val="none" w:sz="0" w:space="0" w:color="auto"/>
                            <w:right w:val="none" w:sz="0" w:space="0" w:color="auto"/>
                          </w:divBdr>
                          <w:divsChild>
                            <w:div w:id="116177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34745">
      <w:bodyDiv w:val="1"/>
      <w:marLeft w:val="0"/>
      <w:marRight w:val="0"/>
      <w:marTop w:val="0"/>
      <w:marBottom w:val="0"/>
      <w:divBdr>
        <w:top w:val="none" w:sz="0" w:space="0" w:color="auto"/>
        <w:left w:val="none" w:sz="0" w:space="0" w:color="auto"/>
        <w:bottom w:val="none" w:sz="0" w:space="0" w:color="auto"/>
        <w:right w:val="none" w:sz="0" w:space="0" w:color="auto"/>
      </w:divBdr>
    </w:div>
    <w:div w:id="187717475">
      <w:bodyDiv w:val="1"/>
      <w:marLeft w:val="0"/>
      <w:marRight w:val="0"/>
      <w:marTop w:val="0"/>
      <w:marBottom w:val="0"/>
      <w:divBdr>
        <w:top w:val="none" w:sz="0" w:space="0" w:color="auto"/>
        <w:left w:val="none" w:sz="0" w:space="0" w:color="auto"/>
        <w:bottom w:val="none" w:sz="0" w:space="0" w:color="auto"/>
        <w:right w:val="none" w:sz="0" w:space="0" w:color="auto"/>
      </w:divBdr>
    </w:div>
    <w:div w:id="202451088">
      <w:bodyDiv w:val="1"/>
      <w:marLeft w:val="0"/>
      <w:marRight w:val="0"/>
      <w:marTop w:val="0"/>
      <w:marBottom w:val="0"/>
      <w:divBdr>
        <w:top w:val="none" w:sz="0" w:space="0" w:color="auto"/>
        <w:left w:val="none" w:sz="0" w:space="0" w:color="auto"/>
        <w:bottom w:val="none" w:sz="0" w:space="0" w:color="auto"/>
        <w:right w:val="none" w:sz="0" w:space="0" w:color="auto"/>
      </w:divBdr>
    </w:div>
    <w:div w:id="213472698">
      <w:bodyDiv w:val="1"/>
      <w:marLeft w:val="0"/>
      <w:marRight w:val="0"/>
      <w:marTop w:val="0"/>
      <w:marBottom w:val="0"/>
      <w:divBdr>
        <w:top w:val="none" w:sz="0" w:space="0" w:color="auto"/>
        <w:left w:val="none" w:sz="0" w:space="0" w:color="auto"/>
        <w:bottom w:val="none" w:sz="0" w:space="0" w:color="auto"/>
        <w:right w:val="none" w:sz="0" w:space="0" w:color="auto"/>
      </w:divBdr>
    </w:div>
    <w:div w:id="234509270">
      <w:bodyDiv w:val="1"/>
      <w:marLeft w:val="0"/>
      <w:marRight w:val="0"/>
      <w:marTop w:val="0"/>
      <w:marBottom w:val="0"/>
      <w:divBdr>
        <w:top w:val="none" w:sz="0" w:space="0" w:color="auto"/>
        <w:left w:val="none" w:sz="0" w:space="0" w:color="auto"/>
        <w:bottom w:val="none" w:sz="0" w:space="0" w:color="auto"/>
        <w:right w:val="none" w:sz="0" w:space="0" w:color="auto"/>
      </w:divBdr>
    </w:div>
    <w:div w:id="245961590">
      <w:bodyDiv w:val="1"/>
      <w:marLeft w:val="0"/>
      <w:marRight w:val="0"/>
      <w:marTop w:val="0"/>
      <w:marBottom w:val="0"/>
      <w:divBdr>
        <w:top w:val="none" w:sz="0" w:space="0" w:color="auto"/>
        <w:left w:val="none" w:sz="0" w:space="0" w:color="auto"/>
        <w:bottom w:val="none" w:sz="0" w:space="0" w:color="auto"/>
        <w:right w:val="none" w:sz="0" w:space="0" w:color="auto"/>
      </w:divBdr>
    </w:div>
    <w:div w:id="249167899">
      <w:bodyDiv w:val="1"/>
      <w:marLeft w:val="0"/>
      <w:marRight w:val="0"/>
      <w:marTop w:val="0"/>
      <w:marBottom w:val="0"/>
      <w:divBdr>
        <w:top w:val="none" w:sz="0" w:space="0" w:color="auto"/>
        <w:left w:val="none" w:sz="0" w:space="0" w:color="auto"/>
        <w:bottom w:val="none" w:sz="0" w:space="0" w:color="auto"/>
        <w:right w:val="none" w:sz="0" w:space="0" w:color="auto"/>
      </w:divBdr>
    </w:div>
    <w:div w:id="345789312">
      <w:bodyDiv w:val="1"/>
      <w:marLeft w:val="0"/>
      <w:marRight w:val="0"/>
      <w:marTop w:val="0"/>
      <w:marBottom w:val="0"/>
      <w:divBdr>
        <w:top w:val="none" w:sz="0" w:space="0" w:color="auto"/>
        <w:left w:val="none" w:sz="0" w:space="0" w:color="auto"/>
        <w:bottom w:val="none" w:sz="0" w:space="0" w:color="auto"/>
        <w:right w:val="none" w:sz="0" w:space="0" w:color="auto"/>
      </w:divBdr>
    </w:div>
    <w:div w:id="401872647">
      <w:bodyDiv w:val="1"/>
      <w:marLeft w:val="0"/>
      <w:marRight w:val="0"/>
      <w:marTop w:val="0"/>
      <w:marBottom w:val="0"/>
      <w:divBdr>
        <w:top w:val="none" w:sz="0" w:space="0" w:color="auto"/>
        <w:left w:val="none" w:sz="0" w:space="0" w:color="auto"/>
        <w:bottom w:val="none" w:sz="0" w:space="0" w:color="auto"/>
        <w:right w:val="none" w:sz="0" w:space="0" w:color="auto"/>
      </w:divBdr>
    </w:div>
    <w:div w:id="460660294">
      <w:bodyDiv w:val="1"/>
      <w:marLeft w:val="0"/>
      <w:marRight w:val="0"/>
      <w:marTop w:val="0"/>
      <w:marBottom w:val="0"/>
      <w:divBdr>
        <w:top w:val="none" w:sz="0" w:space="0" w:color="auto"/>
        <w:left w:val="none" w:sz="0" w:space="0" w:color="auto"/>
        <w:bottom w:val="none" w:sz="0" w:space="0" w:color="auto"/>
        <w:right w:val="none" w:sz="0" w:space="0" w:color="auto"/>
      </w:divBdr>
    </w:div>
    <w:div w:id="544566690">
      <w:bodyDiv w:val="1"/>
      <w:marLeft w:val="0"/>
      <w:marRight w:val="0"/>
      <w:marTop w:val="0"/>
      <w:marBottom w:val="0"/>
      <w:divBdr>
        <w:top w:val="none" w:sz="0" w:space="0" w:color="auto"/>
        <w:left w:val="none" w:sz="0" w:space="0" w:color="auto"/>
        <w:bottom w:val="none" w:sz="0" w:space="0" w:color="auto"/>
        <w:right w:val="none" w:sz="0" w:space="0" w:color="auto"/>
      </w:divBdr>
    </w:div>
    <w:div w:id="552542071">
      <w:bodyDiv w:val="1"/>
      <w:marLeft w:val="0"/>
      <w:marRight w:val="0"/>
      <w:marTop w:val="0"/>
      <w:marBottom w:val="0"/>
      <w:divBdr>
        <w:top w:val="none" w:sz="0" w:space="0" w:color="auto"/>
        <w:left w:val="none" w:sz="0" w:space="0" w:color="auto"/>
        <w:bottom w:val="none" w:sz="0" w:space="0" w:color="auto"/>
        <w:right w:val="none" w:sz="0" w:space="0" w:color="auto"/>
      </w:divBdr>
    </w:div>
    <w:div w:id="593321041">
      <w:bodyDiv w:val="1"/>
      <w:marLeft w:val="0"/>
      <w:marRight w:val="0"/>
      <w:marTop w:val="0"/>
      <w:marBottom w:val="0"/>
      <w:divBdr>
        <w:top w:val="none" w:sz="0" w:space="0" w:color="auto"/>
        <w:left w:val="none" w:sz="0" w:space="0" w:color="auto"/>
        <w:bottom w:val="none" w:sz="0" w:space="0" w:color="auto"/>
        <w:right w:val="none" w:sz="0" w:space="0" w:color="auto"/>
      </w:divBdr>
    </w:div>
    <w:div w:id="614479790">
      <w:bodyDiv w:val="1"/>
      <w:marLeft w:val="0"/>
      <w:marRight w:val="0"/>
      <w:marTop w:val="0"/>
      <w:marBottom w:val="0"/>
      <w:divBdr>
        <w:top w:val="none" w:sz="0" w:space="0" w:color="auto"/>
        <w:left w:val="none" w:sz="0" w:space="0" w:color="auto"/>
        <w:bottom w:val="none" w:sz="0" w:space="0" w:color="auto"/>
        <w:right w:val="none" w:sz="0" w:space="0" w:color="auto"/>
      </w:divBdr>
    </w:div>
    <w:div w:id="680471773">
      <w:bodyDiv w:val="1"/>
      <w:marLeft w:val="0"/>
      <w:marRight w:val="0"/>
      <w:marTop w:val="0"/>
      <w:marBottom w:val="0"/>
      <w:divBdr>
        <w:top w:val="none" w:sz="0" w:space="0" w:color="auto"/>
        <w:left w:val="none" w:sz="0" w:space="0" w:color="auto"/>
        <w:bottom w:val="none" w:sz="0" w:space="0" w:color="auto"/>
        <w:right w:val="none" w:sz="0" w:space="0" w:color="auto"/>
      </w:divBdr>
    </w:div>
    <w:div w:id="747192030">
      <w:bodyDiv w:val="1"/>
      <w:marLeft w:val="0"/>
      <w:marRight w:val="0"/>
      <w:marTop w:val="0"/>
      <w:marBottom w:val="0"/>
      <w:divBdr>
        <w:top w:val="none" w:sz="0" w:space="0" w:color="auto"/>
        <w:left w:val="none" w:sz="0" w:space="0" w:color="auto"/>
        <w:bottom w:val="none" w:sz="0" w:space="0" w:color="auto"/>
        <w:right w:val="none" w:sz="0" w:space="0" w:color="auto"/>
      </w:divBdr>
    </w:div>
    <w:div w:id="890189657">
      <w:bodyDiv w:val="1"/>
      <w:marLeft w:val="0"/>
      <w:marRight w:val="0"/>
      <w:marTop w:val="0"/>
      <w:marBottom w:val="0"/>
      <w:divBdr>
        <w:top w:val="none" w:sz="0" w:space="0" w:color="auto"/>
        <w:left w:val="none" w:sz="0" w:space="0" w:color="auto"/>
        <w:bottom w:val="none" w:sz="0" w:space="0" w:color="auto"/>
        <w:right w:val="none" w:sz="0" w:space="0" w:color="auto"/>
      </w:divBdr>
    </w:div>
    <w:div w:id="939219960">
      <w:bodyDiv w:val="1"/>
      <w:marLeft w:val="0"/>
      <w:marRight w:val="0"/>
      <w:marTop w:val="0"/>
      <w:marBottom w:val="0"/>
      <w:divBdr>
        <w:top w:val="none" w:sz="0" w:space="0" w:color="auto"/>
        <w:left w:val="none" w:sz="0" w:space="0" w:color="auto"/>
        <w:bottom w:val="none" w:sz="0" w:space="0" w:color="auto"/>
        <w:right w:val="none" w:sz="0" w:space="0" w:color="auto"/>
      </w:divBdr>
    </w:div>
    <w:div w:id="1006976459">
      <w:bodyDiv w:val="1"/>
      <w:marLeft w:val="0"/>
      <w:marRight w:val="0"/>
      <w:marTop w:val="0"/>
      <w:marBottom w:val="0"/>
      <w:divBdr>
        <w:top w:val="none" w:sz="0" w:space="0" w:color="auto"/>
        <w:left w:val="none" w:sz="0" w:space="0" w:color="auto"/>
        <w:bottom w:val="none" w:sz="0" w:space="0" w:color="auto"/>
        <w:right w:val="none" w:sz="0" w:space="0" w:color="auto"/>
      </w:divBdr>
    </w:div>
    <w:div w:id="1098670283">
      <w:bodyDiv w:val="1"/>
      <w:marLeft w:val="0"/>
      <w:marRight w:val="0"/>
      <w:marTop w:val="0"/>
      <w:marBottom w:val="0"/>
      <w:divBdr>
        <w:top w:val="none" w:sz="0" w:space="0" w:color="auto"/>
        <w:left w:val="none" w:sz="0" w:space="0" w:color="auto"/>
        <w:bottom w:val="none" w:sz="0" w:space="0" w:color="auto"/>
        <w:right w:val="none" w:sz="0" w:space="0" w:color="auto"/>
      </w:divBdr>
    </w:div>
    <w:div w:id="1135755963">
      <w:bodyDiv w:val="1"/>
      <w:marLeft w:val="0"/>
      <w:marRight w:val="0"/>
      <w:marTop w:val="0"/>
      <w:marBottom w:val="0"/>
      <w:divBdr>
        <w:top w:val="none" w:sz="0" w:space="0" w:color="auto"/>
        <w:left w:val="none" w:sz="0" w:space="0" w:color="auto"/>
        <w:bottom w:val="none" w:sz="0" w:space="0" w:color="auto"/>
        <w:right w:val="none" w:sz="0" w:space="0" w:color="auto"/>
      </w:divBdr>
    </w:div>
    <w:div w:id="1435714170">
      <w:bodyDiv w:val="1"/>
      <w:marLeft w:val="0"/>
      <w:marRight w:val="0"/>
      <w:marTop w:val="0"/>
      <w:marBottom w:val="0"/>
      <w:divBdr>
        <w:top w:val="none" w:sz="0" w:space="0" w:color="auto"/>
        <w:left w:val="none" w:sz="0" w:space="0" w:color="auto"/>
        <w:bottom w:val="none" w:sz="0" w:space="0" w:color="auto"/>
        <w:right w:val="none" w:sz="0" w:space="0" w:color="auto"/>
      </w:divBdr>
    </w:div>
    <w:div w:id="1505589125">
      <w:bodyDiv w:val="1"/>
      <w:marLeft w:val="0"/>
      <w:marRight w:val="0"/>
      <w:marTop w:val="0"/>
      <w:marBottom w:val="0"/>
      <w:divBdr>
        <w:top w:val="none" w:sz="0" w:space="0" w:color="auto"/>
        <w:left w:val="none" w:sz="0" w:space="0" w:color="auto"/>
        <w:bottom w:val="none" w:sz="0" w:space="0" w:color="auto"/>
        <w:right w:val="none" w:sz="0" w:space="0" w:color="auto"/>
      </w:divBdr>
    </w:div>
    <w:div w:id="1582790559">
      <w:bodyDiv w:val="1"/>
      <w:marLeft w:val="0"/>
      <w:marRight w:val="0"/>
      <w:marTop w:val="0"/>
      <w:marBottom w:val="0"/>
      <w:divBdr>
        <w:top w:val="none" w:sz="0" w:space="0" w:color="auto"/>
        <w:left w:val="none" w:sz="0" w:space="0" w:color="auto"/>
        <w:bottom w:val="none" w:sz="0" w:space="0" w:color="auto"/>
        <w:right w:val="none" w:sz="0" w:space="0" w:color="auto"/>
      </w:divBdr>
    </w:div>
    <w:div w:id="1645622623">
      <w:bodyDiv w:val="1"/>
      <w:marLeft w:val="0"/>
      <w:marRight w:val="0"/>
      <w:marTop w:val="0"/>
      <w:marBottom w:val="0"/>
      <w:divBdr>
        <w:top w:val="none" w:sz="0" w:space="0" w:color="auto"/>
        <w:left w:val="none" w:sz="0" w:space="0" w:color="auto"/>
        <w:bottom w:val="none" w:sz="0" w:space="0" w:color="auto"/>
        <w:right w:val="none" w:sz="0" w:space="0" w:color="auto"/>
      </w:divBdr>
    </w:div>
    <w:div w:id="1679625084">
      <w:bodyDiv w:val="1"/>
      <w:marLeft w:val="0"/>
      <w:marRight w:val="0"/>
      <w:marTop w:val="0"/>
      <w:marBottom w:val="0"/>
      <w:divBdr>
        <w:top w:val="none" w:sz="0" w:space="0" w:color="auto"/>
        <w:left w:val="none" w:sz="0" w:space="0" w:color="auto"/>
        <w:bottom w:val="none" w:sz="0" w:space="0" w:color="auto"/>
        <w:right w:val="none" w:sz="0" w:space="0" w:color="auto"/>
      </w:divBdr>
    </w:div>
    <w:div w:id="1726292541">
      <w:bodyDiv w:val="1"/>
      <w:marLeft w:val="0"/>
      <w:marRight w:val="0"/>
      <w:marTop w:val="0"/>
      <w:marBottom w:val="0"/>
      <w:divBdr>
        <w:top w:val="none" w:sz="0" w:space="0" w:color="auto"/>
        <w:left w:val="none" w:sz="0" w:space="0" w:color="auto"/>
        <w:bottom w:val="none" w:sz="0" w:space="0" w:color="auto"/>
        <w:right w:val="none" w:sz="0" w:space="0" w:color="auto"/>
      </w:divBdr>
    </w:div>
    <w:div w:id="1736316587">
      <w:bodyDiv w:val="1"/>
      <w:marLeft w:val="0"/>
      <w:marRight w:val="0"/>
      <w:marTop w:val="0"/>
      <w:marBottom w:val="0"/>
      <w:divBdr>
        <w:top w:val="none" w:sz="0" w:space="0" w:color="auto"/>
        <w:left w:val="none" w:sz="0" w:space="0" w:color="auto"/>
        <w:bottom w:val="none" w:sz="0" w:space="0" w:color="auto"/>
        <w:right w:val="none" w:sz="0" w:space="0" w:color="auto"/>
      </w:divBdr>
    </w:div>
    <w:div w:id="1800151792">
      <w:bodyDiv w:val="1"/>
      <w:marLeft w:val="0"/>
      <w:marRight w:val="0"/>
      <w:marTop w:val="0"/>
      <w:marBottom w:val="0"/>
      <w:divBdr>
        <w:top w:val="none" w:sz="0" w:space="0" w:color="auto"/>
        <w:left w:val="none" w:sz="0" w:space="0" w:color="auto"/>
        <w:bottom w:val="none" w:sz="0" w:space="0" w:color="auto"/>
        <w:right w:val="none" w:sz="0" w:space="0" w:color="auto"/>
      </w:divBdr>
    </w:div>
    <w:div w:id="1826432336">
      <w:bodyDiv w:val="1"/>
      <w:marLeft w:val="0"/>
      <w:marRight w:val="0"/>
      <w:marTop w:val="0"/>
      <w:marBottom w:val="0"/>
      <w:divBdr>
        <w:top w:val="none" w:sz="0" w:space="0" w:color="auto"/>
        <w:left w:val="none" w:sz="0" w:space="0" w:color="auto"/>
        <w:bottom w:val="none" w:sz="0" w:space="0" w:color="auto"/>
        <w:right w:val="none" w:sz="0" w:space="0" w:color="auto"/>
      </w:divBdr>
    </w:div>
    <w:div w:id="1831284650">
      <w:bodyDiv w:val="1"/>
      <w:marLeft w:val="0"/>
      <w:marRight w:val="0"/>
      <w:marTop w:val="0"/>
      <w:marBottom w:val="0"/>
      <w:divBdr>
        <w:top w:val="none" w:sz="0" w:space="0" w:color="auto"/>
        <w:left w:val="none" w:sz="0" w:space="0" w:color="auto"/>
        <w:bottom w:val="none" w:sz="0" w:space="0" w:color="auto"/>
        <w:right w:val="none" w:sz="0" w:space="0" w:color="auto"/>
      </w:divBdr>
    </w:div>
    <w:div w:id="1915970391">
      <w:bodyDiv w:val="1"/>
      <w:marLeft w:val="0"/>
      <w:marRight w:val="0"/>
      <w:marTop w:val="0"/>
      <w:marBottom w:val="0"/>
      <w:divBdr>
        <w:top w:val="none" w:sz="0" w:space="0" w:color="auto"/>
        <w:left w:val="none" w:sz="0" w:space="0" w:color="auto"/>
        <w:bottom w:val="none" w:sz="0" w:space="0" w:color="auto"/>
        <w:right w:val="none" w:sz="0" w:space="0" w:color="auto"/>
      </w:divBdr>
    </w:div>
    <w:div w:id="1969582053">
      <w:bodyDiv w:val="1"/>
      <w:marLeft w:val="0"/>
      <w:marRight w:val="0"/>
      <w:marTop w:val="0"/>
      <w:marBottom w:val="0"/>
      <w:divBdr>
        <w:top w:val="none" w:sz="0" w:space="0" w:color="auto"/>
        <w:left w:val="none" w:sz="0" w:space="0" w:color="auto"/>
        <w:bottom w:val="none" w:sz="0" w:space="0" w:color="auto"/>
        <w:right w:val="none" w:sz="0" w:space="0" w:color="auto"/>
      </w:divBdr>
      <w:divsChild>
        <w:div w:id="1880316897">
          <w:marLeft w:val="0"/>
          <w:marRight w:val="0"/>
          <w:marTop w:val="0"/>
          <w:marBottom w:val="0"/>
          <w:divBdr>
            <w:top w:val="none" w:sz="0" w:space="0" w:color="auto"/>
            <w:left w:val="none" w:sz="0" w:space="0" w:color="auto"/>
            <w:bottom w:val="none" w:sz="0" w:space="0" w:color="auto"/>
            <w:right w:val="none" w:sz="0" w:space="0" w:color="auto"/>
          </w:divBdr>
          <w:divsChild>
            <w:div w:id="1720670884">
              <w:marLeft w:val="0"/>
              <w:marRight w:val="0"/>
              <w:marTop w:val="0"/>
              <w:marBottom w:val="0"/>
              <w:divBdr>
                <w:top w:val="none" w:sz="0" w:space="0" w:color="auto"/>
                <w:left w:val="none" w:sz="0" w:space="0" w:color="auto"/>
                <w:bottom w:val="none" w:sz="0" w:space="0" w:color="auto"/>
                <w:right w:val="none" w:sz="0" w:space="0" w:color="auto"/>
              </w:divBdr>
              <w:divsChild>
                <w:div w:id="1095445623">
                  <w:marLeft w:val="0"/>
                  <w:marRight w:val="0"/>
                  <w:marTop w:val="0"/>
                  <w:marBottom w:val="0"/>
                  <w:divBdr>
                    <w:top w:val="none" w:sz="0" w:space="0" w:color="auto"/>
                    <w:left w:val="none" w:sz="0" w:space="0" w:color="auto"/>
                    <w:bottom w:val="none" w:sz="0" w:space="0" w:color="auto"/>
                    <w:right w:val="none" w:sz="0" w:space="0" w:color="auto"/>
                  </w:divBdr>
                  <w:divsChild>
                    <w:div w:id="28460238">
                      <w:marLeft w:val="0"/>
                      <w:marRight w:val="0"/>
                      <w:marTop w:val="0"/>
                      <w:marBottom w:val="0"/>
                      <w:divBdr>
                        <w:top w:val="none" w:sz="0" w:space="0" w:color="auto"/>
                        <w:left w:val="none" w:sz="0" w:space="0" w:color="auto"/>
                        <w:bottom w:val="none" w:sz="0" w:space="0" w:color="auto"/>
                        <w:right w:val="none" w:sz="0" w:space="0" w:color="auto"/>
                      </w:divBdr>
                      <w:divsChild>
                        <w:div w:id="1494832941">
                          <w:marLeft w:val="0"/>
                          <w:marRight w:val="0"/>
                          <w:marTop w:val="0"/>
                          <w:marBottom w:val="0"/>
                          <w:divBdr>
                            <w:top w:val="none" w:sz="0" w:space="0" w:color="auto"/>
                            <w:left w:val="none" w:sz="0" w:space="0" w:color="auto"/>
                            <w:bottom w:val="none" w:sz="0" w:space="0" w:color="auto"/>
                            <w:right w:val="none" w:sz="0" w:space="0" w:color="auto"/>
                          </w:divBdr>
                          <w:divsChild>
                            <w:div w:id="126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197656">
      <w:bodyDiv w:val="1"/>
      <w:marLeft w:val="0"/>
      <w:marRight w:val="0"/>
      <w:marTop w:val="0"/>
      <w:marBottom w:val="0"/>
      <w:divBdr>
        <w:top w:val="none" w:sz="0" w:space="0" w:color="auto"/>
        <w:left w:val="none" w:sz="0" w:space="0" w:color="auto"/>
        <w:bottom w:val="none" w:sz="0" w:space="0" w:color="auto"/>
        <w:right w:val="none" w:sz="0" w:space="0" w:color="auto"/>
      </w:divBdr>
    </w:div>
    <w:div w:id="2040550595">
      <w:bodyDiv w:val="1"/>
      <w:marLeft w:val="0"/>
      <w:marRight w:val="0"/>
      <w:marTop w:val="0"/>
      <w:marBottom w:val="0"/>
      <w:divBdr>
        <w:top w:val="none" w:sz="0" w:space="0" w:color="auto"/>
        <w:left w:val="none" w:sz="0" w:space="0" w:color="auto"/>
        <w:bottom w:val="none" w:sz="0" w:space="0" w:color="auto"/>
        <w:right w:val="none" w:sz="0" w:space="0" w:color="auto"/>
      </w:divBdr>
    </w:div>
    <w:div w:id="2072727718">
      <w:bodyDiv w:val="1"/>
      <w:marLeft w:val="0"/>
      <w:marRight w:val="0"/>
      <w:marTop w:val="0"/>
      <w:marBottom w:val="0"/>
      <w:divBdr>
        <w:top w:val="none" w:sz="0" w:space="0" w:color="auto"/>
        <w:left w:val="none" w:sz="0" w:space="0" w:color="auto"/>
        <w:bottom w:val="none" w:sz="0" w:space="0" w:color="auto"/>
        <w:right w:val="none" w:sz="0" w:space="0" w:color="auto"/>
      </w:divBdr>
    </w:div>
    <w:div w:id="213151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ibm.com/docs/es/product-master/12.0.0?topic=processes-defining-use-case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intelequia.com/es/blog/post/qu%C3%A9-modelo-de-ciclo-de-vida-del-software-es-el-m%C3%A1s-adecuado-para-tu-proyect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intelequia.com/es/blog/post/qu%C3%A9-modelo-de-ciclo-de-vida-del-software-es-el-m%C3%A1s-adecuado-para-tu-proyecto"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sentrio.io/blog/diferencias-entre-desarrollo-iterativo-e-incrementa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atlassian.com/es/agile/scrum"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pos24</b:Tag>
    <b:SourceType>InternetSite</b:SourceType>
    <b:Guid>{1D36926C-94FF-4EF7-AC34-07629A612B7C}</b:Guid>
    <b:Title>possibleinc.</b:Title>
    <b:Year>2024</b:Year>
    <b:Author>
      <b:Author>
        <b:NameList>
          <b:Person>
            <b:Last>possibleinc.</b:Last>
          </b:Person>
        </b:NameList>
      </b:Author>
    </b:Author>
    <b:InternetSiteTitle>possibleinc.</b:InternetSiteTitle>
    <b:URL>https://www.possibleinc.com/blog/los-roles-de-la-metodologia-scrum/</b:URL>
    <b:RefOrder>1</b:RefOrder>
  </b:Source>
</b:Sources>
</file>

<file path=customXml/itemProps1.xml><?xml version="1.0" encoding="utf-8"?>
<ds:datastoreItem xmlns:ds="http://schemas.openxmlformats.org/officeDocument/2006/customXml" ds:itemID="{4C176404-7B42-4C3D-9BE2-B2DDC3054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87</Pages>
  <Words>14003</Words>
  <Characters>77019</Characters>
  <Application>Microsoft Office Word</Application>
  <DocSecurity>0</DocSecurity>
  <Lines>641</Lines>
  <Paragraphs>181</Paragraphs>
  <ScaleCrop>false</ScaleCrop>
  <Company/>
  <LinksUpToDate>false</LinksUpToDate>
  <CharactersWithSpaces>90841</CharactersWithSpaces>
  <SharedDoc>false</SharedDoc>
  <HLinks>
    <vt:vector size="714" baseType="variant">
      <vt:variant>
        <vt:i4>7143521</vt:i4>
      </vt:variant>
      <vt:variant>
        <vt:i4>849</vt:i4>
      </vt:variant>
      <vt:variant>
        <vt:i4>0</vt:i4>
      </vt:variant>
      <vt:variant>
        <vt:i4>5</vt:i4>
      </vt:variant>
      <vt:variant>
        <vt:lpwstr>https://intelequia.com/es/blog/post/qu%C3%A9-modelo-de-ciclo-de-vida-del-software-es-el-m%C3%A1s-adecuado-para-tu-proyecto</vt:lpwstr>
      </vt:variant>
      <vt:variant>
        <vt:lpwstr/>
      </vt:variant>
      <vt:variant>
        <vt:i4>1310796</vt:i4>
      </vt:variant>
      <vt:variant>
        <vt:i4>846</vt:i4>
      </vt:variant>
      <vt:variant>
        <vt:i4>0</vt:i4>
      </vt:variant>
      <vt:variant>
        <vt:i4>5</vt:i4>
      </vt:variant>
      <vt:variant>
        <vt:lpwstr>https://sentrio.io/blog/diferencias-entre-desarrollo-iterativo-e-incremental/</vt:lpwstr>
      </vt:variant>
      <vt:variant>
        <vt:lpwstr/>
      </vt:variant>
      <vt:variant>
        <vt:i4>4390913</vt:i4>
      </vt:variant>
      <vt:variant>
        <vt:i4>843</vt:i4>
      </vt:variant>
      <vt:variant>
        <vt:i4>0</vt:i4>
      </vt:variant>
      <vt:variant>
        <vt:i4>5</vt:i4>
      </vt:variant>
      <vt:variant>
        <vt:lpwstr>https://www.ibm.com/docs/es/product-master/12.0.0?topic=processes-defining-use-cases</vt:lpwstr>
      </vt:variant>
      <vt:variant>
        <vt:lpwstr/>
      </vt:variant>
      <vt:variant>
        <vt:i4>5439567</vt:i4>
      </vt:variant>
      <vt:variant>
        <vt:i4>840</vt:i4>
      </vt:variant>
      <vt:variant>
        <vt:i4>0</vt:i4>
      </vt:variant>
      <vt:variant>
        <vt:i4>5</vt:i4>
      </vt:variant>
      <vt:variant>
        <vt:lpwstr>https://www.atlassian.com/es/agile/scrum</vt:lpwstr>
      </vt:variant>
      <vt:variant>
        <vt:lpwstr/>
      </vt:variant>
      <vt:variant>
        <vt:i4>11075630</vt:i4>
      </vt:variant>
      <vt:variant>
        <vt:i4>807</vt:i4>
      </vt:variant>
      <vt:variant>
        <vt:i4>0</vt:i4>
      </vt:variant>
      <vt:variant>
        <vt:i4>5</vt:i4>
      </vt:variant>
      <vt:variant>
        <vt:lpwstr/>
      </vt:variant>
      <vt:variant>
        <vt:lpwstr>index_código_DDL</vt:lpwstr>
      </vt:variant>
      <vt:variant>
        <vt:i4>7143521</vt:i4>
      </vt:variant>
      <vt:variant>
        <vt:i4>693</vt:i4>
      </vt:variant>
      <vt:variant>
        <vt:i4>0</vt:i4>
      </vt:variant>
      <vt:variant>
        <vt:i4>5</vt:i4>
      </vt:variant>
      <vt:variant>
        <vt:lpwstr>https://intelequia.com/es/blog/post/qu%C3%A9-modelo-de-ciclo-de-vida-del-software-es-el-m%C3%A1s-adecuado-para-tu-proyecto,</vt:lpwstr>
      </vt:variant>
      <vt:variant>
        <vt:lpwstr/>
      </vt:variant>
      <vt:variant>
        <vt:i4>4259947</vt:i4>
      </vt:variant>
      <vt:variant>
        <vt:i4>684</vt:i4>
      </vt:variant>
      <vt:variant>
        <vt:i4>0</vt:i4>
      </vt:variant>
      <vt:variant>
        <vt:i4>5</vt:i4>
      </vt:variant>
      <vt:variant>
        <vt:lpwstr/>
      </vt:variant>
      <vt:variant>
        <vt:lpwstr>Flujo_de_proceso_optimizado</vt:lpwstr>
      </vt:variant>
      <vt:variant>
        <vt:i4>2555905</vt:i4>
      </vt:variant>
      <vt:variant>
        <vt:i4>678</vt:i4>
      </vt:variant>
      <vt:variant>
        <vt:i4>0</vt:i4>
      </vt:variant>
      <vt:variant>
        <vt:i4>5</vt:i4>
      </vt:variant>
      <vt:variant>
        <vt:lpwstr/>
      </vt:variant>
      <vt:variant>
        <vt:lpwstr>Flujo_de_proceso_original</vt:lpwstr>
      </vt:variant>
      <vt:variant>
        <vt:i4>1310774</vt:i4>
      </vt:variant>
      <vt:variant>
        <vt:i4>668</vt:i4>
      </vt:variant>
      <vt:variant>
        <vt:i4>0</vt:i4>
      </vt:variant>
      <vt:variant>
        <vt:i4>5</vt:i4>
      </vt:variant>
      <vt:variant>
        <vt:lpwstr/>
      </vt:variant>
      <vt:variant>
        <vt:lpwstr>_Toc184321193</vt:lpwstr>
      </vt:variant>
      <vt:variant>
        <vt:i4>1310774</vt:i4>
      </vt:variant>
      <vt:variant>
        <vt:i4>662</vt:i4>
      </vt:variant>
      <vt:variant>
        <vt:i4>0</vt:i4>
      </vt:variant>
      <vt:variant>
        <vt:i4>5</vt:i4>
      </vt:variant>
      <vt:variant>
        <vt:lpwstr/>
      </vt:variant>
      <vt:variant>
        <vt:lpwstr>_Toc184321192</vt:lpwstr>
      </vt:variant>
      <vt:variant>
        <vt:i4>1310774</vt:i4>
      </vt:variant>
      <vt:variant>
        <vt:i4>656</vt:i4>
      </vt:variant>
      <vt:variant>
        <vt:i4>0</vt:i4>
      </vt:variant>
      <vt:variant>
        <vt:i4>5</vt:i4>
      </vt:variant>
      <vt:variant>
        <vt:lpwstr/>
      </vt:variant>
      <vt:variant>
        <vt:lpwstr>_Toc184321191</vt:lpwstr>
      </vt:variant>
      <vt:variant>
        <vt:i4>1310774</vt:i4>
      </vt:variant>
      <vt:variant>
        <vt:i4>650</vt:i4>
      </vt:variant>
      <vt:variant>
        <vt:i4>0</vt:i4>
      </vt:variant>
      <vt:variant>
        <vt:i4>5</vt:i4>
      </vt:variant>
      <vt:variant>
        <vt:lpwstr/>
      </vt:variant>
      <vt:variant>
        <vt:lpwstr>_Toc184321190</vt:lpwstr>
      </vt:variant>
      <vt:variant>
        <vt:i4>1376310</vt:i4>
      </vt:variant>
      <vt:variant>
        <vt:i4>644</vt:i4>
      </vt:variant>
      <vt:variant>
        <vt:i4>0</vt:i4>
      </vt:variant>
      <vt:variant>
        <vt:i4>5</vt:i4>
      </vt:variant>
      <vt:variant>
        <vt:lpwstr/>
      </vt:variant>
      <vt:variant>
        <vt:lpwstr>_Toc184321189</vt:lpwstr>
      </vt:variant>
      <vt:variant>
        <vt:i4>1376310</vt:i4>
      </vt:variant>
      <vt:variant>
        <vt:i4>638</vt:i4>
      </vt:variant>
      <vt:variant>
        <vt:i4>0</vt:i4>
      </vt:variant>
      <vt:variant>
        <vt:i4>5</vt:i4>
      </vt:variant>
      <vt:variant>
        <vt:lpwstr/>
      </vt:variant>
      <vt:variant>
        <vt:lpwstr>_Toc184321188</vt:lpwstr>
      </vt:variant>
      <vt:variant>
        <vt:i4>1376310</vt:i4>
      </vt:variant>
      <vt:variant>
        <vt:i4>632</vt:i4>
      </vt:variant>
      <vt:variant>
        <vt:i4>0</vt:i4>
      </vt:variant>
      <vt:variant>
        <vt:i4>5</vt:i4>
      </vt:variant>
      <vt:variant>
        <vt:lpwstr/>
      </vt:variant>
      <vt:variant>
        <vt:lpwstr>_Toc184321187</vt:lpwstr>
      </vt:variant>
      <vt:variant>
        <vt:i4>1376310</vt:i4>
      </vt:variant>
      <vt:variant>
        <vt:i4>626</vt:i4>
      </vt:variant>
      <vt:variant>
        <vt:i4>0</vt:i4>
      </vt:variant>
      <vt:variant>
        <vt:i4>5</vt:i4>
      </vt:variant>
      <vt:variant>
        <vt:lpwstr/>
      </vt:variant>
      <vt:variant>
        <vt:lpwstr>_Toc184321186</vt:lpwstr>
      </vt:variant>
      <vt:variant>
        <vt:i4>1376310</vt:i4>
      </vt:variant>
      <vt:variant>
        <vt:i4>620</vt:i4>
      </vt:variant>
      <vt:variant>
        <vt:i4>0</vt:i4>
      </vt:variant>
      <vt:variant>
        <vt:i4>5</vt:i4>
      </vt:variant>
      <vt:variant>
        <vt:lpwstr/>
      </vt:variant>
      <vt:variant>
        <vt:lpwstr>_Toc184321185</vt:lpwstr>
      </vt:variant>
      <vt:variant>
        <vt:i4>1376310</vt:i4>
      </vt:variant>
      <vt:variant>
        <vt:i4>614</vt:i4>
      </vt:variant>
      <vt:variant>
        <vt:i4>0</vt:i4>
      </vt:variant>
      <vt:variant>
        <vt:i4>5</vt:i4>
      </vt:variant>
      <vt:variant>
        <vt:lpwstr/>
      </vt:variant>
      <vt:variant>
        <vt:lpwstr>_Toc184321184</vt:lpwstr>
      </vt:variant>
      <vt:variant>
        <vt:i4>1376310</vt:i4>
      </vt:variant>
      <vt:variant>
        <vt:i4>608</vt:i4>
      </vt:variant>
      <vt:variant>
        <vt:i4>0</vt:i4>
      </vt:variant>
      <vt:variant>
        <vt:i4>5</vt:i4>
      </vt:variant>
      <vt:variant>
        <vt:lpwstr/>
      </vt:variant>
      <vt:variant>
        <vt:lpwstr>_Toc184321183</vt:lpwstr>
      </vt:variant>
      <vt:variant>
        <vt:i4>1376310</vt:i4>
      </vt:variant>
      <vt:variant>
        <vt:i4>602</vt:i4>
      </vt:variant>
      <vt:variant>
        <vt:i4>0</vt:i4>
      </vt:variant>
      <vt:variant>
        <vt:i4>5</vt:i4>
      </vt:variant>
      <vt:variant>
        <vt:lpwstr/>
      </vt:variant>
      <vt:variant>
        <vt:lpwstr>_Toc184321182</vt:lpwstr>
      </vt:variant>
      <vt:variant>
        <vt:i4>1376310</vt:i4>
      </vt:variant>
      <vt:variant>
        <vt:i4>596</vt:i4>
      </vt:variant>
      <vt:variant>
        <vt:i4>0</vt:i4>
      </vt:variant>
      <vt:variant>
        <vt:i4>5</vt:i4>
      </vt:variant>
      <vt:variant>
        <vt:lpwstr/>
      </vt:variant>
      <vt:variant>
        <vt:lpwstr>_Toc184321181</vt:lpwstr>
      </vt:variant>
      <vt:variant>
        <vt:i4>1376310</vt:i4>
      </vt:variant>
      <vt:variant>
        <vt:i4>590</vt:i4>
      </vt:variant>
      <vt:variant>
        <vt:i4>0</vt:i4>
      </vt:variant>
      <vt:variant>
        <vt:i4>5</vt:i4>
      </vt:variant>
      <vt:variant>
        <vt:lpwstr/>
      </vt:variant>
      <vt:variant>
        <vt:lpwstr>_Toc184321180</vt:lpwstr>
      </vt:variant>
      <vt:variant>
        <vt:i4>1703990</vt:i4>
      </vt:variant>
      <vt:variant>
        <vt:i4>584</vt:i4>
      </vt:variant>
      <vt:variant>
        <vt:i4>0</vt:i4>
      </vt:variant>
      <vt:variant>
        <vt:i4>5</vt:i4>
      </vt:variant>
      <vt:variant>
        <vt:lpwstr/>
      </vt:variant>
      <vt:variant>
        <vt:lpwstr>_Toc184321179</vt:lpwstr>
      </vt:variant>
      <vt:variant>
        <vt:i4>1703990</vt:i4>
      </vt:variant>
      <vt:variant>
        <vt:i4>578</vt:i4>
      </vt:variant>
      <vt:variant>
        <vt:i4>0</vt:i4>
      </vt:variant>
      <vt:variant>
        <vt:i4>5</vt:i4>
      </vt:variant>
      <vt:variant>
        <vt:lpwstr/>
      </vt:variant>
      <vt:variant>
        <vt:lpwstr>_Toc184321178</vt:lpwstr>
      </vt:variant>
      <vt:variant>
        <vt:i4>1703990</vt:i4>
      </vt:variant>
      <vt:variant>
        <vt:i4>569</vt:i4>
      </vt:variant>
      <vt:variant>
        <vt:i4>0</vt:i4>
      </vt:variant>
      <vt:variant>
        <vt:i4>5</vt:i4>
      </vt:variant>
      <vt:variant>
        <vt:lpwstr/>
      </vt:variant>
      <vt:variant>
        <vt:lpwstr>_Toc184321177</vt:lpwstr>
      </vt:variant>
      <vt:variant>
        <vt:i4>1703990</vt:i4>
      </vt:variant>
      <vt:variant>
        <vt:i4>563</vt:i4>
      </vt:variant>
      <vt:variant>
        <vt:i4>0</vt:i4>
      </vt:variant>
      <vt:variant>
        <vt:i4>5</vt:i4>
      </vt:variant>
      <vt:variant>
        <vt:lpwstr/>
      </vt:variant>
      <vt:variant>
        <vt:lpwstr>_Toc184321176</vt:lpwstr>
      </vt:variant>
      <vt:variant>
        <vt:i4>1703990</vt:i4>
      </vt:variant>
      <vt:variant>
        <vt:i4>557</vt:i4>
      </vt:variant>
      <vt:variant>
        <vt:i4>0</vt:i4>
      </vt:variant>
      <vt:variant>
        <vt:i4>5</vt:i4>
      </vt:variant>
      <vt:variant>
        <vt:lpwstr/>
      </vt:variant>
      <vt:variant>
        <vt:lpwstr>_Toc184321175</vt:lpwstr>
      </vt:variant>
      <vt:variant>
        <vt:i4>1703990</vt:i4>
      </vt:variant>
      <vt:variant>
        <vt:i4>551</vt:i4>
      </vt:variant>
      <vt:variant>
        <vt:i4>0</vt:i4>
      </vt:variant>
      <vt:variant>
        <vt:i4>5</vt:i4>
      </vt:variant>
      <vt:variant>
        <vt:lpwstr/>
      </vt:variant>
      <vt:variant>
        <vt:lpwstr>_Toc184321174</vt:lpwstr>
      </vt:variant>
      <vt:variant>
        <vt:i4>1703990</vt:i4>
      </vt:variant>
      <vt:variant>
        <vt:i4>545</vt:i4>
      </vt:variant>
      <vt:variant>
        <vt:i4>0</vt:i4>
      </vt:variant>
      <vt:variant>
        <vt:i4>5</vt:i4>
      </vt:variant>
      <vt:variant>
        <vt:lpwstr/>
      </vt:variant>
      <vt:variant>
        <vt:lpwstr>_Toc184321173</vt:lpwstr>
      </vt:variant>
      <vt:variant>
        <vt:i4>1703990</vt:i4>
      </vt:variant>
      <vt:variant>
        <vt:i4>539</vt:i4>
      </vt:variant>
      <vt:variant>
        <vt:i4>0</vt:i4>
      </vt:variant>
      <vt:variant>
        <vt:i4>5</vt:i4>
      </vt:variant>
      <vt:variant>
        <vt:lpwstr/>
      </vt:variant>
      <vt:variant>
        <vt:lpwstr>_Toc184321172</vt:lpwstr>
      </vt:variant>
      <vt:variant>
        <vt:i4>1703990</vt:i4>
      </vt:variant>
      <vt:variant>
        <vt:i4>533</vt:i4>
      </vt:variant>
      <vt:variant>
        <vt:i4>0</vt:i4>
      </vt:variant>
      <vt:variant>
        <vt:i4>5</vt:i4>
      </vt:variant>
      <vt:variant>
        <vt:lpwstr/>
      </vt:variant>
      <vt:variant>
        <vt:lpwstr>_Toc184321171</vt:lpwstr>
      </vt:variant>
      <vt:variant>
        <vt:i4>1703990</vt:i4>
      </vt:variant>
      <vt:variant>
        <vt:i4>527</vt:i4>
      </vt:variant>
      <vt:variant>
        <vt:i4>0</vt:i4>
      </vt:variant>
      <vt:variant>
        <vt:i4>5</vt:i4>
      </vt:variant>
      <vt:variant>
        <vt:lpwstr/>
      </vt:variant>
      <vt:variant>
        <vt:lpwstr>_Toc184321170</vt:lpwstr>
      </vt:variant>
      <vt:variant>
        <vt:i4>1769526</vt:i4>
      </vt:variant>
      <vt:variant>
        <vt:i4>521</vt:i4>
      </vt:variant>
      <vt:variant>
        <vt:i4>0</vt:i4>
      </vt:variant>
      <vt:variant>
        <vt:i4>5</vt:i4>
      </vt:variant>
      <vt:variant>
        <vt:lpwstr/>
      </vt:variant>
      <vt:variant>
        <vt:lpwstr>_Toc184321169</vt:lpwstr>
      </vt:variant>
      <vt:variant>
        <vt:i4>1769526</vt:i4>
      </vt:variant>
      <vt:variant>
        <vt:i4>515</vt:i4>
      </vt:variant>
      <vt:variant>
        <vt:i4>0</vt:i4>
      </vt:variant>
      <vt:variant>
        <vt:i4>5</vt:i4>
      </vt:variant>
      <vt:variant>
        <vt:lpwstr/>
      </vt:variant>
      <vt:variant>
        <vt:lpwstr>_Toc184321168</vt:lpwstr>
      </vt:variant>
      <vt:variant>
        <vt:i4>1769526</vt:i4>
      </vt:variant>
      <vt:variant>
        <vt:i4>509</vt:i4>
      </vt:variant>
      <vt:variant>
        <vt:i4>0</vt:i4>
      </vt:variant>
      <vt:variant>
        <vt:i4>5</vt:i4>
      </vt:variant>
      <vt:variant>
        <vt:lpwstr/>
      </vt:variant>
      <vt:variant>
        <vt:lpwstr>_Toc184321167</vt:lpwstr>
      </vt:variant>
      <vt:variant>
        <vt:i4>1769526</vt:i4>
      </vt:variant>
      <vt:variant>
        <vt:i4>503</vt:i4>
      </vt:variant>
      <vt:variant>
        <vt:i4>0</vt:i4>
      </vt:variant>
      <vt:variant>
        <vt:i4>5</vt:i4>
      </vt:variant>
      <vt:variant>
        <vt:lpwstr/>
      </vt:variant>
      <vt:variant>
        <vt:lpwstr>_Toc184321166</vt:lpwstr>
      </vt:variant>
      <vt:variant>
        <vt:i4>1769526</vt:i4>
      </vt:variant>
      <vt:variant>
        <vt:i4>497</vt:i4>
      </vt:variant>
      <vt:variant>
        <vt:i4>0</vt:i4>
      </vt:variant>
      <vt:variant>
        <vt:i4>5</vt:i4>
      </vt:variant>
      <vt:variant>
        <vt:lpwstr/>
      </vt:variant>
      <vt:variant>
        <vt:lpwstr>_Toc184321165</vt:lpwstr>
      </vt:variant>
      <vt:variant>
        <vt:i4>1769526</vt:i4>
      </vt:variant>
      <vt:variant>
        <vt:i4>491</vt:i4>
      </vt:variant>
      <vt:variant>
        <vt:i4>0</vt:i4>
      </vt:variant>
      <vt:variant>
        <vt:i4>5</vt:i4>
      </vt:variant>
      <vt:variant>
        <vt:lpwstr/>
      </vt:variant>
      <vt:variant>
        <vt:lpwstr>_Toc184321164</vt:lpwstr>
      </vt:variant>
      <vt:variant>
        <vt:i4>1769526</vt:i4>
      </vt:variant>
      <vt:variant>
        <vt:i4>485</vt:i4>
      </vt:variant>
      <vt:variant>
        <vt:i4>0</vt:i4>
      </vt:variant>
      <vt:variant>
        <vt:i4>5</vt:i4>
      </vt:variant>
      <vt:variant>
        <vt:lpwstr/>
      </vt:variant>
      <vt:variant>
        <vt:lpwstr>_Toc184321163</vt:lpwstr>
      </vt:variant>
      <vt:variant>
        <vt:i4>1769526</vt:i4>
      </vt:variant>
      <vt:variant>
        <vt:i4>479</vt:i4>
      </vt:variant>
      <vt:variant>
        <vt:i4>0</vt:i4>
      </vt:variant>
      <vt:variant>
        <vt:i4>5</vt:i4>
      </vt:variant>
      <vt:variant>
        <vt:lpwstr/>
      </vt:variant>
      <vt:variant>
        <vt:lpwstr>_Toc184321162</vt:lpwstr>
      </vt:variant>
      <vt:variant>
        <vt:i4>1769526</vt:i4>
      </vt:variant>
      <vt:variant>
        <vt:i4>473</vt:i4>
      </vt:variant>
      <vt:variant>
        <vt:i4>0</vt:i4>
      </vt:variant>
      <vt:variant>
        <vt:i4>5</vt:i4>
      </vt:variant>
      <vt:variant>
        <vt:lpwstr/>
      </vt:variant>
      <vt:variant>
        <vt:lpwstr>_Toc184321161</vt:lpwstr>
      </vt:variant>
      <vt:variant>
        <vt:i4>1769526</vt:i4>
      </vt:variant>
      <vt:variant>
        <vt:i4>467</vt:i4>
      </vt:variant>
      <vt:variant>
        <vt:i4>0</vt:i4>
      </vt:variant>
      <vt:variant>
        <vt:i4>5</vt:i4>
      </vt:variant>
      <vt:variant>
        <vt:lpwstr/>
      </vt:variant>
      <vt:variant>
        <vt:lpwstr>_Toc184321160</vt:lpwstr>
      </vt:variant>
      <vt:variant>
        <vt:i4>1572918</vt:i4>
      </vt:variant>
      <vt:variant>
        <vt:i4>461</vt:i4>
      </vt:variant>
      <vt:variant>
        <vt:i4>0</vt:i4>
      </vt:variant>
      <vt:variant>
        <vt:i4>5</vt:i4>
      </vt:variant>
      <vt:variant>
        <vt:lpwstr/>
      </vt:variant>
      <vt:variant>
        <vt:lpwstr>_Toc184321159</vt:lpwstr>
      </vt:variant>
      <vt:variant>
        <vt:i4>1572918</vt:i4>
      </vt:variant>
      <vt:variant>
        <vt:i4>455</vt:i4>
      </vt:variant>
      <vt:variant>
        <vt:i4>0</vt:i4>
      </vt:variant>
      <vt:variant>
        <vt:i4>5</vt:i4>
      </vt:variant>
      <vt:variant>
        <vt:lpwstr/>
      </vt:variant>
      <vt:variant>
        <vt:lpwstr>_Toc184321158</vt:lpwstr>
      </vt:variant>
      <vt:variant>
        <vt:i4>1572918</vt:i4>
      </vt:variant>
      <vt:variant>
        <vt:i4>449</vt:i4>
      </vt:variant>
      <vt:variant>
        <vt:i4>0</vt:i4>
      </vt:variant>
      <vt:variant>
        <vt:i4>5</vt:i4>
      </vt:variant>
      <vt:variant>
        <vt:lpwstr/>
      </vt:variant>
      <vt:variant>
        <vt:lpwstr>_Toc184321157</vt:lpwstr>
      </vt:variant>
      <vt:variant>
        <vt:i4>1572918</vt:i4>
      </vt:variant>
      <vt:variant>
        <vt:i4>443</vt:i4>
      </vt:variant>
      <vt:variant>
        <vt:i4>0</vt:i4>
      </vt:variant>
      <vt:variant>
        <vt:i4>5</vt:i4>
      </vt:variant>
      <vt:variant>
        <vt:lpwstr/>
      </vt:variant>
      <vt:variant>
        <vt:lpwstr>_Toc184321156</vt:lpwstr>
      </vt:variant>
      <vt:variant>
        <vt:i4>1572918</vt:i4>
      </vt:variant>
      <vt:variant>
        <vt:i4>437</vt:i4>
      </vt:variant>
      <vt:variant>
        <vt:i4>0</vt:i4>
      </vt:variant>
      <vt:variant>
        <vt:i4>5</vt:i4>
      </vt:variant>
      <vt:variant>
        <vt:lpwstr/>
      </vt:variant>
      <vt:variant>
        <vt:lpwstr>_Toc184321155</vt:lpwstr>
      </vt:variant>
      <vt:variant>
        <vt:i4>1572918</vt:i4>
      </vt:variant>
      <vt:variant>
        <vt:i4>431</vt:i4>
      </vt:variant>
      <vt:variant>
        <vt:i4>0</vt:i4>
      </vt:variant>
      <vt:variant>
        <vt:i4>5</vt:i4>
      </vt:variant>
      <vt:variant>
        <vt:lpwstr/>
      </vt:variant>
      <vt:variant>
        <vt:lpwstr>_Toc184321154</vt:lpwstr>
      </vt:variant>
      <vt:variant>
        <vt:i4>1572918</vt:i4>
      </vt:variant>
      <vt:variant>
        <vt:i4>425</vt:i4>
      </vt:variant>
      <vt:variant>
        <vt:i4>0</vt:i4>
      </vt:variant>
      <vt:variant>
        <vt:i4>5</vt:i4>
      </vt:variant>
      <vt:variant>
        <vt:lpwstr/>
      </vt:variant>
      <vt:variant>
        <vt:lpwstr>_Toc184321153</vt:lpwstr>
      </vt:variant>
      <vt:variant>
        <vt:i4>1572918</vt:i4>
      </vt:variant>
      <vt:variant>
        <vt:i4>419</vt:i4>
      </vt:variant>
      <vt:variant>
        <vt:i4>0</vt:i4>
      </vt:variant>
      <vt:variant>
        <vt:i4>5</vt:i4>
      </vt:variant>
      <vt:variant>
        <vt:lpwstr/>
      </vt:variant>
      <vt:variant>
        <vt:lpwstr>_Toc184321152</vt:lpwstr>
      </vt:variant>
      <vt:variant>
        <vt:i4>1572918</vt:i4>
      </vt:variant>
      <vt:variant>
        <vt:i4>413</vt:i4>
      </vt:variant>
      <vt:variant>
        <vt:i4>0</vt:i4>
      </vt:variant>
      <vt:variant>
        <vt:i4>5</vt:i4>
      </vt:variant>
      <vt:variant>
        <vt:lpwstr/>
      </vt:variant>
      <vt:variant>
        <vt:lpwstr>_Toc184321151</vt:lpwstr>
      </vt:variant>
      <vt:variant>
        <vt:i4>1572918</vt:i4>
      </vt:variant>
      <vt:variant>
        <vt:i4>407</vt:i4>
      </vt:variant>
      <vt:variant>
        <vt:i4>0</vt:i4>
      </vt:variant>
      <vt:variant>
        <vt:i4>5</vt:i4>
      </vt:variant>
      <vt:variant>
        <vt:lpwstr/>
      </vt:variant>
      <vt:variant>
        <vt:lpwstr>_Toc184321150</vt:lpwstr>
      </vt:variant>
      <vt:variant>
        <vt:i4>1638454</vt:i4>
      </vt:variant>
      <vt:variant>
        <vt:i4>401</vt:i4>
      </vt:variant>
      <vt:variant>
        <vt:i4>0</vt:i4>
      </vt:variant>
      <vt:variant>
        <vt:i4>5</vt:i4>
      </vt:variant>
      <vt:variant>
        <vt:lpwstr/>
      </vt:variant>
      <vt:variant>
        <vt:lpwstr>_Toc184321149</vt:lpwstr>
      </vt:variant>
      <vt:variant>
        <vt:i4>1638454</vt:i4>
      </vt:variant>
      <vt:variant>
        <vt:i4>395</vt:i4>
      </vt:variant>
      <vt:variant>
        <vt:i4>0</vt:i4>
      </vt:variant>
      <vt:variant>
        <vt:i4>5</vt:i4>
      </vt:variant>
      <vt:variant>
        <vt:lpwstr/>
      </vt:variant>
      <vt:variant>
        <vt:lpwstr>_Toc184321148</vt:lpwstr>
      </vt:variant>
      <vt:variant>
        <vt:i4>1638454</vt:i4>
      </vt:variant>
      <vt:variant>
        <vt:i4>389</vt:i4>
      </vt:variant>
      <vt:variant>
        <vt:i4>0</vt:i4>
      </vt:variant>
      <vt:variant>
        <vt:i4>5</vt:i4>
      </vt:variant>
      <vt:variant>
        <vt:lpwstr/>
      </vt:variant>
      <vt:variant>
        <vt:lpwstr>_Toc184321147</vt:lpwstr>
      </vt:variant>
      <vt:variant>
        <vt:i4>1638454</vt:i4>
      </vt:variant>
      <vt:variant>
        <vt:i4>383</vt:i4>
      </vt:variant>
      <vt:variant>
        <vt:i4>0</vt:i4>
      </vt:variant>
      <vt:variant>
        <vt:i4>5</vt:i4>
      </vt:variant>
      <vt:variant>
        <vt:lpwstr/>
      </vt:variant>
      <vt:variant>
        <vt:lpwstr>_Toc184321146</vt:lpwstr>
      </vt:variant>
      <vt:variant>
        <vt:i4>1638454</vt:i4>
      </vt:variant>
      <vt:variant>
        <vt:i4>377</vt:i4>
      </vt:variant>
      <vt:variant>
        <vt:i4>0</vt:i4>
      </vt:variant>
      <vt:variant>
        <vt:i4>5</vt:i4>
      </vt:variant>
      <vt:variant>
        <vt:lpwstr/>
      </vt:variant>
      <vt:variant>
        <vt:lpwstr>_Toc184321145</vt:lpwstr>
      </vt:variant>
      <vt:variant>
        <vt:i4>1638454</vt:i4>
      </vt:variant>
      <vt:variant>
        <vt:i4>371</vt:i4>
      </vt:variant>
      <vt:variant>
        <vt:i4>0</vt:i4>
      </vt:variant>
      <vt:variant>
        <vt:i4>5</vt:i4>
      </vt:variant>
      <vt:variant>
        <vt:lpwstr/>
      </vt:variant>
      <vt:variant>
        <vt:lpwstr>_Toc184321144</vt:lpwstr>
      </vt:variant>
      <vt:variant>
        <vt:i4>1638454</vt:i4>
      </vt:variant>
      <vt:variant>
        <vt:i4>365</vt:i4>
      </vt:variant>
      <vt:variant>
        <vt:i4>0</vt:i4>
      </vt:variant>
      <vt:variant>
        <vt:i4>5</vt:i4>
      </vt:variant>
      <vt:variant>
        <vt:lpwstr/>
      </vt:variant>
      <vt:variant>
        <vt:lpwstr>_Toc184321143</vt:lpwstr>
      </vt:variant>
      <vt:variant>
        <vt:i4>1966143</vt:i4>
      </vt:variant>
      <vt:variant>
        <vt:i4>356</vt:i4>
      </vt:variant>
      <vt:variant>
        <vt:i4>0</vt:i4>
      </vt:variant>
      <vt:variant>
        <vt:i4>5</vt:i4>
      </vt:variant>
      <vt:variant>
        <vt:lpwstr/>
      </vt:variant>
      <vt:variant>
        <vt:lpwstr>_Toc184323811</vt:lpwstr>
      </vt:variant>
      <vt:variant>
        <vt:i4>1966143</vt:i4>
      </vt:variant>
      <vt:variant>
        <vt:i4>350</vt:i4>
      </vt:variant>
      <vt:variant>
        <vt:i4>0</vt:i4>
      </vt:variant>
      <vt:variant>
        <vt:i4>5</vt:i4>
      </vt:variant>
      <vt:variant>
        <vt:lpwstr/>
      </vt:variant>
      <vt:variant>
        <vt:lpwstr>_Toc184323810</vt:lpwstr>
      </vt:variant>
      <vt:variant>
        <vt:i4>2031679</vt:i4>
      </vt:variant>
      <vt:variant>
        <vt:i4>344</vt:i4>
      </vt:variant>
      <vt:variant>
        <vt:i4>0</vt:i4>
      </vt:variant>
      <vt:variant>
        <vt:i4>5</vt:i4>
      </vt:variant>
      <vt:variant>
        <vt:lpwstr/>
      </vt:variant>
      <vt:variant>
        <vt:lpwstr>_Toc184323809</vt:lpwstr>
      </vt:variant>
      <vt:variant>
        <vt:i4>2031679</vt:i4>
      </vt:variant>
      <vt:variant>
        <vt:i4>338</vt:i4>
      </vt:variant>
      <vt:variant>
        <vt:i4>0</vt:i4>
      </vt:variant>
      <vt:variant>
        <vt:i4>5</vt:i4>
      </vt:variant>
      <vt:variant>
        <vt:lpwstr/>
      </vt:variant>
      <vt:variant>
        <vt:lpwstr>_Toc184323808</vt:lpwstr>
      </vt:variant>
      <vt:variant>
        <vt:i4>2031679</vt:i4>
      </vt:variant>
      <vt:variant>
        <vt:i4>332</vt:i4>
      </vt:variant>
      <vt:variant>
        <vt:i4>0</vt:i4>
      </vt:variant>
      <vt:variant>
        <vt:i4>5</vt:i4>
      </vt:variant>
      <vt:variant>
        <vt:lpwstr/>
      </vt:variant>
      <vt:variant>
        <vt:lpwstr>_Toc184323807</vt:lpwstr>
      </vt:variant>
      <vt:variant>
        <vt:i4>2031679</vt:i4>
      </vt:variant>
      <vt:variant>
        <vt:i4>326</vt:i4>
      </vt:variant>
      <vt:variant>
        <vt:i4>0</vt:i4>
      </vt:variant>
      <vt:variant>
        <vt:i4>5</vt:i4>
      </vt:variant>
      <vt:variant>
        <vt:lpwstr/>
      </vt:variant>
      <vt:variant>
        <vt:lpwstr>_Toc184323806</vt:lpwstr>
      </vt:variant>
      <vt:variant>
        <vt:i4>2031679</vt:i4>
      </vt:variant>
      <vt:variant>
        <vt:i4>320</vt:i4>
      </vt:variant>
      <vt:variant>
        <vt:i4>0</vt:i4>
      </vt:variant>
      <vt:variant>
        <vt:i4>5</vt:i4>
      </vt:variant>
      <vt:variant>
        <vt:lpwstr/>
      </vt:variant>
      <vt:variant>
        <vt:lpwstr>_Toc184323805</vt:lpwstr>
      </vt:variant>
      <vt:variant>
        <vt:i4>2031679</vt:i4>
      </vt:variant>
      <vt:variant>
        <vt:i4>314</vt:i4>
      </vt:variant>
      <vt:variant>
        <vt:i4>0</vt:i4>
      </vt:variant>
      <vt:variant>
        <vt:i4>5</vt:i4>
      </vt:variant>
      <vt:variant>
        <vt:lpwstr/>
      </vt:variant>
      <vt:variant>
        <vt:lpwstr>_Toc184323804</vt:lpwstr>
      </vt:variant>
      <vt:variant>
        <vt:i4>2031679</vt:i4>
      </vt:variant>
      <vt:variant>
        <vt:i4>308</vt:i4>
      </vt:variant>
      <vt:variant>
        <vt:i4>0</vt:i4>
      </vt:variant>
      <vt:variant>
        <vt:i4>5</vt:i4>
      </vt:variant>
      <vt:variant>
        <vt:lpwstr/>
      </vt:variant>
      <vt:variant>
        <vt:lpwstr>_Toc184323803</vt:lpwstr>
      </vt:variant>
      <vt:variant>
        <vt:i4>2031679</vt:i4>
      </vt:variant>
      <vt:variant>
        <vt:i4>302</vt:i4>
      </vt:variant>
      <vt:variant>
        <vt:i4>0</vt:i4>
      </vt:variant>
      <vt:variant>
        <vt:i4>5</vt:i4>
      </vt:variant>
      <vt:variant>
        <vt:lpwstr/>
      </vt:variant>
      <vt:variant>
        <vt:lpwstr>_Toc184323802</vt:lpwstr>
      </vt:variant>
      <vt:variant>
        <vt:i4>2031679</vt:i4>
      </vt:variant>
      <vt:variant>
        <vt:i4>296</vt:i4>
      </vt:variant>
      <vt:variant>
        <vt:i4>0</vt:i4>
      </vt:variant>
      <vt:variant>
        <vt:i4>5</vt:i4>
      </vt:variant>
      <vt:variant>
        <vt:lpwstr/>
      </vt:variant>
      <vt:variant>
        <vt:lpwstr>_Toc184323801</vt:lpwstr>
      </vt:variant>
      <vt:variant>
        <vt:i4>2031679</vt:i4>
      </vt:variant>
      <vt:variant>
        <vt:i4>290</vt:i4>
      </vt:variant>
      <vt:variant>
        <vt:i4>0</vt:i4>
      </vt:variant>
      <vt:variant>
        <vt:i4>5</vt:i4>
      </vt:variant>
      <vt:variant>
        <vt:lpwstr/>
      </vt:variant>
      <vt:variant>
        <vt:lpwstr>_Toc184323800</vt:lpwstr>
      </vt:variant>
      <vt:variant>
        <vt:i4>1441840</vt:i4>
      </vt:variant>
      <vt:variant>
        <vt:i4>284</vt:i4>
      </vt:variant>
      <vt:variant>
        <vt:i4>0</vt:i4>
      </vt:variant>
      <vt:variant>
        <vt:i4>5</vt:i4>
      </vt:variant>
      <vt:variant>
        <vt:lpwstr/>
      </vt:variant>
      <vt:variant>
        <vt:lpwstr>_Toc184323799</vt:lpwstr>
      </vt:variant>
      <vt:variant>
        <vt:i4>1441840</vt:i4>
      </vt:variant>
      <vt:variant>
        <vt:i4>278</vt:i4>
      </vt:variant>
      <vt:variant>
        <vt:i4>0</vt:i4>
      </vt:variant>
      <vt:variant>
        <vt:i4>5</vt:i4>
      </vt:variant>
      <vt:variant>
        <vt:lpwstr/>
      </vt:variant>
      <vt:variant>
        <vt:lpwstr>_Toc184323798</vt:lpwstr>
      </vt:variant>
      <vt:variant>
        <vt:i4>1441840</vt:i4>
      </vt:variant>
      <vt:variant>
        <vt:i4>272</vt:i4>
      </vt:variant>
      <vt:variant>
        <vt:i4>0</vt:i4>
      </vt:variant>
      <vt:variant>
        <vt:i4>5</vt:i4>
      </vt:variant>
      <vt:variant>
        <vt:lpwstr/>
      </vt:variant>
      <vt:variant>
        <vt:lpwstr>_Toc184323797</vt:lpwstr>
      </vt:variant>
      <vt:variant>
        <vt:i4>1441840</vt:i4>
      </vt:variant>
      <vt:variant>
        <vt:i4>266</vt:i4>
      </vt:variant>
      <vt:variant>
        <vt:i4>0</vt:i4>
      </vt:variant>
      <vt:variant>
        <vt:i4>5</vt:i4>
      </vt:variant>
      <vt:variant>
        <vt:lpwstr/>
      </vt:variant>
      <vt:variant>
        <vt:lpwstr>_Toc184323796</vt:lpwstr>
      </vt:variant>
      <vt:variant>
        <vt:i4>1441840</vt:i4>
      </vt:variant>
      <vt:variant>
        <vt:i4>260</vt:i4>
      </vt:variant>
      <vt:variant>
        <vt:i4>0</vt:i4>
      </vt:variant>
      <vt:variant>
        <vt:i4>5</vt:i4>
      </vt:variant>
      <vt:variant>
        <vt:lpwstr/>
      </vt:variant>
      <vt:variant>
        <vt:lpwstr>_Toc184323795</vt:lpwstr>
      </vt:variant>
      <vt:variant>
        <vt:i4>1441840</vt:i4>
      </vt:variant>
      <vt:variant>
        <vt:i4>254</vt:i4>
      </vt:variant>
      <vt:variant>
        <vt:i4>0</vt:i4>
      </vt:variant>
      <vt:variant>
        <vt:i4>5</vt:i4>
      </vt:variant>
      <vt:variant>
        <vt:lpwstr/>
      </vt:variant>
      <vt:variant>
        <vt:lpwstr>_Toc184323794</vt:lpwstr>
      </vt:variant>
      <vt:variant>
        <vt:i4>1441840</vt:i4>
      </vt:variant>
      <vt:variant>
        <vt:i4>248</vt:i4>
      </vt:variant>
      <vt:variant>
        <vt:i4>0</vt:i4>
      </vt:variant>
      <vt:variant>
        <vt:i4>5</vt:i4>
      </vt:variant>
      <vt:variant>
        <vt:lpwstr/>
      </vt:variant>
      <vt:variant>
        <vt:lpwstr>_Toc184323793</vt:lpwstr>
      </vt:variant>
      <vt:variant>
        <vt:i4>1441840</vt:i4>
      </vt:variant>
      <vt:variant>
        <vt:i4>242</vt:i4>
      </vt:variant>
      <vt:variant>
        <vt:i4>0</vt:i4>
      </vt:variant>
      <vt:variant>
        <vt:i4>5</vt:i4>
      </vt:variant>
      <vt:variant>
        <vt:lpwstr/>
      </vt:variant>
      <vt:variant>
        <vt:lpwstr>_Toc184323792</vt:lpwstr>
      </vt:variant>
      <vt:variant>
        <vt:i4>1441840</vt:i4>
      </vt:variant>
      <vt:variant>
        <vt:i4>236</vt:i4>
      </vt:variant>
      <vt:variant>
        <vt:i4>0</vt:i4>
      </vt:variant>
      <vt:variant>
        <vt:i4>5</vt:i4>
      </vt:variant>
      <vt:variant>
        <vt:lpwstr/>
      </vt:variant>
      <vt:variant>
        <vt:lpwstr>_Toc184323791</vt:lpwstr>
      </vt:variant>
      <vt:variant>
        <vt:i4>1441840</vt:i4>
      </vt:variant>
      <vt:variant>
        <vt:i4>230</vt:i4>
      </vt:variant>
      <vt:variant>
        <vt:i4>0</vt:i4>
      </vt:variant>
      <vt:variant>
        <vt:i4>5</vt:i4>
      </vt:variant>
      <vt:variant>
        <vt:lpwstr/>
      </vt:variant>
      <vt:variant>
        <vt:lpwstr>_Toc184323790</vt:lpwstr>
      </vt:variant>
      <vt:variant>
        <vt:i4>1507376</vt:i4>
      </vt:variant>
      <vt:variant>
        <vt:i4>224</vt:i4>
      </vt:variant>
      <vt:variant>
        <vt:i4>0</vt:i4>
      </vt:variant>
      <vt:variant>
        <vt:i4>5</vt:i4>
      </vt:variant>
      <vt:variant>
        <vt:lpwstr/>
      </vt:variant>
      <vt:variant>
        <vt:lpwstr>_Toc184323789</vt:lpwstr>
      </vt:variant>
      <vt:variant>
        <vt:i4>1507376</vt:i4>
      </vt:variant>
      <vt:variant>
        <vt:i4>218</vt:i4>
      </vt:variant>
      <vt:variant>
        <vt:i4>0</vt:i4>
      </vt:variant>
      <vt:variant>
        <vt:i4>5</vt:i4>
      </vt:variant>
      <vt:variant>
        <vt:lpwstr/>
      </vt:variant>
      <vt:variant>
        <vt:lpwstr>_Toc184323788</vt:lpwstr>
      </vt:variant>
      <vt:variant>
        <vt:i4>1507376</vt:i4>
      </vt:variant>
      <vt:variant>
        <vt:i4>212</vt:i4>
      </vt:variant>
      <vt:variant>
        <vt:i4>0</vt:i4>
      </vt:variant>
      <vt:variant>
        <vt:i4>5</vt:i4>
      </vt:variant>
      <vt:variant>
        <vt:lpwstr/>
      </vt:variant>
      <vt:variant>
        <vt:lpwstr>_Toc184323787</vt:lpwstr>
      </vt:variant>
      <vt:variant>
        <vt:i4>1507376</vt:i4>
      </vt:variant>
      <vt:variant>
        <vt:i4>206</vt:i4>
      </vt:variant>
      <vt:variant>
        <vt:i4>0</vt:i4>
      </vt:variant>
      <vt:variant>
        <vt:i4>5</vt:i4>
      </vt:variant>
      <vt:variant>
        <vt:lpwstr/>
      </vt:variant>
      <vt:variant>
        <vt:lpwstr>_Toc184323786</vt:lpwstr>
      </vt:variant>
      <vt:variant>
        <vt:i4>1507376</vt:i4>
      </vt:variant>
      <vt:variant>
        <vt:i4>200</vt:i4>
      </vt:variant>
      <vt:variant>
        <vt:i4>0</vt:i4>
      </vt:variant>
      <vt:variant>
        <vt:i4>5</vt:i4>
      </vt:variant>
      <vt:variant>
        <vt:lpwstr/>
      </vt:variant>
      <vt:variant>
        <vt:lpwstr>_Toc184323785</vt:lpwstr>
      </vt:variant>
      <vt:variant>
        <vt:i4>1507376</vt:i4>
      </vt:variant>
      <vt:variant>
        <vt:i4>194</vt:i4>
      </vt:variant>
      <vt:variant>
        <vt:i4>0</vt:i4>
      </vt:variant>
      <vt:variant>
        <vt:i4>5</vt:i4>
      </vt:variant>
      <vt:variant>
        <vt:lpwstr/>
      </vt:variant>
      <vt:variant>
        <vt:lpwstr>_Toc184323784</vt:lpwstr>
      </vt:variant>
      <vt:variant>
        <vt:i4>1507376</vt:i4>
      </vt:variant>
      <vt:variant>
        <vt:i4>188</vt:i4>
      </vt:variant>
      <vt:variant>
        <vt:i4>0</vt:i4>
      </vt:variant>
      <vt:variant>
        <vt:i4>5</vt:i4>
      </vt:variant>
      <vt:variant>
        <vt:lpwstr/>
      </vt:variant>
      <vt:variant>
        <vt:lpwstr>_Toc184323783</vt:lpwstr>
      </vt:variant>
      <vt:variant>
        <vt:i4>1507376</vt:i4>
      </vt:variant>
      <vt:variant>
        <vt:i4>182</vt:i4>
      </vt:variant>
      <vt:variant>
        <vt:i4>0</vt:i4>
      </vt:variant>
      <vt:variant>
        <vt:i4>5</vt:i4>
      </vt:variant>
      <vt:variant>
        <vt:lpwstr/>
      </vt:variant>
      <vt:variant>
        <vt:lpwstr>_Toc184323782</vt:lpwstr>
      </vt:variant>
      <vt:variant>
        <vt:i4>1507376</vt:i4>
      </vt:variant>
      <vt:variant>
        <vt:i4>176</vt:i4>
      </vt:variant>
      <vt:variant>
        <vt:i4>0</vt:i4>
      </vt:variant>
      <vt:variant>
        <vt:i4>5</vt:i4>
      </vt:variant>
      <vt:variant>
        <vt:lpwstr/>
      </vt:variant>
      <vt:variant>
        <vt:lpwstr>_Toc184323781</vt:lpwstr>
      </vt:variant>
      <vt:variant>
        <vt:i4>1507376</vt:i4>
      </vt:variant>
      <vt:variant>
        <vt:i4>170</vt:i4>
      </vt:variant>
      <vt:variant>
        <vt:i4>0</vt:i4>
      </vt:variant>
      <vt:variant>
        <vt:i4>5</vt:i4>
      </vt:variant>
      <vt:variant>
        <vt:lpwstr/>
      </vt:variant>
      <vt:variant>
        <vt:lpwstr>_Toc184323780</vt:lpwstr>
      </vt:variant>
      <vt:variant>
        <vt:i4>1572912</vt:i4>
      </vt:variant>
      <vt:variant>
        <vt:i4>164</vt:i4>
      </vt:variant>
      <vt:variant>
        <vt:i4>0</vt:i4>
      </vt:variant>
      <vt:variant>
        <vt:i4>5</vt:i4>
      </vt:variant>
      <vt:variant>
        <vt:lpwstr/>
      </vt:variant>
      <vt:variant>
        <vt:lpwstr>_Toc184323779</vt:lpwstr>
      </vt:variant>
      <vt:variant>
        <vt:i4>1572912</vt:i4>
      </vt:variant>
      <vt:variant>
        <vt:i4>158</vt:i4>
      </vt:variant>
      <vt:variant>
        <vt:i4>0</vt:i4>
      </vt:variant>
      <vt:variant>
        <vt:i4>5</vt:i4>
      </vt:variant>
      <vt:variant>
        <vt:lpwstr/>
      </vt:variant>
      <vt:variant>
        <vt:lpwstr>_Toc184323778</vt:lpwstr>
      </vt:variant>
      <vt:variant>
        <vt:i4>1572912</vt:i4>
      </vt:variant>
      <vt:variant>
        <vt:i4>152</vt:i4>
      </vt:variant>
      <vt:variant>
        <vt:i4>0</vt:i4>
      </vt:variant>
      <vt:variant>
        <vt:i4>5</vt:i4>
      </vt:variant>
      <vt:variant>
        <vt:lpwstr/>
      </vt:variant>
      <vt:variant>
        <vt:lpwstr>_Toc184323777</vt:lpwstr>
      </vt:variant>
      <vt:variant>
        <vt:i4>1572912</vt:i4>
      </vt:variant>
      <vt:variant>
        <vt:i4>146</vt:i4>
      </vt:variant>
      <vt:variant>
        <vt:i4>0</vt:i4>
      </vt:variant>
      <vt:variant>
        <vt:i4>5</vt:i4>
      </vt:variant>
      <vt:variant>
        <vt:lpwstr/>
      </vt:variant>
      <vt:variant>
        <vt:lpwstr>_Toc184323776</vt:lpwstr>
      </vt:variant>
      <vt:variant>
        <vt:i4>1572912</vt:i4>
      </vt:variant>
      <vt:variant>
        <vt:i4>140</vt:i4>
      </vt:variant>
      <vt:variant>
        <vt:i4>0</vt:i4>
      </vt:variant>
      <vt:variant>
        <vt:i4>5</vt:i4>
      </vt:variant>
      <vt:variant>
        <vt:lpwstr/>
      </vt:variant>
      <vt:variant>
        <vt:lpwstr>_Toc184323775</vt:lpwstr>
      </vt:variant>
      <vt:variant>
        <vt:i4>1572912</vt:i4>
      </vt:variant>
      <vt:variant>
        <vt:i4>134</vt:i4>
      </vt:variant>
      <vt:variant>
        <vt:i4>0</vt:i4>
      </vt:variant>
      <vt:variant>
        <vt:i4>5</vt:i4>
      </vt:variant>
      <vt:variant>
        <vt:lpwstr/>
      </vt:variant>
      <vt:variant>
        <vt:lpwstr>_Toc184323774</vt:lpwstr>
      </vt:variant>
      <vt:variant>
        <vt:i4>1572912</vt:i4>
      </vt:variant>
      <vt:variant>
        <vt:i4>128</vt:i4>
      </vt:variant>
      <vt:variant>
        <vt:i4>0</vt:i4>
      </vt:variant>
      <vt:variant>
        <vt:i4>5</vt:i4>
      </vt:variant>
      <vt:variant>
        <vt:lpwstr/>
      </vt:variant>
      <vt:variant>
        <vt:lpwstr>_Toc184323773</vt:lpwstr>
      </vt:variant>
      <vt:variant>
        <vt:i4>1572912</vt:i4>
      </vt:variant>
      <vt:variant>
        <vt:i4>122</vt:i4>
      </vt:variant>
      <vt:variant>
        <vt:i4>0</vt:i4>
      </vt:variant>
      <vt:variant>
        <vt:i4>5</vt:i4>
      </vt:variant>
      <vt:variant>
        <vt:lpwstr/>
      </vt:variant>
      <vt:variant>
        <vt:lpwstr>_Toc184323772</vt:lpwstr>
      </vt:variant>
      <vt:variant>
        <vt:i4>1572912</vt:i4>
      </vt:variant>
      <vt:variant>
        <vt:i4>116</vt:i4>
      </vt:variant>
      <vt:variant>
        <vt:i4>0</vt:i4>
      </vt:variant>
      <vt:variant>
        <vt:i4>5</vt:i4>
      </vt:variant>
      <vt:variant>
        <vt:lpwstr/>
      </vt:variant>
      <vt:variant>
        <vt:lpwstr>_Toc184323771</vt:lpwstr>
      </vt:variant>
      <vt:variant>
        <vt:i4>1572912</vt:i4>
      </vt:variant>
      <vt:variant>
        <vt:i4>110</vt:i4>
      </vt:variant>
      <vt:variant>
        <vt:i4>0</vt:i4>
      </vt:variant>
      <vt:variant>
        <vt:i4>5</vt:i4>
      </vt:variant>
      <vt:variant>
        <vt:lpwstr/>
      </vt:variant>
      <vt:variant>
        <vt:lpwstr>_Toc184323770</vt:lpwstr>
      </vt:variant>
      <vt:variant>
        <vt:i4>1638448</vt:i4>
      </vt:variant>
      <vt:variant>
        <vt:i4>104</vt:i4>
      </vt:variant>
      <vt:variant>
        <vt:i4>0</vt:i4>
      </vt:variant>
      <vt:variant>
        <vt:i4>5</vt:i4>
      </vt:variant>
      <vt:variant>
        <vt:lpwstr/>
      </vt:variant>
      <vt:variant>
        <vt:lpwstr>_Toc184323769</vt:lpwstr>
      </vt:variant>
      <vt:variant>
        <vt:i4>1638448</vt:i4>
      </vt:variant>
      <vt:variant>
        <vt:i4>98</vt:i4>
      </vt:variant>
      <vt:variant>
        <vt:i4>0</vt:i4>
      </vt:variant>
      <vt:variant>
        <vt:i4>5</vt:i4>
      </vt:variant>
      <vt:variant>
        <vt:lpwstr/>
      </vt:variant>
      <vt:variant>
        <vt:lpwstr>_Toc184323768</vt:lpwstr>
      </vt:variant>
      <vt:variant>
        <vt:i4>1638448</vt:i4>
      </vt:variant>
      <vt:variant>
        <vt:i4>92</vt:i4>
      </vt:variant>
      <vt:variant>
        <vt:i4>0</vt:i4>
      </vt:variant>
      <vt:variant>
        <vt:i4>5</vt:i4>
      </vt:variant>
      <vt:variant>
        <vt:lpwstr/>
      </vt:variant>
      <vt:variant>
        <vt:lpwstr>_Toc184323767</vt:lpwstr>
      </vt:variant>
      <vt:variant>
        <vt:i4>1638448</vt:i4>
      </vt:variant>
      <vt:variant>
        <vt:i4>86</vt:i4>
      </vt:variant>
      <vt:variant>
        <vt:i4>0</vt:i4>
      </vt:variant>
      <vt:variant>
        <vt:i4>5</vt:i4>
      </vt:variant>
      <vt:variant>
        <vt:lpwstr/>
      </vt:variant>
      <vt:variant>
        <vt:lpwstr>_Toc184323766</vt:lpwstr>
      </vt:variant>
      <vt:variant>
        <vt:i4>1638448</vt:i4>
      </vt:variant>
      <vt:variant>
        <vt:i4>80</vt:i4>
      </vt:variant>
      <vt:variant>
        <vt:i4>0</vt:i4>
      </vt:variant>
      <vt:variant>
        <vt:i4>5</vt:i4>
      </vt:variant>
      <vt:variant>
        <vt:lpwstr/>
      </vt:variant>
      <vt:variant>
        <vt:lpwstr>_Toc184323765</vt:lpwstr>
      </vt:variant>
      <vt:variant>
        <vt:i4>1638448</vt:i4>
      </vt:variant>
      <vt:variant>
        <vt:i4>74</vt:i4>
      </vt:variant>
      <vt:variant>
        <vt:i4>0</vt:i4>
      </vt:variant>
      <vt:variant>
        <vt:i4>5</vt:i4>
      </vt:variant>
      <vt:variant>
        <vt:lpwstr/>
      </vt:variant>
      <vt:variant>
        <vt:lpwstr>_Toc184323764</vt:lpwstr>
      </vt:variant>
      <vt:variant>
        <vt:i4>1638448</vt:i4>
      </vt:variant>
      <vt:variant>
        <vt:i4>68</vt:i4>
      </vt:variant>
      <vt:variant>
        <vt:i4>0</vt:i4>
      </vt:variant>
      <vt:variant>
        <vt:i4>5</vt:i4>
      </vt:variant>
      <vt:variant>
        <vt:lpwstr/>
      </vt:variant>
      <vt:variant>
        <vt:lpwstr>_Toc184323763</vt:lpwstr>
      </vt:variant>
      <vt:variant>
        <vt:i4>1638448</vt:i4>
      </vt:variant>
      <vt:variant>
        <vt:i4>62</vt:i4>
      </vt:variant>
      <vt:variant>
        <vt:i4>0</vt:i4>
      </vt:variant>
      <vt:variant>
        <vt:i4>5</vt:i4>
      </vt:variant>
      <vt:variant>
        <vt:lpwstr/>
      </vt:variant>
      <vt:variant>
        <vt:lpwstr>_Toc184323762</vt:lpwstr>
      </vt:variant>
      <vt:variant>
        <vt:i4>1638448</vt:i4>
      </vt:variant>
      <vt:variant>
        <vt:i4>56</vt:i4>
      </vt:variant>
      <vt:variant>
        <vt:i4>0</vt:i4>
      </vt:variant>
      <vt:variant>
        <vt:i4>5</vt:i4>
      </vt:variant>
      <vt:variant>
        <vt:lpwstr/>
      </vt:variant>
      <vt:variant>
        <vt:lpwstr>_Toc184323761</vt:lpwstr>
      </vt:variant>
      <vt:variant>
        <vt:i4>1638448</vt:i4>
      </vt:variant>
      <vt:variant>
        <vt:i4>50</vt:i4>
      </vt:variant>
      <vt:variant>
        <vt:i4>0</vt:i4>
      </vt:variant>
      <vt:variant>
        <vt:i4>5</vt:i4>
      </vt:variant>
      <vt:variant>
        <vt:lpwstr/>
      </vt:variant>
      <vt:variant>
        <vt:lpwstr>_Toc184323760</vt:lpwstr>
      </vt:variant>
      <vt:variant>
        <vt:i4>1703984</vt:i4>
      </vt:variant>
      <vt:variant>
        <vt:i4>44</vt:i4>
      </vt:variant>
      <vt:variant>
        <vt:i4>0</vt:i4>
      </vt:variant>
      <vt:variant>
        <vt:i4>5</vt:i4>
      </vt:variant>
      <vt:variant>
        <vt:lpwstr/>
      </vt:variant>
      <vt:variant>
        <vt:lpwstr>_Toc184323759</vt:lpwstr>
      </vt:variant>
      <vt:variant>
        <vt:i4>1703984</vt:i4>
      </vt:variant>
      <vt:variant>
        <vt:i4>38</vt:i4>
      </vt:variant>
      <vt:variant>
        <vt:i4>0</vt:i4>
      </vt:variant>
      <vt:variant>
        <vt:i4>5</vt:i4>
      </vt:variant>
      <vt:variant>
        <vt:lpwstr/>
      </vt:variant>
      <vt:variant>
        <vt:lpwstr>_Toc184323758</vt:lpwstr>
      </vt:variant>
      <vt:variant>
        <vt:i4>1703984</vt:i4>
      </vt:variant>
      <vt:variant>
        <vt:i4>32</vt:i4>
      </vt:variant>
      <vt:variant>
        <vt:i4>0</vt:i4>
      </vt:variant>
      <vt:variant>
        <vt:i4>5</vt:i4>
      </vt:variant>
      <vt:variant>
        <vt:lpwstr/>
      </vt:variant>
      <vt:variant>
        <vt:lpwstr>_Toc184323757</vt:lpwstr>
      </vt:variant>
      <vt:variant>
        <vt:i4>1703984</vt:i4>
      </vt:variant>
      <vt:variant>
        <vt:i4>26</vt:i4>
      </vt:variant>
      <vt:variant>
        <vt:i4>0</vt:i4>
      </vt:variant>
      <vt:variant>
        <vt:i4>5</vt:i4>
      </vt:variant>
      <vt:variant>
        <vt:lpwstr/>
      </vt:variant>
      <vt:variant>
        <vt:lpwstr>_Toc184323756</vt:lpwstr>
      </vt:variant>
      <vt:variant>
        <vt:i4>1703984</vt:i4>
      </vt:variant>
      <vt:variant>
        <vt:i4>20</vt:i4>
      </vt:variant>
      <vt:variant>
        <vt:i4>0</vt:i4>
      </vt:variant>
      <vt:variant>
        <vt:i4>5</vt:i4>
      </vt:variant>
      <vt:variant>
        <vt:lpwstr/>
      </vt:variant>
      <vt:variant>
        <vt:lpwstr>_Toc184323755</vt:lpwstr>
      </vt:variant>
      <vt:variant>
        <vt:i4>1703984</vt:i4>
      </vt:variant>
      <vt:variant>
        <vt:i4>14</vt:i4>
      </vt:variant>
      <vt:variant>
        <vt:i4>0</vt:i4>
      </vt:variant>
      <vt:variant>
        <vt:i4>5</vt:i4>
      </vt:variant>
      <vt:variant>
        <vt:lpwstr/>
      </vt:variant>
      <vt:variant>
        <vt:lpwstr>_Toc184323754</vt:lpwstr>
      </vt:variant>
      <vt:variant>
        <vt:i4>1703984</vt:i4>
      </vt:variant>
      <vt:variant>
        <vt:i4>8</vt:i4>
      </vt:variant>
      <vt:variant>
        <vt:i4>0</vt:i4>
      </vt:variant>
      <vt:variant>
        <vt:i4>5</vt:i4>
      </vt:variant>
      <vt:variant>
        <vt:lpwstr/>
      </vt:variant>
      <vt:variant>
        <vt:lpwstr>_Toc184323753</vt:lpwstr>
      </vt:variant>
      <vt:variant>
        <vt:i4>1703984</vt:i4>
      </vt:variant>
      <vt:variant>
        <vt:i4>2</vt:i4>
      </vt:variant>
      <vt:variant>
        <vt:i4>0</vt:i4>
      </vt:variant>
      <vt:variant>
        <vt:i4>5</vt:i4>
      </vt:variant>
      <vt:variant>
        <vt:lpwstr/>
      </vt:variant>
      <vt:variant>
        <vt:lpwstr>_Toc184323752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Jonatan David Sandoval Riquelme</dc:creator>
  <cp:keywords/>
  <dc:description/>
  <cp:lastModifiedBy>Jonatan David Sandoval Riquelme</cp:lastModifiedBy>
  <cp:revision>2</cp:revision>
  <cp:lastPrinted>2024-11-25T17:04:00Z</cp:lastPrinted>
  <dcterms:created xsi:type="dcterms:W3CDTF">2024-12-06T00:16:00Z</dcterms:created>
  <dcterms:modified xsi:type="dcterms:W3CDTF">2024-12-06T00:16:00Z</dcterms:modified>
</cp:coreProperties>
</file>