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98BF0D" w14:textId="77777777" w:rsidR="000D3262" w:rsidRDefault="000D3262" w:rsidP="0009683A">
      <w:pPr>
        <w:spacing w:line="360" w:lineRule="auto"/>
        <w:jc w:val="both"/>
        <w:rPr>
          <w:rFonts w:ascii="Arial" w:hAnsi="Arial" w:cs="Arial"/>
          <w:b/>
          <w:bCs/>
          <w:sz w:val="72"/>
          <w:szCs w:val="72"/>
          <w:lang w:val="es-MX"/>
        </w:rPr>
      </w:pPr>
    </w:p>
    <w:p w14:paraId="53A66FDD" w14:textId="77777777" w:rsidR="00AF3EDB" w:rsidRPr="00234948" w:rsidRDefault="00AF3EDB" w:rsidP="0009683A">
      <w:pPr>
        <w:spacing w:line="360" w:lineRule="auto"/>
        <w:jc w:val="both"/>
        <w:rPr>
          <w:rFonts w:ascii="Arial" w:hAnsi="Arial" w:cs="Arial"/>
          <w:b/>
          <w:bCs/>
          <w:sz w:val="72"/>
          <w:szCs w:val="72"/>
          <w:lang w:val="es-MX"/>
        </w:rPr>
      </w:pPr>
    </w:p>
    <w:p w14:paraId="22DB5C01" w14:textId="54EE3790" w:rsidR="000D3262" w:rsidRDefault="000D3262" w:rsidP="00D91184">
      <w:pPr>
        <w:spacing w:line="360" w:lineRule="auto"/>
        <w:jc w:val="center"/>
        <w:rPr>
          <w:rFonts w:ascii="Arial" w:hAnsi="Arial" w:cs="Arial"/>
          <w:b/>
          <w:bCs/>
          <w:sz w:val="72"/>
          <w:szCs w:val="72"/>
          <w:lang w:val="es-MX"/>
        </w:rPr>
      </w:pPr>
      <w:r w:rsidRPr="00234948">
        <w:rPr>
          <w:rFonts w:ascii="Arial" w:hAnsi="Arial" w:cs="Arial"/>
          <w:b/>
          <w:bCs/>
          <w:sz w:val="72"/>
          <w:szCs w:val="72"/>
          <w:lang w:val="es-MX"/>
        </w:rPr>
        <w:t xml:space="preserve">Plataforma Integral de </w:t>
      </w:r>
      <w:r w:rsidR="55114E1E" w:rsidRPr="3DADA5DA">
        <w:rPr>
          <w:rFonts w:ascii="Arial" w:hAnsi="Arial" w:cs="Arial"/>
          <w:b/>
          <w:bCs/>
          <w:sz w:val="72"/>
          <w:szCs w:val="72"/>
          <w:lang w:val="es-MX"/>
        </w:rPr>
        <w:t>G</w:t>
      </w:r>
      <w:r w:rsidRPr="3DADA5DA">
        <w:rPr>
          <w:rFonts w:ascii="Arial" w:hAnsi="Arial" w:cs="Arial"/>
          <w:b/>
          <w:bCs/>
          <w:sz w:val="72"/>
          <w:szCs w:val="72"/>
          <w:lang w:val="es-MX"/>
        </w:rPr>
        <w:t>estión</w:t>
      </w:r>
      <w:r w:rsidRPr="00234948">
        <w:rPr>
          <w:rFonts w:ascii="Arial" w:hAnsi="Arial" w:cs="Arial"/>
          <w:b/>
          <w:bCs/>
          <w:sz w:val="72"/>
          <w:szCs w:val="72"/>
          <w:lang w:val="es-MX"/>
        </w:rPr>
        <w:t xml:space="preserve"> de </w:t>
      </w:r>
      <w:r w:rsidR="429871A5" w:rsidRPr="3DADA5DA">
        <w:rPr>
          <w:rFonts w:ascii="Arial" w:hAnsi="Arial" w:cs="Arial"/>
          <w:b/>
          <w:bCs/>
          <w:sz w:val="72"/>
          <w:szCs w:val="72"/>
          <w:lang w:val="es-MX"/>
        </w:rPr>
        <w:t>C</w:t>
      </w:r>
      <w:r w:rsidRPr="3DADA5DA">
        <w:rPr>
          <w:rFonts w:ascii="Arial" w:hAnsi="Arial" w:cs="Arial"/>
          <w:b/>
          <w:bCs/>
          <w:sz w:val="72"/>
          <w:szCs w:val="72"/>
          <w:lang w:val="es-MX"/>
        </w:rPr>
        <w:t>lientes</w:t>
      </w:r>
      <w:r w:rsidRPr="00234948">
        <w:rPr>
          <w:rFonts w:ascii="Arial" w:hAnsi="Arial" w:cs="Arial"/>
          <w:b/>
          <w:bCs/>
          <w:sz w:val="72"/>
          <w:szCs w:val="72"/>
          <w:lang w:val="es-MX"/>
        </w:rPr>
        <w:t xml:space="preserve"> y </w:t>
      </w:r>
      <w:r w:rsidR="38C8B968" w:rsidRPr="3DADA5DA">
        <w:rPr>
          <w:rFonts w:ascii="Arial" w:hAnsi="Arial" w:cs="Arial"/>
          <w:b/>
          <w:bCs/>
          <w:sz w:val="72"/>
          <w:szCs w:val="72"/>
          <w:lang w:val="es-MX"/>
        </w:rPr>
        <w:t>Ó</w:t>
      </w:r>
      <w:r w:rsidR="00C67118" w:rsidRPr="3DADA5DA">
        <w:rPr>
          <w:rFonts w:ascii="Arial" w:hAnsi="Arial" w:cs="Arial"/>
          <w:b/>
          <w:bCs/>
          <w:sz w:val="72"/>
          <w:szCs w:val="72"/>
          <w:lang w:val="es-MX"/>
        </w:rPr>
        <w:t>rdenes</w:t>
      </w:r>
      <w:r w:rsidRPr="00234948">
        <w:rPr>
          <w:rFonts w:ascii="Arial" w:hAnsi="Arial" w:cs="Arial"/>
          <w:b/>
          <w:bCs/>
          <w:sz w:val="72"/>
          <w:szCs w:val="72"/>
          <w:lang w:val="es-MX"/>
        </w:rPr>
        <w:t xml:space="preserve"> de </w:t>
      </w:r>
      <w:r w:rsidR="4AF8D45C" w:rsidRPr="3DADA5DA">
        <w:rPr>
          <w:rFonts w:ascii="Arial" w:hAnsi="Arial" w:cs="Arial"/>
          <w:b/>
          <w:bCs/>
          <w:sz w:val="72"/>
          <w:szCs w:val="72"/>
          <w:lang w:val="es-MX"/>
        </w:rPr>
        <w:t>T</w:t>
      </w:r>
      <w:r w:rsidRPr="3DADA5DA">
        <w:rPr>
          <w:rFonts w:ascii="Arial" w:hAnsi="Arial" w:cs="Arial"/>
          <w:b/>
          <w:bCs/>
          <w:sz w:val="72"/>
          <w:szCs w:val="72"/>
          <w:lang w:val="es-MX"/>
        </w:rPr>
        <w:t>ransporte</w:t>
      </w:r>
      <w:r w:rsidRPr="00234948">
        <w:rPr>
          <w:rFonts w:ascii="Arial" w:hAnsi="Arial" w:cs="Arial"/>
          <w:b/>
          <w:bCs/>
          <w:sz w:val="72"/>
          <w:szCs w:val="72"/>
          <w:lang w:val="es-MX"/>
        </w:rPr>
        <w:t>.</w:t>
      </w:r>
    </w:p>
    <w:p w14:paraId="25A37782" w14:textId="77777777" w:rsidR="00D91184" w:rsidRPr="00234948" w:rsidRDefault="00D91184" w:rsidP="00D91184">
      <w:pPr>
        <w:spacing w:line="360" w:lineRule="auto"/>
        <w:jc w:val="center"/>
        <w:rPr>
          <w:rFonts w:ascii="Arial" w:hAnsi="Arial" w:cs="Arial"/>
          <w:lang w:val="es-MX"/>
        </w:rPr>
      </w:pPr>
    </w:p>
    <w:p w14:paraId="54655A72" w14:textId="77777777" w:rsidR="000D3262" w:rsidRDefault="000D3262" w:rsidP="0009683A">
      <w:pPr>
        <w:spacing w:line="360" w:lineRule="auto"/>
        <w:jc w:val="both"/>
        <w:rPr>
          <w:rFonts w:ascii="Arial" w:hAnsi="Arial" w:cs="Arial"/>
          <w:lang w:val="es-MX"/>
        </w:rPr>
      </w:pPr>
    </w:p>
    <w:p w14:paraId="46A1D9DC" w14:textId="77777777" w:rsidR="00234948" w:rsidRDefault="00234948" w:rsidP="0009683A">
      <w:pPr>
        <w:spacing w:line="360" w:lineRule="auto"/>
        <w:jc w:val="both"/>
        <w:rPr>
          <w:rFonts w:ascii="Arial" w:hAnsi="Arial" w:cs="Arial"/>
          <w:lang w:val="es-MX"/>
        </w:rPr>
      </w:pPr>
    </w:p>
    <w:p w14:paraId="2339C033" w14:textId="77777777" w:rsidR="00234948" w:rsidRPr="00234948" w:rsidRDefault="00234948" w:rsidP="0009683A">
      <w:pPr>
        <w:spacing w:line="360" w:lineRule="auto"/>
        <w:jc w:val="both"/>
        <w:rPr>
          <w:rFonts w:ascii="Arial" w:hAnsi="Arial" w:cs="Arial"/>
          <w:lang w:val="es-MX"/>
        </w:rPr>
      </w:pPr>
    </w:p>
    <w:p w14:paraId="4F4B9736" w14:textId="77777777" w:rsidR="000D3262" w:rsidRPr="00234948" w:rsidRDefault="000D3262" w:rsidP="0009683A">
      <w:pPr>
        <w:spacing w:line="360" w:lineRule="auto"/>
        <w:jc w:val="both"/>
        <w:rPr>
          <w:rFonts w:ascii="Arial" w:hAnsi="Arial" w:cs="Arial"/>
          <w:lang w:val="es-MX"/>
        </w:rPr>
      </w:pPr>
    </w:p>
    <w:p w14:paraId="21F4DD9E" w14:textId="77777777" w:rsidR="000D3262" w:rsidRPr="00234948" w:rsidRDefault="000D3262" w:rsidP="0009683A">
      <w:pPr>
        <w:spacing w:line="360" w:lineRule="auto"/>
        <w:jc w:val="both"/>
        <w:rPr>
          <w:rFonts w:ascii="Arial" w:hAnsi="Arial" w:cs="Arial"/>
          <w:lang w:val="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25"/>
        <w:gridCol w:w="6423"/>
      </w:tblGrid>
      <w:tr w:rsidR="000D3262" w:rsidRPr="00234948" w14:paraId="4AA2BD65" w14:textId="77777777">
        <w:tc>
          <w:tcPr>
            <w:tcW w:w="1980" w:type="dxa"/>
          </w:tcPr>
          <w:p w14:paraId="49E6B88F"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Integrantes</w:t>
            </w:r>
          </w:p>
        </w:tc>
        <w:tc>
          <w:tcPr>
            <w:tcW w:w="425" w:type="dxa"/>
          </w:tcPr>
          <w:p w14:paraId="33432EB3"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w:t>
            </w:r>
          </w:p>
        </w:tc>
        <w:tc>
          <w:tcPr>
            <w:tcW w:w="6423" w:type="dxa"/>
          </w:tcPr>
          <w:p w14:paraId="33636052"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Martín Hidalgo</w:t>
            </w:r>
          </w:p>
          <w:p w14:paraId="0672F4B9"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Jonatan Sandoval</w:t>
            </w:r>
          </w:p>
          <w:p w14:paraId="032302E6"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Vanessa Salazar</w:t>
            </w:r>
          </w:p>
          <w:p w14:paraId="7132F30A" w14:textId="77777777" w:rsidR="000D3262" w:rsidRPr="00234948" w:rsidRDefault="000D3262" w:rsidP="0009683A">
            <w:pPr>
              <w:spacing w:line="360" w:lineRule="auto"/>
              <w:jc w:val="both"/>
              <w:rPr>
                <w:rFonts w:ascii="Arial" w:hAnsi="Arial" w:cs="Arial"/>
                <w:lang w:val="es-MX"/>
              </w:rPr>
            </w:pPr>
          </w:p>
        </w:tc>
      </w:tr>
      <w:tr w:rsidR="000D3262" w:rsidRPr="00234948" w14:paraId="1452EB2B" w14:textId="77777777">
        <w:tc>
          <w:tcPr>
            <w:tcW w:w="1980" w:type="dxa"/>
          </w:tcPr>
          <w:p w14:paraId="6048B8B6"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Carrera</w:t>
            </w:r>
          </w:p>
        </w:tc>
        <w:tc>
          <w:tcPr>
            <w:tcW w:w="425" w:type="dxa"/>
          </w:tcPr>
          <w:p w14:paraId="60E302F8"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w:t>
            </w:r>
          </w:p>
        </w:tc>
        <w:tc>
          <w:tcPr>
            <w:tcW w:w="6423" w:type="dxa"/>
          </w:tcPr>
          <w:p w14:paraId="7FF5D0A9"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Ingeniería en informática</w:t>
            </w:r>
          </w:p>
        </w:tc>
      </w:tr>
      <w:tr w:rsidR="000D3262" w:rsidRPr="00234948" w14:paraId="46A7A5E0" w14:textId="77777777">
        <w:tc>
          <w:tcPr>
            <w:tcW w:w="1980" w:type="dxa"/>
          </w:tcPr>
          <w:p w14:paraId="4C148931"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Profesor</w:t>
            </w:r>
          </w:p>
        </w:tc>
        <w:tc>
          <w:tcPr>
            <w:tcW w:w="425" w:type="dxa"/>
          </w:tcPr>
          <w:p w14:paraId="4ADFFBF6"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w:t>
            </w:r>
          </w:p>
        </w:tc>
        <w:tc>
          <w:tcPr>
            <w:tcW w:w="6423" w:type="dxa"/>
          </w:tcPr>
          <w:p w14:paraId="0DD1DA12" w14:textId="56A1DC68" w:rsidR="000D3262" w:rsidRPr="00234948" w:rsidRDefault="000D3262" w:rsidP="0009683A">
            <w:pPr>
              <w:spacing w:line="360" w:lineRule="auto"/>
              <w:jc w:val="both"/>
              <w:rPr>
                <w:rFonts w:ascii="Arial" w:hAnsi="Arial" w:cs="Arial"/>
                <w:lang w:val="es-MX"/>
              </w:rPr>
            </w:pPr>
            <w:r w:rsidRPr="00234948">
              <w:rPr>
                <w:rFonts w:ascii="Arial" w:hAnsi="Arial" w:cs="Arial"/>
                <w:lang w:val="es-MX"/>
              </w:rPr>
              <w:t xml:space="preserve">Jonathan </w:t>
            </w:r>
            <w:r w:rsidR="520E25CC" w:rsidRPr="1ACA0ABC">
              <w:rPr>
                <w:rFonts w:ascii="Arial" w:hAnsi="Arial" w:cs="Arial"/>
                <w:lang w:val="es-MX"/>
              </w:rPr>
              <w:t>López</w:t>
            </w:r>
            <w:r w:rsidRPr="00234948">
              <w:rPr>
                <w:rFonts w:ascii="Arial" w:hAnsi="Arial" w:cs="Arial"/>
                <w:lang w:val="es-MX"/>
              </w:rPr>
              <w:t xml:space="preserve"> Acevedo</w:t>
            </w:r>
          </w:p>
        </w:tc>
      </w:tr>
      <w:tr w:rsidR="000D3262" w:rsidRPr="00234948" w14:paraId="6A0CA93A" w14:textId="77777777" w:rsidTr="00234948">
        <w:trPr>
          <w:trHeight w:val="95"/>
        </w:trPr>
        <w:tc>
          <w:tcPr>
            <w:tcW w:w="1980" w:type="dxa"/>
          </w:tcPr>
          <w:p w14:paraId="28936B34"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Fecha de entrega</w:t>
            </w:r>
          </w:p>
        </w:tc>
        <w:tc>
          <w:tcPr>
            <w:tcW w:w="425" w:type="dxa"/>
          </w:tcPr>
          <w:p w14:paraId="3A8461CA"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w:t>
            </w:r>
          </w:p>
        </w:tc>
        <w:tc>
          <w:tcPr>
            <w:tcW w:w="6423" w:type="dxa"/>
          </w:tcPr>
          <w:p w14:paraId="03A84932"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Diciembre 2024</w:t>
            </w:r>
          </w:p>
        </w:tc>
      </w:tr>
    </w:tbl>
    <w:sdt>
      <w:sdtPr>
        <w:rPr>
          <w:rFonts w:asciiTheme="minorHAnsi" w:eastAsiaTheme="minorHAnsi" w:hAnsiTheme="minorHAnsi" w:cstheme="minorBidi"/>
          <w:color w:val="auto"/>
          <w:kern w:val="2"/>
          <w:sz w:val="22"/>
          <w:szCs w:val="22"/>
          <w:lang w:eastAsia="en-US"/>
          <w14:ligatures w14:val="standardContextual"/>
        </w:rPr>
        <w:id w:val="1463333817"/>
        <w:docPartObj>
          <w:docPartGallery w:val="Table of Contents"/>
          <w:docPartUnique/>
        </w:docPartObj>
      </w:sdtPr>
      <w:sdtEndPr>
        <w:rPr>
          <w:rFonts w:eastAsiaTheme="minorEastAsia"/>
        </w:rPr>
      </w:sdtEndPr>
      <w:sdtContent>
        <w:p w14:paraId="659CBAF2" w14:textId="78B4EC24" w:rsidR="00234948" w:rsidRPr="00242C52" w:rsidRDefault="00234948" w:rsidP="0009683A">
          <w:pPr>
            <w:pStyle w:val="TtuloTDC"/>
            <w:spacing w:line="360" w:lineRule="auto"/>
            <w:jc w:val="both"/>
            <w:rPr>
              <w:rFonts w:ascii="Arial" w:hAnsi="Arial" w:cs="Arial"/>
              <w:sz w:val="24"/>
              <w:szCs w:val="24"/>
            </w:rPr>
          </w:pPr>
          <w:r w:rsidRPr="00242C52">
            <w:rPr>
              <w:rFonts w:ascii="Arial" w:hAnsi="Arial" w:cs="Arial"/>
              <w:sz w:val="24"/>
              <w:szCs w:val="24"/>
              <w:lang w:val="es-ES"/>
            </w:rPr>
            <w:t>Contenido</w:t>
          </w:r>
        </w:p>
        <w:p w14:paraId="04962FAF" w14:textId="69BF758E" w:rsidR="00381295" w:rsidRDefault="50633263">
          <w:pPr>
            <w:pStyle w:val="TDC1"/>
            <w:tabs>
              <w:tab w:val="right" w:leader="dot" w:pos="8828"/>
            </w:tabs>
            <w:rPr>
              <w:rFonts w:eastAsiaTheme="minorEastAsia"/>
              <w:noProof/>
              <w:sz w:val="24"/>
              <w:szCs w:val="24"/>
              <w:lang w:eastAsia="es-CL"/>
            </w:rPr>
          </w:pPr>
          <w:r>
            <w:fldChar w:fldCharType="begin"/>
          </w:r>
          <w:r w:rsidR="45287ADF">
            <w:instrText>TOC \o "1-3" \z \u \h</w:instrText>
          </w:r>
          <w:r>
            <w:fldChar w:fldCharType="separate"/>
          </w:r>
          <w:hyperlink w:anchor="_Toc183471828" w:history="1">
            <w:r w:rsidR="00381295" w:rsidRPr="001E3AF4">
              <w:rPr>
                <w:rStyle w:val="Hipervnculo"/>
                <w:noProof/>
              </w:rPr>
              <w:t>Resumen ejecutivo (español).</w:t>
            </w:r>
            <w:r w:rsidR="00381295">
              <w:rPr>
                <w:noProof/>
                <w:webHidden/>
              </w:rPr>
              <w:tab/>
            </w:r>
            <w:r w:rsidR="00381295">
              <w:rPr>
                <w:noProof/>
                <w:webHidden/>
              </w:rPr>
              <w:fldChar w:fldCharType="begin"/>
            </w:r>
            <w:r w:rsidR="00381295">
              <w:rPr>
                <w:noProof/>
                <w:webHidden/>
              </w:rPr>
              <w:instrText xml:space="preserve"> PAGEREF _Toc183471828 \h </w:instrText>
            </w:r>
            <w:r w:rsidR="00381295">
              <w:rPr>
                <w:noProof/>
                <w:webHidden/>
              </w:rPr>
            </w:r>
            <w:r w:rsidR="00381295">
              <w:rPr>
                <w:noProof/>
                <w:webHidden/>
              </w:rPr>
              <w:fldChar w:fldCharType="separate"/>
            </w:r>
            <w:r w:rsidR="002C5966">
              <w:rPr>
                <w:noProof/>
                <w:webHidden/>
              </w:rPr>
              <w:t>5</w:t>
            </w:r>
            <w:r w:rsidR="00381295">
              <w:rPr>
                <w:noProof/>
                <w:webHidden/>
              </w:rPr>
              <w:fldChar w:fldCharType="end"/>
            </w:r>
          </w:hyperlink>
        </w:p>
        <w:p w14:paraId="10AFFC4F" w14:textId="4F1AA213" w:rsidR="00381295" w:rsidRDefault="00381295">
          <w:pPr>
            <w:pStyle w:val="TDC1"/>
            <w:tabs>
              <w:tab w:val="right" w:leader="dot" w:pos="8828"/>
            </w:tabs>
            <w:rPr>
              <w:rFonts w:eastAsiaTheme="minorEastAsia"/>
              <w:noProof/>
              <w:sz w:val="24"/>
              <w:szCs w:val="24"/>
              <w:lang w:eastAsia="es-CL"/>
            </w:rPr>
          </w:pPr>
          <w:hyperlink w:anchor="_Toc183471829" w:history="1">
            <w:r w:rsidRPr="001E3AF4">
              <w:rPr>
                <w:rStyle w:val="Hipervnculo"/>
                <w:noProof/>
              </w:rPr>
              <w:t>Introducción.</w:t>
            </w:r>
            <w:r>
              <w:rPr>
                <w:noProof/>
                <w:webHidden/>
              </w:rPr>
              <w:tab/>
            </w:r>
            <w:r>
              <w:rPr>
                <w:noProof/>
                <w:webHidden/>
              </w:rPr>
              <w:fldChar w:fldCharType="begin"/>
            </w:r>
            <w:r>
              <w:rPr>
                <w:noProof/>
                <w:webHidden/>
              </w:rPr>
              <w:instrText xml:space="preserve"> PAGEREF _Toc183471829 \h </w:instrText>
            </w:r>
            <w:r>
              <w:rPr>
                <w:noProof/>
                <w:webHidden/>
              </w:rPr>
            </w:r>
            <w:r>
              <w:rPr>
                <w:noProof/>
                <w:webHidden/>
              </w:rPr>
              <w:fldChar w:fldCharType="separate"/>
            </w:r>
            <w:r w:rsidR="002C5966">
              <w:rPr>
                <w:noProof/>
                <w:webHidden/>
              </w:rPr>
              <w:t>7</w:t>
            </w:r>
            <w:r>
              <w:rPr>
                <w:noProof/>
                <w:webHidden/>
              </w:rPr>
              <w:fldChar w:fldCharType="end"/>
            </w:r>
          </w:hyperlink>
        </w:p>
        <w:p w14:paraId="4A6F0ADC" w14:textId="6A1F2BEC" w:rsidR="00381295" w:rsidRDefault="00381295">
          <w:pPr>
            <w:pStyle w:val="TDC1"/>
            <w:tabs>
              <w:tab w:val="right" w:leader="dot" w:pos="8828"/>
            </w:tabs>
            <w:rPr>
              <w:rFonts w:eastAsiaTheme="minorEastAsia"/>
              <w:noProof/>
              <w:sz w:val="24"/>
              <w:szCs w:val="24"/>
              <w:lang w:eastAsia="es-CL"/>
            </w:rPr>
          </w:pPr>
          <w:hyperlink w:anchor="_Toc183471830" w:history="1">
            <w:r w:rsidRPr="001E3AF4">
              <w:rPr>
                <w:rStyle w:val="Hipervnculo"/>
                <w:noProof/>
              </w:rPr>
              <w:t>Descripción del problema.</w:t>
            </w:r>
            <w:r>
              <w:rPr>
                <w:noProof/>
                <w:webHidden/>
              </w:rPr>
              <w:tab/>
            </w:r>
            <w:r>
              <w:rPr>
                <w:noProof/>
                <w:webHidden/>
              </w:rPr>
              <w:fldChar w:fldCharType="begin"/>
            </w:r>
            <w:r>
              <w:rPr>
                <w:noProof/>
                <w:webHidden/>
              </w:rPr>
              <w:instrText xml:space="preserve"> PAGEREF _Toc183471830 \h </w:instrText>
            </w:r>
            <w:r>
              <w:rPr>
                <w:noProof/>
                <w:webHidden/>
              </w:rPr>
            </w:r>
            <w:r>
              <w:rPr>
                <w:noProof/>
                <w:webHidden/>
              </w:rPr>
              <w:fldChar w:fldCharType="separate"/>
            </w:r>
            <w:r w:rsidR="002C5966">
              <w:rPr>
                <w:noProof/>
                <w:webHidden/>
              </w:rPr>
              <w:t>8</w:t>
            </w:r>
            <w:r>
              <w:rPr>
                <w:noProof/>
                <w:webHidden/>
              </w:rPr>
              <w:fldChar w:fldCharType="end"/>
            </w:r>
          </w:hyperlink>
        </w:p>
        <w:p w14:paraId="2100818D" w14:textId="125B4549" w:rsidR="00381295" w:rsidRDefault="00381295">
          <w:pPr>
            <w:pStyle w:val="TDC2"/>
            <w:tabs>
              <w:tab w:val="right" w:leader="dot" w:pos="8828"/>
            </w:tabs>
            <w:rPr>
              <w:rFonts w:eastAsiaTheme="minorEastAsia"/>
              <w:noProof/>
              <w:sz w:val="24"/>
              <w:szCs w:val="24"/>
              <w:lang w:eastAsia="es-CL"/>
            </w:rPr>
          </w:pPr>
          <w:hyperlink w:anchor="_Toc183471831" w:history="1">
            <w:r w:rsidRPr="001E3AF4">
              <w:rPr>
                <w:rStyle w:val="Hipervnculo"/>
                <w:noProof/>
              </w:rPr>
              <w:t>Flujo actual SetraLog</w:t>
            </w:r>
            <w:r>
              <w:rPr>
                <w:noProof/>
                <w:webHidden/>
              </w:rPr>
              <w:tab/>
            </w:r>
            <w:r>
              <w:rPr>
                <w:noProof/>
                <w:webHidden/>
              </w:rPr>
              <w:fldChar w:fldCharType="begin"/>
            </w:r>
            <w:r>
              <w:rPr>
                <w:noProof/>
                <w:webHidden/>
              </w:rPr>
              <w:instrText xml:space="preserve"> PAGEREF _Toc183471831 \h </w:instrText>
            </w:r>
            <w:r>
              <w:rPr>
                <w:noProof/>
                <w:webHidden/>
              </w:rPr>
            </w:r>
            <w:r>
              <w:rPr>
                <w:noProof/>
                <w:webHidden/>
              </w:rPr>
              <w:fldChar w:fldCharType="separate"/>
            </w:r>
            <w:r w:rsidR="002C5966">
              <w:rPr>
                <w:noProof/>
                <w:webHidden/>
              </w:rPr>
              <w:t>9</w:t>
            </w:r>
            <w:r>
              <w:rPr>
                <w:noProof/>
                <w:webHidden/>
              </w:rPr>
              <w:fldChar w:fldCharType="end"/>
            </w:r>
          </w:hyperlink>
        </w:p>
        <w:p w14:paraId="2B76B9B8" w14:textId="3F35E289" w:rsidR="00381295" w:rsidRDefault="00381295">
          <w:pPr>
            <w:pStyle w:val="TDC1"/>
            <w:tabs>
              <w:tab w:val="right" w:leader="dot" w:pos="8828"/>
            </w:tabs>
            <w:rPr>
              <w:rFonts w:eastAsiaTheme="minorEastAsia"/>
              <w:noProof/>
              <w:sz w:val="24"/>
              <w:szCs w:val="24"/>
              <w:lang w:eastAsia="es-CL"/>
            </w:rPr>
          </w:pPr>
          <w:hyperlink w:anchor="_Toc183471832" w:history="1">
            <w:r w:rsidRPr="001E3AF4">
              <w:rPr>
                <w:rStyle w:val="Hipervnculo"/>
                <w:noProof/>
              </w:rPr>
              <w:t>Solución al problema.</w:t>
            </w:r>
            <w:r>
              <w:rPr>
                <w:noProof/>
                <w:webHidden/>
              </w:rPr>
              <w:tab/>
            </w:r>
            <w:r>
              <w:rPr>
                <w:noProof/>
                <w:webHidden/>
              </w:rPr>
              <w:fldChar w:fldCharType="begin"/>
            </w:r>
            <w:r>
              <w:rPr>
                <w:noProof/>
                <w:webHidden/>
              </w:rPr>
              <w:instrText xml:space="preserve"> PAGEREF _Toc183471832 \h </w:instrText>
            </w:r>
            <w:r>
              <w:rPr>
                <w:noProof/>
                <w:webHidden/>
              </w:rPr>
            </w:r>
            <w:r>
              <w:rPr>
                <w:noProof/>
                <w:webHidden/>
              </w:rPr>
              <w:fldChar w:fldCharType="separate"/>
            </w:r>
            <w:r w:rsidR="002C5966">
              <w:rPr>
                <w:noProof/>
                <w:webHidden/>
              </w:rPr>
              <w:t>10</w:t>
            </w:r>
            <w:r>
              <w:rPr>
                <w:noProof/>
                <w:webHidden/>
              </w:rPr>
              <w:fldChar w:fldCharType="end"/>
            </w:r>
          </w:hyperlink>
        </w:p>
        <w:p w14:paraId="04BF83DE" w14:textId="737F2E12" w:rsidR="00381295" w:rsidRDefault="00381295">
          <w:pPr>
            <w:pStyle w:val="TDC1"/>
            <w:tabs>
              <w:tab w:val="right" w:leader="dot" w:pos="8828"/>
            </w:tabs>
            <w:rPr>
              <w:rFonts w:eastAsiaTheme="minorEastAsia"/>
              <w:noProof/>
              <w:sz w:val="24"/>
              <w:szCs w:val="24"/>
              <w:lang w:eastAsia="es-CL"/>
            </w:rPr>
          </w:pPr>
          <w:hyperlink w:anchor="_Toc183471833" w:history="1">
            <w:r w:rsidRPr="001E3AF4">
              <w:rPr>
                <w:rStyle w:val="Hipervnculo"/>
                <w:noProof/>
              </w:rPr>
              <w:t>Objetivo general.</w:t>
            </w:r>
            <w:r>
              <w:rPr>
                <w:noProof/>
                <w:webHidden/>
              </w:rPr>
              <w:tab/>
            </w:r>
            <w:r>
              <w:rPr>
                <w:noProof/>
                <w:webHidden/>
              </w:rPr>
              <w:fldChar w:fldCharType="begin"/>
            </w:r>
            <w:r>
              <w:rPr>
                <w:noProof/>
                <w:webHidden/>
              </w:rPr>
              <w:instrText xml:space="preserve"> PAGEREF _Toc183471833 \h </w:instrText>
            </w:r>
            <w:r>
              <w:rPr>
                <w:noProof/>
                <w:webHidden/>
              </w:rPr>
            </w:r>
            <w:r>
              <w:rPr>
                <w:noProof/>
                <w:webHidden/>
              </w:rPr>
              <w:fldChar w:fldCharType="separate"/>
            </w:r>
            <w:r w:rsidR="002C5966">
              <w:rPr>
                <w:noProof/>
                <w:webHidden/>
              </w:rPr>
              <w:t>13</w:t>
            </w:r>
            <w:r>
              <w:rPr>
                <w:noProof/>
                <w:webHidden/>
              </w:rPr>
              <w:fldChar w:fldCharType="end"/>
            </w:r>
          </w:hyperlink>
        </w:p>
        <w:p w14:paraId="42327BB8" w14:textId="2A003403" w:rsidR="00381295" w:rsidRDefault="00381295">
          <w:pPr>
            <w:pStyle w:val="TDC1"/>
            <w:tabs>
              <w:tab w:val="right" w:leader="dot" w:pos="8828"/>
            </w:tabs>
            <w:rPr>
              <w:rFonts w:eastAsiaTheme="minorEastAsia"/>
              <w:noProof/>
              <w:sz w:val="24"/>
              <w:szCs w:val="24"/>
              <w:lang w:eastAsia="es-CL"/>
            </w:rPr>
          </w:pPr>
          <w:hyperlink w:anchor="_Toc183471834" w:history="1">
            <w:r w:rsidRPr="001E3AF4">
              <w:rPr>
                <w:rStyle w:val="Hipervnculo"/>
                <w:noProof/>
              </w:rPr>
              <w:t>Objetivos específicos.</w:t>
            </w:r>
            <w:r>
              <w:rPr>
                <w:noProof/>
                <w:webHidden/>
              </w:rPr>
              <w:tab/>
            </w:r>
            <w:r>
              <w:rPr>
                <w:noProof/>
                <w:webHidden/>
              </w:rPr>
              <w:fldChar w:fldCharType="begin"/>
            </w:r>
            <w:r>
              <w:rPr>
                <w:noProof/>
                <w:webHidden/>
              </w:rPr>
              <w:instrText xml:space="preserve"> PAGEREF _Toc183471834 \h </w:instrText>
            </w:r>
            <w:r>
              <w:rPr>
                <w:noProof/>
                <w:webHidden/>
              </w:rPr>
            </w:r>
            <w:r>
              <w:rPr>
                <w:noProof/>
                <w:webHidden/>
              </w:rPr>
              <w:fldChar w:fldCharType="separate"/>
            </w:r>
            <w:r w:rsidR="002C5966">
              <w:rPr>
                <w:noProof/>
                <w:webHidden/>
              </w:rPr>
              <w:t>13</w:t>
            </w:r>
            <w:r>
              <w:rPr>
                <w:noProof/>
                <w:webHidden/>
              </w:rPr>
              <w:fldChar w:fldCharType="end"/>
            </w:r>
          </w:hyperlink>
        </w:p>
        <w:p w14:paraId="25C111CB" w14:textId="50F19923" w:rsidR="00381295" w:rsidRDefault="00381295">
          <w:pPr>
            <w:pStyle w:val="TDC1"/>
            <w:tabs>
              <w:tab w:val="right" w:leader="dot" w:pos="8828"/>
            </w:tabs>
            <w:rPr>
              <w:rFonts w:eastAsiaTheme="minorEastAsia"/>
              <w:noProof/>
              <w:sz w:val="24"/>
              <w:szCs w:val="24"/>
              <w:lang w:eastAsia="es-CL"/>
            </w:rPr>
          </w:pPr>
          <w:hyperlink w:anchor="_Toc183471835" w:history="1">
            <w:r w:rsidRPr="001E3AF4">
              <w:rPr>
                <w:rStyle w:val="Hipervnculo"/>
                <w:noProof/>
              </w:rPr>
              <w:t>Competencias del perfil de egreso.</w:t>
            </w:r>
            <w:r>
              <w:rPr>
                <w:noProof/>
                <w:webHidden/>
              </w:rPr>
              <w:tab/>
            </w:r>
            <w:r>
              <w:rPr>
                <w:noProof/>
                <w:webHidden/>
              </w:rPr>
              <w:fldChar w:fldCharType="begin"/>
            </w:r>
            <w:r>
              <w:rPr>
                <w:noProof/>
                <w:webHidden/>
              </w:rPr>
              <w:instrText xml:space="preserve"> PAGEREF _Toc183471835 \h </w:instrText>
            </w:r>
            <w:r>
              <w:rPr>
                <w:noProof/>
                <w:webHidden/>
              </w:rPr>
            </w:r>
            <w:r>
              <w:rPr>
                <w:noProof/>
                <w:webHidden/>
              </w:rPr>
              <w:fldChar w:fldCharType="separate"/>
            </w:r>
            <w:r w:rsidR="002C5966">
              <w:rPr>
                <w:noProof/>
                <w:webHidden/>
              </w:rPr>
              <w:t>15</w:t>
            </w:r>
            <w:r>
              <w:rPr>
                <w:noProof/>
                <w:webHidden/>
              </w:rPr>
              <w:fldChar w:fldCharType="end"/>
            </w:r>
          </w:hyperlink>
        </w:p>
        <w:p w14:paraId="7AD46B50" w14:textId="350D19B0" w:rsidR="00381295" w:rsidRDefault="00381295">
          <w:pPr>
            <w:pStyle w:val="TDC1"/>
            <w:tabs>
              <w:tab w:val="right" w:leader="dot" w:pos="8828"/>
            </w:tabs>
            <w:rPr>
              <w:rFonts w:eastAsiaTheme="minorEastAsia"/>
              <w:noProof/>
              <w:sz w:val="24"/>
              <w:szCs w:val="24"/>
              <w:lang w:eastAsia="es-CL"/>
            </w:rPr>
          </w:pPr>
          <w:hyperlink w:anchor="_Toc183471836" w:history="1">
            <w:r w:rsidRPr="001E3AF4">
              <w:rPr>
                <w:rStyle w:val="Hipervnculo"/>
                <w:noProof/>
              </w:rPr>
              <w:t>Acta de constitución de proyecto.</w:t>
            </w:r>
            <w:r>
              <w:rPr>
                <w:noProof/>
                <w:webHidden/>
              </w:rPr>
              <w:tab/>
            </w:r>
            <w:r>
              <w:rPr>
                <w:noProof/>
                <w:webHidden/>
              </w:rPr>
              <w:fldChar w:fldCharType="begin"/>
            </w:r>
            <w:r>
              <w:rPr>
                <w:noProof/>
                <w:webHidden/>
              </w:rPr>
              <w:instrText xml:space="preserve"> PAGEREF _Toc183471836 \h </w:instrText>
            </w:r>
            <w:r>
              <w:rPr>
                <w:noProof/>
                <w:webHidden/>
              </w:rPr>
            </w:r>
            <w:r>
              <w:rPr>
                <w:noProof/>
                <w:webHidden/>
              </w:rPr>
              <w:fldChar w:fldCharType="separate"/>
            </w:r>
            <w:r w:rsidR="002C5966">
              <w:rPr>
                <w:noProof/>
                <w:webHidden/>
              </w:rPr>
              <w:t>16</w:t>
            </w:r>
            <w:r>
              <w:rPr>
                <w:noProof/>
                <w:webHidden/>
              </w:rPr>
              <w:fldChar w:fldCharType="end"/>
            </w:r>
          </w:hyperlink>
        </w:p>
        <w:p w14:paraId="4225E2B5" w14:textId="423115E6" w:rsidR="00381295" w:rsidRDefault="00381295">
          <w:pPr>
            <w:pStyle w:val="TDC2"/>
            <w:tabs>
              <w:tab w:val="right" w:leader="dot" w:pos="8828"/>
            </w:tabs>
            <w:rPr>
              <w:rFonts w:eastAsiaTheme="minorEastAsia"/>
              <w:noProof/>
              <w:sz w:val="24"/>
              <w:szCs w:val="24"/>
              <w:lang w:eastAsia="es-CL"/>
            </w:rPr>
          </w:pPr>
          <w:hyperlink w:anchor="_Toc183471837" w:history="1">
            <w:r w:rsidRPr="001E3AF4">
              <w:rPr>
                <w:rStyle w:val="Hipervnculo"/>
                <w:rFonts w:ascii="Arial" w:hAnsi="Arial" w:cs="Arial"/>
                <w:noProof/>
              </w:rPr>
              <w:t>Información general</w:t>
            </w:r>
            <w:r>
              <w:rPr>
                <w:noProof/>
                <w:webHidden/>
              </w:rPr>
              <w:tab/>
            </w:r>
            <w:r>
              <w:rPr>
                <w:noProof/>
                <w:webHidden/>
              </w:rPr>
              <w:fldChar w:fldCharType="begin"/>
            </w:r>
            <w:r>
              <w:rPr>
                <w:noProof/>
                <w:webHidden/>
              </w:rPr>
              <w:instrText xml:space="preserve"> PAGEREF _Toc183471837 \h </w:instrText>
            </w:r>
            <w:r>
              <w:rPr>
                <w:noProof/>
                <w:webHidden/>
              </w:rPr>
            </w:r>
            <w:r>
              <w:rPr>
                <w:noProof/>
                <w:webHidden/>
              </w:rPr>
              <w:fldChar w:fldCharType="separate"/>
            </w:r>
            <w:r w:rsidR="002C5966">
              <w:rPr>
                <w:noProof/>
                <w:webHidden/>
              </w:rPr>
              <w:t>16</w:t>
            </w:r>
            <w:r>
              <w:rPr>
                <w:noProof/>
                <w:webHidden/>
              </w:rPr>
              <w:fldChar w:fldCharType="end"/>
            </w:r>
          </w:hyperlink>
        </w:p>
        <w:p w14:paraId="42772354" w14:textId="627691B0" w:rsidR="00381295" w:rsidRDefault="00381295">
          <w:pPr>
            <w:pStyle w:val="TDC2"/>
            <w:tabs>
              <w:tab w:val="right" w:leader="dot" w:pos="8828"/>
            </w:tabs>
            <w:rPr>
              <w:rFonts w:eastAsiaTheme="minorEastAsia"/>
              <w:noProof/>
              <w:sz w:val="24"/>
              <w:szCs w:val="24"/>
              <w:lang w:eastAsia="es-CL"/>
            </w:rPr>
          </w:pPr>
          <w:hyperlink w:anchor="_Toc183471838" w:history="1">
            <w:r w:rsidRPr="001E3AF4">
              <w:rPr>
                <w:rStyle w:val="Hipervnculo"/>
                <w:rFonts w:ascii="Arial" w:hAnsi="Arial" w:cs="Arial"/>
                <w:noProof/>
              </w:rPr>
              <w:t>Propósito del Proyecto</w:t>
            </w:r>
            <w:r>
              <w:rPr>
                <w:noProof/>
                <w:webHidden/>
              </w:rPr>
              <w:tab/>
            </w:r>
            <w:r>
              <w:rPr>
                <w:noProof/>
                <w:webHidden/>
              </w:rPr>
              <w:fldChar w:fldCharType="begin"/>
            </w:r>
            <w:r>
              <w:rPr>
                <w:noProof/>
                <w:webHidden/>
              </w:rPr>
              <w:instrText xml:space="preserve"> PAGEREF _Toc183471838 \h </w:instrText>
            </w:r>
            <w:r>
              <w:rPr>
                <w:noProof/>
                <w:webHidden/>
              </w:rPr>
            </w:r>
            <w:r>
              <w:rPr>
                <w:noProof/>
                <w:webHidden/>
              </w:rPr>
              <w:fldChar w:fldCharType="separate"/>
            </w:r>
            <w:r w:rsidR="002C5966">
              <w:rPr>
                <w:noProof/>
                <w:webHidden/>
              </w:rPr>
              <w:t>16</w:t>
            </w:r>
            <w:r>
              <w:rPr>
                <w:noProof/>
                <w:webHidden/>
              </w:rPr>
              <w:fldChar w:fldCharType="end"/>
            </w:r>
          </w:hyperlink>
        </w:p>
        <w:p w14:paraId="6F9324BB" w14:textId="54AB9371" w:rsidR="00381295" w:rsidRDefault="00381295">
          <w:pPr>
            <w:pStyle w:val="TDC2"/>
            <w:tabs>
              <w:tab w:val="right" w:leader="dot" w:pos="8828"/>
            </w:tabs>
            <w:rPr>
              <w:rFonts w:eastAsiaTheme="minorEastAsia"/>
              <w:noProof/>
              <w:sz w:val="24"/>
              <w:szCs w:val="24"/>
              <w:lang w:eastAsia="es-CL"/>
            </w:rPr>
          </w:pPr>
          <w:hyperlink w:anchor="_Toc183471839" w:history="1">
            <w:r w:rsidRPr="001E3AF4">
              <w:rPr>
                <w:rStyle w:val="Hipervnculo"/>
                <w:rFonts w:ascii="Arial" w:hAnsi="Arial" w:cs="Arial"/>
                <w:noProof/>
              </w:rPr>
              <w:t>Aprobaciones</w:t>
            </w:r>
            <w:r>
              <w:rPr>
                <w:noProof/>
                <w:webHidden/>
              </w:rPr>
              <w:tab/>
            </w:r>
            <w:r>
              <w:rPr>
                <w:noProof/>
                <w:webHidden/>
              </w:rPr>
              <w:fldChar w:fldCharType="begin"/>
            </w:r>
            <w:r>
              <w:rPr>
                <w:noProof/>
                <w:webHidden/>
              </w:rPr>
              <w:instrText xml:space="preserve"> PAGEREF _Toc183471839 \h </w:instrText>
            </w:r>
            <w:r>
              <w:rPr>
                <w:noProof/>
                <w:webHidden/>
              </w:rPr>
            </w:r>
            <w:r>
              <w:rPr>
                <w:noProof/>
                <w:webHidden/>
              </w:rPr>
              <w:fldChar w:fldCharType="separate"/>
            </w:r>
            <w:r w:rsidR="002C5966">
              <w:rPr>
                <w:noProof/>
                <w:webHidden/>
              </w:rPr>
              <w:t>19</w:t>
            </w:r>
            <w:r>
              <w:rPr>
                <w:noProof/>
                <w:webHidden/>
              </w:rPr>
              <w:fldChar w:fldCharType="end"/>
            </w:r>
          </w:hyperlink>
        </w:p>
        <w:p w14:paraId="7AF50441" w14:textId="379CE515" w:rsidR="00381295" w:rsidRDefault="00381295">
          <w:pPr>
            <w:pStyle w:val="TDC1"/>
            <w:tabs>
              <w:tab w:val="right" w:leader="dot" w:pos="8828"/>
            </w:tabs>
            <w:rPr>
              <w:rFonts w:eastAsiaTheme="minorEastAsia"/>
              <w:noProof/>
              <w:sz w:val="24"/>
              <w:szCs w:val="24"/>
              <w:lang w:eastAsia="es-CL"/>
            </w:rPr>
          </w:pPr>
          <w:hyperlink w:anchor="_Toc183471840" w:history="1">
            <w:r w:rsidRPr="001E3AF4">
              <w:rPr>
                <w:rStyle w:val="Hipervnculo"/>
                <w:noProof/>
              </w:rPr>
              <w:t>Asignación de roles.</w:t>
            </w:r>
            <w:r>
              <w:rPr>
                <w:noProof/>
                <w:webHidden/>
              </w:rPr>
              <w:tab/>
            </w:r>
            <w:r>
              <w:rPr>
                <w:noProof/>
                <w:webHidden/>
              </w:rPr>
              <w:fldChar w:fldCharType="begin"/>
            </w:r>
            <w:r>
              <w:rPr>
                <w:noProof/>
                <w:webHidden/>
              </w:rPr>
              <w:instrText xml:space="preserve"> PAGEREF _Toc183471840 \h </w:instrText>
            </w:r>
            <w:r>
              <w:rPr>
                <w:noProof/>
                <w:webHidden/>
              </w:rPr>
            </w:r>
            <w:r>
              <w:rPr>
                <w:noProof/>
                <w:webHidden/>
              </w:rPr>
              <w:fldChar w:fldCharType="separate"/>
            </w:r>
            <w:r w:rsidR="002C5966">
              <w:rPr>
                <w:noProof/>
                <w:webHidden/>
              </w:rPr>
              <w:t>20</w:t>
            </w:r>
            <w:r>
              <w:rPr>
                <w:noProof/>
                <w:webHidden/>
              </w:rPr>
              <w:fldChar w:fldCharType="end"/>
            </w:r>
          </w:hyperlink>
        </w:p>
        <w:p w14:paraId="24B1283A" w14:textId="289F0D90" w:rsidR="00381295" w:rsidRDefault="00381295">
          <w:pPr>
            <w:pStyle w:val="TDC2"/>
            <w:tabs>
              <w:tab w:val="right" w:leader="dot" w:pos="8828"/>
            </w:tabs>
            <w:rPr>
              <w:rFonts w:eastAsiaTheme="minorEastAsia"/>
              <w:noProof/>
              <w:sz w:val="24"/>
              <w:szCs w:val="24"/>
              <w:lang w:eastAsia="es-CL"/>
            </w:rPr>
          </w:pPr>
          <w:hyperlink w:anchor="_Toc183471841" w:history="1">
            <w:r w:rsidRPr="001E3AF4">
              <w:rPr>
                <w:rStyle w:val="Hipervnculo"/>
                <w:noProof/>
                <w:lang w:val="es-419"/>
              </w:rPr>
              <w:t>Roles en el proyecto.</w:t>
            </w:r>
            <w:r>
              <w:rPr>
                <w:noProof/>
                <w:webHidden/>
              </w:rPr>
              <w:tab/>
            </w:r>
            <w:r>
              <w:rPr>
                <w:noProof/>
                <w:webHidden/>
              </w:rPr>
              <w:fldChar w:fldCharType="begin"/>
            </w:r>
            <w:r>
              <w:rPr>
                <w:noProof/>
                <w:webHidden/>
              </w:rPr>
              <w:instrText xml:space="preserve"> PAGEREF _Toc183471841 \h </w:instrText>
            </w:r>
            <w:r>
              <w:rPr>
                <w:noProof/>
                <w:webHidden/>
              </w:rPr>
            </w:r>
            <w:r>
              <w:rPr>
                <w:noProof/>
                <w:webHidden/>
              </w:rPr>
              <w:fldChar w:fldCharType="separate"/>
            </w:r>
            <w:r w:rsidR="002C5966">
              <w:rPr>
                <w:noProof/>
                <w:webHidden/>
              </w:rPr>
              <w:t>20</w:t>
            </w:r>
            <w:r>
              <w:rPr>
                <w:noProof/>
                <w:webHidden/>
              </w:rPr>
              <w:fldChar w:fldCharType="end"/>
            </w:r>
          </w:hyperlink>
        </w:p>
        <w:p w14:paraId="3B61013A" w14:textId="14A57466" w:rsidR="00381295" w:rsidRDefault="00381295">
          <w:pPr>
            <w:pStyle w:val="TDC2"/>
            <w:tabs>
              <w:tab w:val="right" w:leader="dot" w:pos="8828"/>
            </w:tabs>
            <w:rPr>
              <w:rFonts w:eastAsiaTheme="minorEastAsia"/>
              <w:noProof/>
              <w:sz w:val="24"/>
              <w:szCs w:val="24"/>
              <w:lang w:eastAsia="es-CL"/>
            </w:rPr>
          </w:pPr>
          <w:hyperlink w:anchor="_Toc183471842" w:history="1">
            <w:r w:rsidRPr="001E3AF4">
              <w:rPr>
                <w:rStyle w:val="Hipervnculo"/>
                <w:noProof/>
              </w:rPr>
              <w:t>Responsables de cada rol.</w:t>
            </w:r>
            <w:r>
              <w:rPr>
                <w:noProof/>
                <w:webHidden/>
              </w:rPr>
              <w:tab/>
            </w:r>
            <w:r>
              <w:rPr>
                <w:noProof/>
                <w:webHidden/>
              </w:rPr>
              <w:fldChar w:fldCharType="begin"/>
            </w:r>
            <w:r>
              <w:rPr>
                <w:noProof/>
                <w:webHidden/>
              </w:rPr>
              <w:instrText xml:space="preserve"> PAGEREF _Toc183471842 \h </w:instrText>
            </w:r>
            <w:r>
              <w:rPr>
                <w:noProof/>
                <w:webHidden/>
              </w:rPr>
            </w:r>
            <w:r>
              <w:rPr>
                <w:noProof/>
                <w:webHidden/>
              </w:rPr>
              <w:fldChar w:fldCharType="separate"/>
            </w:r>
            <w:r w:rsidR="002C5966">
              <w:rPr>
                <w:noProof/>
                <w:webHidden/>
              </w:rPr>
              <w:t>21</w:t>
            </w:r>
            <w:r>
              <w:rPr>
                <w:noProof/>
                <w:webHidden/>
              </w:rPr>
              <w:fldChar w:fldCharType="end"/>
            </w:r>
          </w:hyperlink>
        </w:p>
        <w:p w14:paraId="1378E4D7" w14:textId="056AC5A2" w:rsidR="00381295" w:rsidRDefault="00381295">
          <w:pPr>
            <w:pStyle w:val="TDC1"/>
            <w:tabs>
              <w:tab w:val="right" w:leader="dot" w:pos="8828"/>
            </w:tabs>
            <w:rPr>
              <w:rFonts w:eastAsiaTheme="minorEastAsia"/>
              <w:noProof/>
              <w:sz w:val="24"/>
              <w:szCs w:val="24"/>
              <w:lang w:eastAsia="es-CL"/>
            </w:rPr>
          </w:pPr>
          <w:hyperlink w:anchor="_Toc183471843" w:history="1">
            <w:r w:rsidRPr="001E3AF4">
              <w:rPr>
                <w:rStyle w:val="Hipervnculo"/>
                <w:noProof/>
              </w:rPr>
              <w:t>Metodología.</w:t>
            </w:r>
            <w:r>
              <w:rPr>
                <w:noProof/>
                <w:webHidden/>
              </w:rPr>
              <w:tab/>
            </w:r>
            <w:r>
              <w:rPr>
                <w:noProof/>
                <w:webHidden/>
              </w:rPr>
              <w:fldChar w:fldCharType="begin"/>
            </w:r>
            <w:r>
              <w:rPr>
                <w:noProof/>
                <w:webHidden/>
              </w:rPr>
              <w:instrText xml:space="preserve"> PAGEREF _Toc183471843 \h </w:instrText>
            </w:r>
            <w:r>
              <w:rPr>
                <w:noProof/>
                <w:webHidden/>
              </w:rPr>
            </w:r>
            <w:r>
              <w:rPr>
                <w:noProof/>
                <w:webHidden/>
              </w:rPr>
              <w:fldChar w:fldCharType="separate"/>
            </w:r>
            <w:r w:rsidR="002C5966">
              <w:rPr>
                <w:noProof/>
                <w:webHidden/>
              </w:rPr>
              <w:t>22</w:t>
            </w:r>
            <w:r>
              <w:rPr>
                <w:noProof/>
                <w:webHidden/>
              </w:rPr>
              <w:fldChar w:fldCharType="end"/>
            </w:r>
          </w:hyperlink>
        </w:p>
        <w:p w14:paraId="1FEFCC9F" w14:textId="02DBB359" w:rsidR="00381295" w:rsidRDefault="00381295">
          <w:pPr>
            <w:pStyle w:val="TDC2"/>
            <w:tabs>
              <w:tab w:val="right" w:leader="dot" w:pos="8828"/>
            </w:tabs>
            <w:rPr>
              <w:rFonts w:eastAsiaTheme="minorEastAsia"/>
              <w:noProof/>
              <w:sz w:val="24"/>
              <w:szCs w:val="24"/>
              <w:lang w:eastAsia="es-CL"/>
            </w:rPr>
          </w:pPr>
          <w:hyperlink w:anchor="_Toc183471844" w:history="1">
            <w:r w:rsidRPr="001E3AF4">
              <w:rPr>
                <w:rStyle w:val="Hipervnculo"/>
                <w:noProof/>
              </w:rPr>
              <w:t>Fase 1 - Levantamiento de Requerimiento y Entendimiento del Negocio</w:t>
            </w:r>
            <w:r>
              <w:rPr>
                <w:noProof/>
                <w:webHidden/>
              </w:rPr>
              <w:tab/>
            </w:r>
            <w:r>
              <w:rPr>
                <w:noProof/>
                <w:webHidden/>
              </w:rPr>
              <w:fldChar w:fldCharType="begin"/>
            </w:r>
            <w:r>
              <w:rPr>
                <w:noProof/>
                <w:webHidden/>
              </w:rPr>
              <w:instrText xml:space="preserve"> PAGEREF _Toc183471844 \h </w:instrText>
            </w:r>
            <w:r>
              <w:rPr>
                <w:noProof/>
                <w:webHidden/>
              </w:rPr>
            </w:r>
            <w:r>
              <w:rPr>
                <w:noProof/>
                <w:webHidden/>
              </w:rPr>
              <w:fldChar w:fldCharType="separate"/>
            </w:r>
            <w:r w:rsidR="002C5966">
              <w:rPr>
                <w:noProof/>
                <w:webHidden/>
              </w:rPr>
              <w:t>24</w:t>
            </w:r>
            <w:r>
              <w:rPr>
                <w:noProof/>
                <w:webHidden/>
              </w:rPr>
              <w:fldChar w:fldCharType="end"/>
            </w:r>
          </w:hyperlink>
        </w:p>
        <w:p w14:paraId="4D89B24C" w14:textId="501C212F" w:rsidR="00381295" w:rsidRDefault="00381295">
          <w:pPr>
            <w:pStyle w:val="TDC2"/>
            <w:tabs>
              <w:tab w:val="right" w:leader="dot" w:pos="8828"/>
            </w:tabs>
            <w:rPr>
              <w:rFonts w:eastAsiaTheme="minorEastAsia"/>
              <w:noProof/>
              <w:sz w:val="24"/>
              <w:szCs w:val="24"/>
              <w:lang w:eastAsia="es-CL"/>
            </w:rPr>
          </w:pPr>
          <w:hyperlink w:anchor="_Toc183471845" w:history="1">
            <w:r w:rsidRPr="001E3AF4">
              <w:rPr>
                <w:rStyle w:val="Hipervnculo"/>
                <w:noProof/>
              </w:rPr>
              <w:t>Fase 2 - Diseño, desarrollo y pruebas.</w:t>
            </w:r>
            <w:r>
              <w:rPr>
                <w:noProof/>
                <w:webHidden/>
              </w:rPr>
              <w:tab/>
            </w:r>
            <w:r>
              <w:rPr>
                <w:noProof/>
                <w:webHidden/>
              </w:rPr>
              <w:fldChar w:fldCharType="begin"/>
            </w:r>
            <w:r>
              <w:rPr>
                <w:noProof/>
                <w:webHidden/>
              </w:rPr>
              <w:instrText xml:space="preserve"> PAGEREF _Toc183471845 \h </w:instrText>
            </w:r>
            <w:r>
              <w:rPr>
                <w:noProof/>
                <w:webHidden/>
              </w:rPr>
            </w:r>
            <w:r>
              <w:rPr>
                <w:noProof/>
                <w:webHidden/>
              </w:rPr>
              <w:fldChar w:fldCharType="separate"/>
            </w:r>
            <w:r w:rsidR="002C5966">
              <w:rPr>
                <w:noProof/>
                <w:webHidden/>
              </w:rPr>
              <w:t>25</w:t>
            </w:r>
            <w:r>
              <w:rPr>
                <w:noProof/>
                <w:webHidden/>
              </w:rPr>
              <w:fldChar w:fldCharType="end"/>
            </w:r>
          </w:hyperlink>
        </w:p>
        <w:p w14:paraId="3689F2D7" w14:textId="2DE888DD" w:rsidR="00381295" w:rsidRDefault="00381295">
          <w:pPr>
            <w:pStyle w:val="TDC2"/>
            <w:tabs>
              <w:tab w:val="right" w:leader="dot" w:pos="8828"/>
            </w:tabs>
            <w:rPr>
              <w:rFonts w:eastAsiaTheme="minorEastAsia"/>
              <w:noProof/>
              <w:sz w:val="24"/>
              <w:szCs w:val="24"/>
              <w:lang w:eastAsia="es-CL"/>
            </w:rPr>
          </w:pPr>
          <w:hyperlink w:anchor="_Toc183471846" w:history="1">
            <w:r w:rsidRPr="001E3AF4">
              <w:rPr>
                <w:rStyle w:val="Hipervnculo"/>
                <w:noProof/>
              </w:rPr>
              <w:t>Fase 3 – Implementación y marcha blanca.</w:t>
            </w:r>
            <w:r>
              <w:rPr>
                <w:noProof/>
                <w:webHidden/>
              </w:rPr>
              <w:tab/>
            </w:r>
            <w:r>
              <w:rPr>
                <w:noProof/>
                <w:webHidden/>
              </w:rPr>
              <w:fldChar w:fldCharType="begin"/>
            </w:r>
            <w:r>
              <w:rPr>
                <w:noProof/>
                <w:webHidden/>
              </w:rPr>
              <w:instrText xml:space="preserve"> PAGEREF _Toc183471846 \h </w:instrText>
            </w:r>
            <w:r>
              <w:rPr>
                <w:noProof/>
                <w:webHidden/>
              </w:rPr>
            </w:r>
            <w:r>
              <w:rPr>
                <w:noProof/>
                <w:webHidden/>
              </w:rPr>
              <w:fldChar w:fldCharType="separate"/>
            </w:r>
            <w:r w:rsidR="002C5966">
              <w:rPr>
                <w:noProof/>
                <w:webHidden/>
              </w:rPr>
              <w:t>26</w:t>
            </w:r>
            <w:r>
              <w:rPr>
                <w:noProof/>
                <w:webHidden/>
              </w:rPr>
              <w:fldChar w:fldCharType="end"/>
            </w:r>
          </w:hyperlink>
        </w:p>
        <w:p w14:paraId="6535E4CA" w14:textId="7B5936C5" w:rsidR="00381295" w:rsidRDefault="00381295">
          <w:pPr>
            <w:pStyle w:val="TDC1"/>
            <w:tabs>
              <w:tab w:val="right" w:leader="dot" w:pos="8828"/>
            </w:tabs>
            <w:rPr>
              <w:rFonts w:eastAsiaTheme="minorEastAsia"/>
              <w:noProof/>
              <w:sz w:val="24"/>
              <w:szCs w:val="24"/>
              <w:lang w:eastAsia="es-CL"/>
            </w:rPr>
          </w:pPr>
          <w:hyperlink w:anchor="_Toc183471847" w:history="1">
            <w:r w:rsidRPr="001E3AF4">
              <w:rPr>
                <w:rStyle w:val="Hipervnculo"/>
                <w:noProof/>
              </w:rPr>
              <w:t>Carta Gantt.</w:t>
            </w:r>
            <w:r>
              <w:rPr>
                <w:noProof/>
                <w:webHidden/>
              </w:rPr>
              <w:tab/>
            </w:r>
            <w:r>
              <w:rPr>
                <w:noProof/>
                <w:webHidden/>
              </w:rPr>
              <w:fldChar w:fldCharType="begin"/>
            </w:r>
            <w:r>
              <w:rPr>
                <w:noProof/>
                <w:webHidden/>
              </w:rPr>
              <w:instrText xml:space="preserve"> PAGEREF _Toc183471847 \h </w:instrText>
            </w:r>
            <w:r>
              <w:rPr>
                <w:noProof/>
                <w:webHidden/>
              </w:rPr>
            </w:r>
            <w:r>
              <w:rPr>
                <w:noProof/>
                <w:webHidden/>
              </w:rPr>
              <w:fldChar w:fldCharType="separate"/>
            </w:r>
            <w:r w:rsidR="002C5966">
              <w:rPr>
                <w:noProof/>
                <w:webHidden/>
              </w:rPr>
              <w:t>27</w:t>
            </w:r>
            <w:r>
              <w:rPr>
                <w:noProof/>
                <w:webHidden/>
              </w:rPr>
              <w:fldChar w:fldCharType="end"/>
            </w:r>
          </w:hyperlink>
        </w:p>
        <w:p w14:paraId="5F970C8C" w14:textId="4A216448" w:rsidR="00381295" w:rsidRDefault="00381295">
          <w:pPr>
            <w:pStyle w:val="TDC1"/>
            <w:tabs>
              <w:tab w:val="right" w:leader="dot" w:pos="8828"/>
            </w:tabs>
            <w:rPr>
              <w:rFonts w:eastAsiaTheme="minorEastAsia"/>
              <w:noProof/>
              <w:sz w:val="24"/>
              <w:szCs w:val="24"/>
              <w:lang w:eastAsia="es-CL"/>
            </w:rPr>
          </w:pPr>
          <w:hyperlink w:anchor="_Toc183471848" w:history="1">
            <w:r w:rsidRPr="001E3AF4">
              <w:rPr>
                <w:rStyle w:val="Hipervnculo"/>
                <w:noProof/>
              </w:rPr>
              <w:t>Implementación del proyecto.</w:t>
            </w:r>
            <w:r>
              <w:rPr>
                <w:noProof/>
                <w:webHidden/>
              </w:rPr>
              <w:tab/>
            </w:r>
            <w:r>
              <w:rPr>
                <w:noProof/>
                <w:webHidden/>
              </w:rPr>
              <w:fldChar w:fldCharType="begin"/>
            </w:r>
            <w:r>
              <w:rPr>
                <w:noProof/>
                <w:webHidden/>
              </w:rPr>
              <w:instrText xml:space="preserve"> PAGEREF _Toc183471848 \h </w:instrText>
            </w:r>
            <w:r>
              <w:rPr>
                <w:noProof/>
                <w:webHidden/>
              </w:rPr>
            </w:r>
            <w:r>
              <w:rPr>
                <w:noProof/>
                <w:webHidden/>
              </w:rPr>
              <w:fldChar w:fldCharType="separate"/>
            </w:r>
            <w:r w:rsidR="002C5966">
              <w:rPr>
                <w:noProof/>
                <w:webHidden/>
              </w:rPr>
              <w:t>30</w:t>
            </w:r>
            <w:r>
              <w:rPr>
                <w:noProof/>
                <w:webHidden/>
              </w:rPr>
              <w:fldChar w:fldCharType="end"/>
            </w:r>
          </w:hyperlink>
        </w:p>
        <w:p w14:paraId="40C937AB" w14:textId="6A65F60F" w:rsidR="00381295" w:rsidRDefault="00381295">
          <w:pPr>
            <w:pStyle w:val="TDC2"/>
            <w:tabs>
              <w:tab w:val="right" w:leader="dot" w:pos="8828"/>
            </w:tabs>
            <w:rPr>
              <w:rFonts w:eastAsiaTheme="minorEastAsia"/>
              <w:noProof/>
              <w:sz w:val="24"/>
              <w:szCs w:val="24"/>
              <w:lang w:eastAsia="es-CL"/>
            </w:rPr>
          </w:pPr>
          <w:hyperlink w:anchor="_Toc183471849" w:history="1">
            <w:r w:rsidRPr="001E3AF4">
              <w:rPr>
                <w:rStyle w:val="Hipervnculo"/>
                <w:noProof/>
              </w:rPr>
              <w:t>Levantamiento de requerimientos.</w:t>
            </w:r>
            <w:r>
              <w:rPr>
                <w:noProof/>
                <w:webHidden/>
              </w:rPr>
              <w:tab/>
            </w:r>
            <w:r>
              <w:rPr>
                <w:noProof/>
                <w:webHidden/>
              </w:rPr>
              <w:fldChar w:fldCharType="begin"/>
            </w:r>
            <w:r>
              <w:rPr>
                <w:noProof/>
                <w:webHidden/>
              </w:rPr>
              <w:instrText xml:space="preserve"> PAGEREF _Toc183471849 \h </w:instrText>
            </w:r>
            <w:r>
              <w:rPr>
                <w:noProof/>
                <w:webHidden/>
              </w:rPr>
            </w:r>
            <w:r>
              <w:rPr>
                <w:noProof/>
                <w:webHidden/>
              </w:rPr>
              <w:fldChar w:fldCharType="separate"/>
            </w:r>
            <w:r w:rsidR="002C5966">
              <w:rPr>
                <w:noProof/>
                <w:webHidden/>
              </w:rPr>
              <w:t>30</w:t>
            </w:r>
            <w:r>
              <w:rPr>
                <w:noProof/>
                <w:webHidden/>
              </w:rPr>
              <w:fldChar w:fldCharType="end"/>
            </w:r>
          </w:hyperlink>
        </w:p>
        <w:p w14:paraId="026968AD" w14:textId="0B37BE0E" w:rsidR="00381295" w:rsidRDefault="00381295">
          <w:pPr>
            <w:pStyle w:val="TDC2"/>
            <w:tabs>
              <w:tab w:val="right" w:leader="dot" w:pos="8828"/>
            </w:tabs>
            <w:rPr>
              <w:rFonts w:eastAsiaTheme="minorEastAsia"/>
              <w:noProof/>
              <w:sz w:val="24"/>
              <w:szCs w:val="24"/>
              <w:lang w:eastAsia="es-CL"/>
            </w:rPr>
          </w:pPr>
          <w:hyperlink w:anchor="_Toc183471850" w:history="1">
            <w:r w:rsidRPr="001E3AF4">
              <w:rPr>
                <w:rStyle w:val="Hipervnculo"/>
                <w:noProof/>
              </w:rPr>
              <w:t>Flujos de Procesos.</w:t>
            </w:r>
            <w:r>
              <w:rPr>
                <w:noProof/>
                <w:webHidden/>
              </w:rPr>
              <w:tab/>
            </w:r>
            <w:r>
              <w:rPr>
                <w:noProof/>
                <w:webHidden/>
              </w:rPr>
              <w:fldChar w:fldCharType="begin"/>
            </w:r>
            <w:r>
              <w:rPr>
                <w:noProof/>
                <w:webHidden/>
              </w:rPr>
              <w:instrText xml:space="preserve"> PAGEREF _Toc183471850 \h </w:instrText>
            </w:r>
            <w:r>
              <w:rPr>
                <w:noProof/>
                <w:webHidden/>
              </w:rPr>
            </w:r>
            <w:r>
              <w:rPr>
                <w:noProof/>
                <w:webHidden/>
              </w:rPr>
              <w:fldChar w:fldCharType="separate"/>
            </w:r>
            <w:r w:rsidR="002C5966">
              <w:rPr>
                <w:noProof/>
                <w:webHidden/>
              </w:rPr>
              <w:t>32</w:t>
            </w:r>
            <w:r>
              <w:rPr>
                <w:noProof/>
                <w:webHidden/>
              </w:rPr>
              <w:fldChar w:fldCharType="end"/>
            </w:r>
          </w:hyperlink>
        </w:p>
        <w:p w14:paraId="20E16840" w14:textId="58E33AD9" w:rsidR="00381295" w:rsidRDefault="00381295">
          <w:pPr>
            <w:pStyle w:val="TDC3"/>
            <w:tabs>
              <w:tab w:val="right" w:leader="dot" w:pos="8828"/>
            </w:tabs>
            <w:rPr>
              <w:rFonts w:eastAsiaTheme="minorEastAsia"/>
              <w:noProof/>
              <w:sz w:val="24"/>
              <w:szCs w:val="24"/>
              <w:lang w:eastAsia="es-CL"/>
            </w:rPr>
          </w:pPr>
          <w:hyperlink w:anchor="_Toc183471851" w:history="1">
            <w:r w:rsidRPr="001E3AF4">
              <w:rPr>
                <w:rStyle w:val="Hipervnculo"/>
                <w:noProof/>
              </w:rPr>
              <w:t>Registro de usuarios/empresas.</w:t>
            </w:r>
            <w:r>
              <w:rPr>
                <w:noProof/>
                <w:webHidden/>
              </w:rPr>
              <w:tab/>
            </w:r>
            <w:r>
              <w:rPr>
                <w:noProof/>
                <w:webHidden/>
              </w:rPr>
              <w:fldChar w:fldCharType="begin"/>
            </w:r>
            <w:r>
              <w:rPr>
                <w:noProof/>
                <w:webHidden/>
              </w:rPr>
              <w:instrText xml:space="preserve"> PAGEREF _Toc183471851 \h </w:instrText>
            </w:r>
            <w:r>
              <w:rPr>
                <w:noProof/>
                <w:webHidden/>
              </w:rPr>
            </w:r>
            <w:r>
              <w:rPr>
                <w:noProof/>
                <w:webHidden/>
              </w:rPr>
              <w:fldChar w:fldCharType="separate"/>
            </w:r>
            <w:r w:rsidR="002C5966">
              <w:rPr>
                <w:noProof/>
                <w:webHidden/>
              </w:rPr>
              <w:t>32</w:t>
            </w:r>
            <w:r>
              <w:rPr>
                <w:noProof/>
                <w:webHidden/>
              </w:rPr>
              <w:fldChar w:fldCharType="end"/>
            </w:r>
          </w:hyperlink>
        </w:p>
        <w:p w14:paraId="026929F6" w14:textId="08E74720" w:rsidR="00381295" w:rsidRDefault="00381295">
          <w:pPr>
            <w:pStyle w:val="TDC3"/>
            <w:tabs>
              <w:tab w:val="right" w:leader="dot" w:pos="8828"/>
            </w:tabs>
            <w:rPr>
              <w:rFonts w:eastAsiaTheme="minorEastAsia"/>
              <w:noProof/>
              <w:sz w:val="24"/>
              <w:szCs w:val="24"/>
              <w:lang w:eastAsia="es-CL"/>
            </w:rPr>
          </w:pPr>
          <w:hyperlink w:anchor="_Toc183471852" w:history="1">
            <w:r w:rsidRPr="001E3AF4">
              <w:rPr>
                <w:rStyle w:val="Hipervnculo"/>
                <w:noProof/>
              </w:rPr>
              <w:t>Generación de órdenes de transporte.</w:t>
            </w:r>
            <w:r>
              <w:rPr>
                <w:noProof/>
                <w:webHidden/>
              </w:rPr>
              <w:tab/>
            </w:r>
            <w:r>
              <w:rPr>
                <w:noProof/>
                <w:webHidden/>
              </w:rPr>
              <w:fldChar w:fldCharType="begin"/>
            </w:r>
            <w:r>
              <w:rPr>
                <w:noProof/>
                <w:webHidden/>
              </w:rPr>
              <w:instrText xml:space="preserve"> PAGEREF _Toc183471852 \h </w:instrText>
            </w:r>
            <w:r>
              <w:rPr>
                <w:noProof/>
                <w:webHidden/>
              </w:rPr>
            </w:r>
            <w:r>
              <w:rPr>
                <w:noProof/>
                <w:webHidden/>
              </w:rPr>
              <w:fldChar w:fldCharType="separate"/>
            </w:r>
            <w:r w:rsidR="002C5966">
              <w:rPr>
                <w:noProof/>
                <w:webHidden/>
              </w:rPr>
              <w:t>33</w:t>
            </w:r>
            <w:r>
              <w:rPr>
                <w:noProof/>
                <w:webHidden/>
              </w:rPr>
              <w:fldChar w:fldCharType="end"/>
            </w:r>
          </w:hyperlink>
        </w:p>
        <w:p w14:paraId="177B6A28" w14:textId="40055095" w:rsidR="00381295" w:rsidRDefault="00381295">
          <w:pPr>
            <w:pStyle w:val="TDC3"/>
            <w:tabs>
              <w:tab w:val="right" w:leader="dot" w:pos="8828"/>
            </w:tabs>
            <w:rPr>
              <w:rFonts w:eastAsiaTheme="minorEastAsia"/>
              <w:noProof/>
              <w:sz w:val="24"/>
              <w:szCs w:val="24"/>
              <w:lang w:eastAsia="es-CL"/>
            </w:rPr>
          </w:pPr>
          <w:hyperlink w:anchor="_Toc183471853" w:history="1">
            <w:r w:rsidRPr="001E3AF4">
              <w:rPr>
                <w:rStyle w:val="Hipervnculo"/>
                <w:noProof/>
              </w:rPr>
              <w:t>Seguimiento de Orden</w:t>
            </w:r>
            <w:r>
              <w:rPr>
                <w:noProof/>
                <w:webHidden/>
              </w:rPr>
              <w:tab/>
            </w:r>
            <w:r>
              <w:rPr>
                <w:noProof/>
                <w:webHidden/>
              </w:rPr>
              <w:fldChar w:fldCharType="begin"/>
            </w:r>
            <w:r>
              <w:rPr>
                <w:noProof/>
                <w:webHidden/>
              </w:rPr>
              <w:instrText xml:space="preserve"> PAGEREF _Toc183471853 \h </w:instrText>
            </w:r>
            <w:r>
              <w:rPr>
                <w:noProof/>
                <w:webHidden/>
              </w:rPr>
            </w:r>
            <w:r>
              <w:rPr>
                <w:noProof/>
                <w:webHidden/>
              </w:rPr>
              <w:fldChar w:fldCharType="separate"/>
            </w:r>
            <w:r w:rsidR="002C5966">
              <w:rPr>
                <w:noProof/>
                <w:webHidden/>
              </w:rPr>
              <w:t>34</w:t>
            </w:r>
            <w:r>
              <w:rPr>
                <w:noProof/>
                <w:webHidden/>
              </w:rPr>
              <w:fldChar w:fldCharType="end"/>
            </w:r>
          </w:hyperlink>
        </w:p>
        <w:p w14:paraId="74A44551" w14:textId="0F4DAB7E" w:rsidR="00381295" w:rsidRDefault="00381295">
          <w:pPr>
            <w:pStyle w:val="TDC2"/>
            <w:tabs>
              <w:tab w:val="right" w:leader="dot" w:pos="8828"/>
            </w:tabs>
            <w:rPr>
              <w:rFonts w:eastAsiaTheme="minorEastAsia"/>
              <w:noProof/>
              <w:sz w:val="24"/>
              <w:szCs w:val="24"/>
              <w:lang w:eastAsia="es-CL"/>
            </w:rPr>
          </w:pPr>
          <w:hyperlink w:anchor="_Toc183471854" w:history="1">
            <w:r w:rsidRPr="001E3AF4">
              <w:rPr>
                <w:rStyle w:val="Hipervnculo"/>
                <w:noProof/>
              </w:rPr>
              <w:t>Casos de uso.</w:t>
            </w:r>
            <w:r>
              <w:rPr>
                <w:noProof/>
                <w:webHidden/>
              </w:rPr>
              <w:tab/>
            </w:r>
            <w:r>
              <w:rPr>
                <w:noProof/>
                <w:webHidden/>
              </w:rPr>
              <w:fldChar w:fldCharType="begin"/>
            </w:r>
            <w:r>
              <w:rPr>
                <w:noProof/>
                <w:webHidden/>
              </w:rPr>
              <w:instrText xml:space="preserve"> PAGEREF _Toc183471854 \h </w:instrText>
            </w:r>
            <w:r>
              <w:rPr>
                <w:noProof/>
                <w:webHidden/>
              </w:rPr>
            </w:r>
            <w:r>
              <w:rPr>
                <w:noProof/>
                <w:webHidden/>
              </w:rPr>
              <w:fldChar w:fldCharType="separate"/>
            </w:r>
            <w:r w:rsidR="002C5966">
              <w:rPr>
                <w:noProof/>
                <w:webHidden/>
              </w:rPr>
              <w:t>35</w:t>
            </w:r>
            <w:r>
              <w:rPr>
                <w:noProof/>
                <w:webHidden/>
              </w:rPr>
              <w:fldChar w:fldCharType="end"/>
            </w:r>
          </w:hyperlink>
        </w:p>
        <w:p w14:paraId="5D041B87" w14:textId="1934E6E7" w:rsidR="00381295" w:rsidRDefault="00381295">
          <w:pPr>
            <w:pStyle w:val="TDC2"/>
            <w:tabs>
              <w:tab w:val="right" w:leader="dot" w:pos="8828"/>
            </w:tabs>
            <w:rPr>
              <w:rFonts w:eastAsiaTheme="minorEastAsia"/>
              <w:noProof/>
              <w:sz w:val="24"/>
              <w:szCs w:val="24"/>
              <w:lang w:eastAsia="es-CL"/>
            </w:rPr>
          </w:pPr>
          <w:hyperlink w:anchor="_Toc183471855" w:history="1">
            <w:r w:rsidRPr="001E3AF4">
              <w:rPr>
                <w:rStyle w:val="Hipervnculo"/>
                <w:noProof/>
              </w:rPr>
              <w:t>Modelo 3 capas.</w:t>
            </w:r>
            <w:r>
              <w:rPr>
                <w:noProof/>
                <w:webHidden/>
              </w:rPr>
              <w:tab/>
            </w:r>
            <w:r>
              <w:rPr>
                <w:noProof/>
                <w:webHidden/>
              </w:rPr>
              <w:fldChar w:fldCharType="begin"/>
            </w:r>
            <w:r>
              <w:rPr>
                <w:noProof/>
                <w:webHidden/>
              </w:rPr>
              <w:instrText xml:space="preserve"> PAGEREF _Toc183471855 \h </w:instrText>
            </w:r>
            <w:r>
              <w:rPr>
                <w:noProof/>
                <w:webHidden/>
              </w:rPr>
            </w:r>
            <w:r>
              <w:rPr>
                <w:noProof/>
                <w:webHidden/>
              </w:rPr>
              <w:fldChar w:fldCharType="separate"/>
            </w:r>
            <w:r w:rsidR="002C5966">
              <w:rPr>
                <w:noProof/>
                <w:webHidden/>
              </w:rPr>
              <w:t>45</w:t>
            </w:r>
            <w:r>
              <w:rPr>
                <w:noProof/>
                <w:webHidden/>
              </w:rPr>
              <w:fldChar w:fldCharType="end"/>
            </w:r>
          </w:hyperlink>
        </w:p>
        <w:p w14:paraId="01A0E17D" w14:textId="75FEDC76" w:rsidR="00381295" w:rsidRDefault="00381295">
          <w:pPr>
            <w:pStyle w:val="TDC2"/>
            <w:tabs>
              <w:tab w:val="right" w:leader="dot" w:pos="8828"/>
            </w:tabs>
            <w:rPr>
              <w:rFonts w:eastAsiaTheme="minorEastAsia"/>
              <w:noProof/>
              <w:sz w:val="24"/>
              <w:szCs w:val="24"/>
              <w:lang w:eastAsia="es-CL"/>
            </w:rPr>
          </w:pPr>
          <w:hyperlink w:anchor="_Toc183471856" w:history="1">
            <w:r w:rsidRPr="001E3AF4">
              <w:rPr>
                <w:rStyle w:val="Hipervnculo"/>
                <w:noProof/>
              </w:rPr>
              <w:t>Arquitectura física.</w:t>
            </w:r>
            <w:r>
              <w:rPr>
                <w:noProof/>
                <w:webHidden/>
              </w:rPr>
              <w:tab/>
            </w:r>
            <w:r>
              <w:rPr>
                <w:noProof/>
                <w:webHidden/>
              </w:rPr>
              <w:fldChar w:fldCharType="begin"/>
            </w:r>
            <w:r>
              <w:rPr>
                <w:noProof/>
                <w:webHidden/>
              </w:rPr>
              <w:instrText xml:space="preserve"> PAGEREF _Toc183471856 \h </w:instrText>
            </w:r>
            <w:r>
              <w:rPr>
                <w:noProof/>
                <w:webHidden/>
              </w:rPr>
            </w:r>
            <w:r>
              <w:rPr>
                <w:noProof/>
                <w:webHidden/>
              </w:rPr>
              <w:fldChar w:fldCharType="separate"/>
            </w:r>
            <w:r w:rsidR="002C5966">
              <w:rPr>
                <w:noProof/>
                <w:webHidden/>
              </w:rPr>
              <w:t>47</w:t>
            </w:r>
            <w:r>
              <w:rPr>
                <w:noProof/>
                <w:webHidden/>
              </w:rPr>
              <w:fldChar w:fldCharType="end"/>
            </w:r>
          </w:hyperlink>
        </w:p>
        <w:p w14:paraId="13F72AEA" w14:textId="72AAAAD2" w:rsidR="00381295" w:rsidRDefault="00381295">
          <w:pPr>
            <w:pStyle w:val="TDC2"/>
            <w:tabs>
              <w:tab w:val="right" w:leader="dot" w:pos="8828"/>
            </w:tabs>
            <w:rPr>
              <w:rFonts w:eastAsiaTheme="minorEastAsia"/>
              <w:noProof/>
              <w:sz w:val="24"/>
              <w:szCs w:val="24"/>
              <w:lang w:eastAsia="es-CL"/>
            </w:rPr>
          </w:pPr>
          <w:hyperlink w:anchor="_Toc183471857" w:history="1">
            <w:r w:rsidRPr="001E3AF4">
              <w:rPr>
                <w:rStyle w:val="Hipervnculo"/>
                <w:noProof/>
              </w:rPr>
              <w:t>Product Backlog.</w:t>
            </w:r>
            <w:r>
              <w:rPr>
                <w:noProof/>
                <w:webHidden/>
              </w:rPr>
              <w:tab/>
            </w:r>
            <w:r>
              <w:rPr>
                <w:noProof/>
                <w:webHidden/>
              </w:rPr>
              <w:fldChar w:fldCharType="begin"/>
            </w:r>
            <w:r>
              <w:rPr>
                <w:noProof/>
                <w:webHidden/>
              </w:rPr>
              <w:instrText xml:space="preserve"> PAGEREF _Toc183471857 \h </w:instrText>
            </w:r>
            <w:r>
              <w:rPr>
                <w:noProof/>
                <w:webHidden/>
              </w:rPr>
            </w:r>
            <w:r>
              <w:rPr>
                <w:noProof/>
                <w:webHidden/>
              </w:rPr>
              <w:fldChar w:fldCharType="separate"/>
            </w:r>
            <w:r w:rsidR="002C5966">
              <w:rPr>
                <w:noProof/>
                <w:webHidden/>
              </w:rPr>
              <w:t>49</w:t>
            </w:r>
            <w:r>
              <w:rPr>
                <w:noProof/>
                <w:webHidden/>
              </w:rPr>
              <w:fldChar w:fldCharType="end"/>
            </w:r>
          </w:hyperlink>
        </w:p>
        <w:p w14:paraId="0C3616D3" w14:textId="6FFDB7F0" w:rsidR="00381295" w:rsidRDefault="00381295">
          <w:pPr>
            <w:pStyle w:val="TDC2"/>
            <w:tabs>
              <w:tab w:val="right" w:leader="dot" w:pos="8828"/>
            </w:tabs>
            <w:rPr>
              <w:rFonts w:eastAsiaTheme="minorEastAsia"/>
              <w:noProof/>
              <w:sz w:val="24"/>
              <w:szCs w:val="24"/>
              <w:lang w:eastAsia="es-CL"/>
            </w:rPr>
          </w:pPr>
          <w:hyperlink w:anchor="_Toc183471858" w:history="1">
            <w:r w:rsidRPr="001E3AF4">
              <w:rPr>
                <w:rStyle w:val="Hipervnculo"/>
                <w:noProof/>
              </w:rPr>
              <w:t>Desarrollo de tareas.</w:t>
            </w:r>
            <w:r>
              <w:rPr>
                <w:noProof/>
                <w:webHidden/>
              </w:rPr>
              <w:tab/>
            </w:r>
            <w:r>
              <w:rPr>
                <w:noProof/>
                <w:webHidden/>
              </w:rPr>
              <w:fldChar w:fldCharType="begin"/>
            </w:r>
            <w:r>
              <w:rPr>
                <w:noProof/>
                <w:webHidden/>
              </w:rPr>
              <w:instrText xml:space="preserve"> PAGEREF _Toc183471858 \h </w:instrText>
            </w:r>
            <w:r>
              <w:rPr>
                <w:noProof/>
                <w:webHidden/>
              </w:rPr>
            </w:r>
            <w:r>
              <w:rPr>
                <w:noProof/>
                <w:webHidden/>
              </w:rPr>
              <w:fldChar w:fldCharType="separate"/>
            </w:r>
            <w:r w:rsidR="002C5966">
              <w:rPr>
                <w:noProof/>
                <w:webHidden/>
              </w:rPr>
              <w:t>53</w:t>
            </w:r>
            <w:r>
              <w:rPr>
                <w:noProof/>
                <w:webHidden/>
              </w:rPr>
              <w:fldChar w:fldCharType="end"/>
            </w:r>
          </w:hyperlink>
        </w:p>
        <w:p w14:paraId="12164408" w14:textId="04220338" w:rsidR="00381295" w:rsidRDefault="00381295">
          <w:pPr>
            <w:pStyle w:val="TDC2"/>
            <w:tabs>
              <w:tab w:val="right" w:leader="dot" w:pos="8828"/>
            </w:tabs>
            <w:rPr>
              <w:rFonts w:eastAsiaTheme="minorEastAsia"/>
              <w:noProof/>
              <w:sz w:val="24"/>
              <w:szCs w:val="24"/>
              <w:lang w:eastAsia="es-CL"/>
            </w:rPr>
          </w:pPr>
          <w:hyperlink w:anchor="_Toc183471859" w:history="1">
            <w:r w:rsidRPr="001E3AF4">
              <w:rPr>
                <w:rStyle w:val="Hipervnculo"/>
                <w:noProof/>
              </w:rPr>
              <w:t>Base de datos.</w:t>
            </w:r>
            <w:r>
              <w:rPr>
                <w:noProof/>
                <w:webHidden/>
              </w:rPr>
              <w:tab/>
            </w:r>
            <w:r>
              <w:rPr>
                <w:noProof/>
                <w:webHidden/>
              </w:rPr>
              <w:fldChar w:fldCharType="begin"/>
            </w:r>
            <w:r>
              <w:rPr>
                <w:noProof/>
                <w:webHidden/>
              </w:rPr>
              <w:instrText xml:space="preserve"> PAGEREF _Toc183471859 \h </w:instrText>
            </w:r>
            <w:r>
              <w:rPr>
                <w:noProof/>
                <w:webHidden/>
              </w:rPr>
            </w:r>
            <w:r>
              <w:rPr>
                <w:noProof/>
                <w:webHidden/>
              </w:rPr>
              <w:fldChar w:fldCharType="separate"/>
            </w:r>
            <w:r w:rsidR="002C5966">
              <w:rPr>
                <w:noProof/>
                <w:webHidden/>
              </w:rPr>
              <w:t>56</w:t>
            </w:r>
            <w:r>
              <w:rPr>
                <w:noProof/>
                <w:webHidden/>
              </w:rPr>
              <w:fldChar w:fldCharType="end"/>
            </w:r>
          </w:hyperlink>
        </w:p>
        <w:p w14:paraId="7B3C988B" w14:textId="2BE2F7B0" w:rsidR="00381295" w:rsidRDefault="00381295">
          <w:pPr>
            <w:pStyle w:val="TDC3"/>
            <w:tabs>
              <w:tab w:val="right" w:leader="dot" w:pos="8828"/>
            </w:tabs>
            <w:rPr>
              <w:rFonts w:eastAsiaTheme="minorEastAsia"/>
              <w:noProof/>
              <w:sz w:val="24"/>
              <w:szCs w:val="24"/>
              <w:lang w:eastAsia="es-CL"/>
            </w:rPr>
          </w:pPr>
          <w:hyperlink w:anchor="_Toc183471860" w:history="1">
            <w:r w:rsidRPr="001E3AF4">
              <w:rPr>
                <w:rStyle w:val="Hipervnculo"/>
                <w:noProof/>
              </w:rPr>
              <w:t>Microsoft Azure data base.</w:t>
            </w:r>
            <w:r>
              <w:rPr>
                <w:noProof/>
                <w:webHidden/>
              </w:rPr>
              <w:tab/>
            </w:r>
            <w:r>
              <w:rPr>
                <w:noProof/>
                <w:webHidden/>
              </w:rPr>
              <w:fldChar w:fldCharType="begin"/>
            </w:r>
            <w:r>
              <w:rPr>
                <w:noProof/>
                <w:webHidden/>
              </w:rPr>
              <w:instrText xml:space="preserve"> PAGEREF _Toc183471860 \h </w:instrText>
            </w:r>
            <w:r>
              <w:rPr>
                <w:noProof/>
                <w:webHidden/>
              </w:rPr>
            </w:r>
            <w:r>
              <w:rPr>
                <w:noProof/>
                <w:webHidden/>
              </w:rPr>
              <w:fldChar w:fldCharType="separate"/>
            </w:r>
            <w:r w:rsidR="002C5966">
              <w:rPr>
                <w:noProof/>
                <w:webHidden/>
              </w:rPr>
              <w:t>57</w:t>
            </w:r>
            <w:r>
              <w:rPr>
                <w:noProof/>
                <w:webHidden/>
              </w:rPr>
              <w:fldChar w:fldCharType="end"/>
            </w:r>
          </w:hyperlink>
        </w:p>
        <w:p w14:paraId="5EB50671" w14:textId="145642AF" w:rsidR="00381295" w:rsidRDefault="00381295">
          <w:pPr>
            <w:pStyle w:val="TDC3"/>
            <w:tabs>
              <w:tab w:val="right" w:leader="dot" w:pos="8828"/>
            </w:tabs>
            <w:rPr>
              <w:rFonts w:eastAsiaTheme="minorEastAsia"/>
              <w:noProof/>
              <w:sz w:val="24"/>
              <w:szCs w:val="24"/>
              <w:lang w:eastAsia="es-CL"/>
            </w:rPr>
          </w:pPr>
          <w:hyperlink w:anchor="_Toc183471861" w:history="1">
            <w:r w:rsidRPr="001E3AF4">
              <w:rPr>
                <w:rStyle w:val="Hipervnculo"/>
                <w:noProof/>
              </w:rPr>
              <w:t>Modelo lógico.</w:t>
            </w:r>
            <w:r>
              <w:rPr>
                <w:noProof/>
                <w:webHidden/>
              </w:rPr>
              <w:tab/>
            </w:r>
            <w:r>
              <w:rPr>
                <w:noProof/>
                <w:webHidden/>
              </w:rPr>
              <w:fldChar w:fldCharType="begin"/>
            </w:r>
            <w:r>
              <w:rPr>
                <w:noProof/>
                <w:webHidden/>
              </w:rPr>
              <w:instrText xml:space="preserve"> PAGEREF _Toc183471861 \h </w:instrText>
            </w:r>
            <w:r>
              <w:rPr>
                <w:noProof/>
                <w:webHidden/>
              </w:rPr>
            </w:r>
            <w:r>
              <w:rPr>
                <w:noProof/>
                <w:webHidden/>
              </w:rPr>
              <w:fldChar w:fldCharType="separate"/>
            </w:r>
            <w:r w:rsidR="002C5966">
              <w:rPr>
                <w:noProof/>
                <w:webHidden/>
              </w:rPr>
              <w:t>58</w:t>
            </w:r>
            <w:r>
              <w:rPr>
                <w:noProof/>
                <w:webHidden/>
              </w:rPr>
              <w:fldChar w:fldCharType="end"/>
            </w:r>
          </w:hyperlink>
        </w:p>
        <w:p w14:paraId="61C4FB89" w14:textId="22703F6F" w:rsidR="00381295" w:rsidRDefault="00381295">
          <w:pPr>
            <w:pStyle w:val="TDC3"/>
            <w:tabs>
              <w:tab w:val="right" w:leader="dot" w:pos="8828"/>
            </w:tabs>
            <w:rPr>
              <w:rFonts w:eastAsiaTheme="minorEastAsia"/>
              <w:noProof/>
              <w:sz w:val="24"/>
              <w:szCs w:val="24"/>
              <w:lang w:eastAsia="es-CL"/>
            </w:rPr>
          </w:pPr>
          <w:hyperlink w:anchor="_Toc183471862" w:history="1">
            <w:r w:rsidRPr="001E3AF4">
              <w:rPr>
                <w:rStyle w:val="Hipervnculo"/>
                <w:noProof/>
              </w:rPr>
              <w:t>Modelo relacional.</w:t>
            </w:r>
            <w:r>
              <w:rPr>
                <w:noProof/>
                <w:webHidden/>
              </w:rPr>
              <w:tab/>
            </w:r>
            <w:r>
              <w:rPr>
                <w:noProof/>
                <w:webHidden/>
              </w:rPr>
              <w:fldChar w:fldCharType="begin"/>
            </w:r>
            <w:r>
              <w:rPr>
                <w:noProof/>
                <w:webHidden/>
              </w:rPr>
              <w:instrText xml:space="preserve"> PAGEREF _Toc183471862 \h </w:instrText>
            </w:r>
            <w:r>
              <w:rPr>
                <w:noProof/>
                <w:webHidden/>
              </w:rPr>
            </w:r>
            <w:r>
              <w:rPr>
                <w:noProof/>
                <w:webHidden/>
              </w:rPr>
              <w:fldChar w:fldCharType="separate"/>
            </w:r>
            <w:r w:rsidR="002C5966">
              <w:rPr>
                <w:noProof/>
                <w:webHidden/>
              </w:rPr>
              <w:t>59</w:t>
            </w:r>
            <w:r>
              <w:rPr>
                <w:noProof/>
                <w:webHidden/>
              </w:rPr>
              <w:fldChar w:fldCharType="end"/>
            </w:r>
          </w:hyperlink>
        </w:p>
        <w:p w14:paraId="5CF2927B" w14:textId="3ADC0DB6" w:rsidR="00381295" w:rsidRDefault="00381295">
          <w:pPr>
            <w:pStyle w:val="TDC3"/>
            <w:tabs>
              <w:tab w:val="right" w:leader="dot" w:pos="8828"/>
            </w:tabs>
            <w:rPr>
              <w:rFonts w:eastAsiaTheme="minorEastAsia"/>
              <w:noProof/>
              <w:sz w:val="24"/>
              <w:szCs w:val="24"/>
              <w:lang w:eastAsia="es-CL"/>
            </w:rPr>
          </w:pPr>
          <w:hyperlink w:anchor="_Toc183471863" w:history="1">
            <w:r w:rsidRPr="001E3AF4">
              <w:rPr>
                <w:rStyle w:val="Hipervnculo"/>
                <w:noProof/>
              </w:rPr>
              <w:t>Código SQL.</w:t>
            </w:r>
            <w:r>
              <w:rPr>
                <w:noProof/>
                <w:webHidden/>
              </w:rPr>
              <w:tab/>
            </w:r>
            <w:r>
              <w:rPr>
                <w:noProof/>
                <w:webHidden/>
              </w:rPr>
              <w:fldChar w:fldCharType="begin"/>
            </w:r>
            <w:r>
              <w:rPr>
                <w:noProof/>
                <w:webHidden/>
              </w:rPr>
              <w:instrText xml:space="preserve"> PAGEREF _Toc183471863 \h </w:instrText>
            </w:r>
            <w:r>
              <w:rPr>
                <w:noProof/>
                <w:webHidden/>
              </w:rPr>
            </w:r>
            <w:r>
              <w:rPr>
                <w:noProof/>
                <w:webHidden/>
              </w:rPr>
              <w:fldChar w:fldCharType="separate"/>
            </w:r>
            <w:r w:rsidR="002C5966">
              <w:rPr>
                <w:noProof/>
                <w:webHidden/>
              </w:rPr>
              <w:t>60</w:t>
            </w:r>
            <w:r>
              <w:rPr>
                <w:noProof/>
                <w:webHidden/>
              </w:rPr>
              <w:fldChar w:fldCharType="end"/>
            </w:r>
          </w:hyperlink>
        </w:p>
        <w:p w14:paraId="60EA5F1C" w14:textId="4CD4FFA4" w:rsidR="00381295" w:rsidRDefault="00381295">
          <w:pPr>
            <w:pStyle w:val="TDC2"/>
            <w:tabs>
              <w:tab w:val="right" w:leader="dot" w:pos="8828"/>
            </w:tabs>
            <w:rPr>
              <w:rFonts w:eastAsiaTheme="minorEastAsia"/>
              <w:noProof/>
              <w:sz w:val="24"/>
              <w:szCs w:val="24"/>
              <w:lang w:eastAsia="es-CL"/>
            </w:rPr>
          </w:pPr>
          <w:hyperlink w:anchor="_Toc183471864" w:history="1">
            <w:r w:rsidRPr="001E3AF4">
              <w:rPr>
                <w:rStyle w:val="Hipervnculo"/>
                <w:noProof/>
              </w:rPr>
              <w:t>Desarrollo BackEnd.</w:t>
            </w:r>
            <w:r>
              <w:rPr>
                <w:noProof/>
                <w:webHidden/>
              </w:rPr>
              <w:tab/>
            </w:r>
            <w:r>
              <w:rPr>
                <w:noProof/>
                <w:webHidden/>
              </w:rPr>
              <w:fldChar w:fldCharType="begin"/>
            </w:r>
            <w:r>
              <w:rPr>
                <w:noProof/>
                <w:webHidden/>
              </w:rPr>
              <w:instrText xml:space="preserve"> PAGEREF _Toc183471864 \h </w:instrText>
            </w:r>
            <w:r>
              <w:rPr>
                <w:noProof/>
                <w:webHidden/>
              </w:rPr>
            </w:r>
            <w:r>
              <w:rPr>
                <w:noProof/>
                <w:webHidden/>
              </w:rPr>
              <w:fldChar w:fldCharType="separate"/>
            </w:r>
            <w:r w:rsidR="002C5966">
              <w:rPr>
                <w:noProof/>
                <w:webHidden/>
              </w:rPr>
              <w:t>62</w:t>
            </w:r>
            <w:r>
              <w:rPr>
                <w:noProof/>
                <w:webHidden/>
              </w:rPr>
              <w:fldChar w:fldCharType="end"/>
            </w:r>
          </w:hyperlink>
        </w:p>
        <w:p w14:paraId="1A4F9AA1" w14:textId="5B206202" w:rsidR="00381295" w:rsidRDefault="00381295">
          <w:pPr>
            <w:pStyle w:val="TDC2"/>
            <w:tabs>
              <w:tab w:val="right" w:leader="dot" w:pos="8828"/>
            </w:tabs>
            <w:rPr>
              <w:rFonts w:eastAsiaTheme="minorEastAsia"/>
              <w:noProof/>
              <w:sz w:val="24"/>
              <w:szCs w:val="24"/>
              <w:lang w:eastAsia="es-CL"/>
            </w:rPr>
          </w:pPr>
          <w:hyperlink w:anchor="_Toc183471865" w:history="1">
            <w:r w:rsidRPr="001E3AF4">
              <w:rPr>
                <w:rStyle w:val="Hipervnculo"/>
                <w:noProof/>
              </w:rPr>
              <w:t>FrontEnd.</w:t>
            </w:r>
            <w:r>
              <w:rPr>
                <w:noProof/>
                <w:webHidden/>
              </w:rPr>
              <w:tab/>
            </w:r>
            <w:r>
              <w:rPr>
                <w:noProof/>
                <w:webHidden/>
              </w:rPr>
              <w:fldChar w:fldCharType="begin"/>
            </w:r>
            <w:r>
              <w:rPr>
                <w:noProof/>
                <w:webHidden/>
              </w:rPr>
              <w:instrText xml:space="preserve"> PAGEREF _Toc183471865 \h </w:instrText>
            </w:r>
            <w:r>
              <w:rPr>
                <w:noProof/>
                <w:webHidden/>
              </w:rPr>
            </w:r>
            <w:r>
              <w:rPr>
                <w:noProof/>
                <w:webHidden/>
              </w:rPr>
              <w:fldChar w:fldCharType="separate"/>
            </w:r>
            <w:r w:rsidR="002C5966">
              <w:rPr>
                <w:noProof/>
                <w:webHidden/>
              </w:rPr>
              <w:t>63</w:t>
            </w:r>
            <w:r>
              <w:rPr>
                <w:noProof/>
                <w:webHidden/>
              </w:rPr>
              <w:fldChar w:fldCharType="end"/>
            </w:r>
          </w:hyperlink>
        </w:p>
        <w:p w14:paraId="7AEBC3B7" w14:textId="74BED312" w:rsidR="00381295" w:rsidRDefault="00381295">
          <w:pPr>
            <w:pStyle w:val="TDC1"/>
            <w:tabs>
              <w:tab w:val="right" w:leader="dot" w:pos="8828"/>
            </w:tabs>
            <w:rPr>
              <w:rFonts w:eastAsiaTheme="minorEastAsia"/>
              <w:noProof/>
              <w:sz w:val="24"/>
              <w:szCs w:val="24"/>
              <w:lang w:eastAsia="es-CL"/>
            </w:rPr>
          </w:pPr>
          <w:hyperlink w:anchor="_Toc183471866" w:history="1">
            <w:r w:rsidRPr="001E3AF4">
              <w:rPr>
                <w:rStyle w:val="Hipervnculo"/>
                <w:noProof/>
              </w:rPr>
              <w:t>Conclusión.</w:t>
            </w:r>
            <w:r>
              <w:rPr>
                <w:noProof/>
                <w:webHidden/>
              </w:rPr>
              <w:tab/>
            </w:r>
            <w:r>
              <w:rPr>
                <w:noProof/>
                <w:webHidden/>
              </w:rPr>
              <w:fldChar w:fldCharType="begin"/>
            </w:r>
            <w:r>
              <w:rPr>
                <w:noProof/>
                <w:webHidden/>
              </w:rPr>
              <w:instrText xml:space="preserve"> PAGEREF _Toc183471866 \h </w:instrText>
            </w:r>
            <w:r>
              <w:rPr>
                <w:noProof/>
                <w:webHidden/>
              </w:rPr>
            </w:r>
            <w:r>
              <w:rPr>
                <w:noProof/>
                <w:webHidden/>
              </w:rPr>
              <w:fldChar w:fldCharType="separate"/>
            </w:r>
            <w:r w:rsidR="002C5966">
              <w:rPr>
                <w:noProof/>
                <w:webHidden/>
              </w:rPr>
              <w:t>68</w:t>
            </w:r>
            <w:r>
              <w:rPr>
                <w:noProof/>
                <w:webHidden/>
              </w:rPr>
              <w:fldChar w:fldCharType="end"/>
            </w:r>
          </w:hyperlink>
        </w:p>
        <w:p w14:paraId="41C02A48" w14:textId="3A70FBF7" w:rsidR="00381295" w:rsidRDefault="00381295">
          <w:pPr>
            <w:pStyle w:val="TDC1"/>
            <w:tabs>
              <w:tab w:val="right" w:leader="dot" w:pos="8828"/>
            </w:tabs>
            <w:rPr>
              <w:rFonts w:eastAsiaTheme="minorEastAsia"/>
              <w:noProof/>
              <w:sz w:val="24"/>
              <w:szCs w:val="24"/>
              <w:lang w:eastAsia="es-CL"/>
            </w:rPr>
          </w:pPr>
          <w:hyperlink w:anchor="_Toc183471867" w:history="1">
            <w:r w:rsidRPr="001E3AF4">
              <w:rPr>
                <w:rStyle w:val="Hipervnculo"/>
                <w:noProof/>
              </w:rPr>
              <w:t>Mejoras a futuro.</w:t>
            </w:r>
            <w:r>
              <w:rPr>
                <w:noProof/>
                <w:webHidden/>
              </w:rPr>
              <w:tab/>
            </w:r>
            <w:r>
              <w:rPr>
                <w:noProof/>
                <w:webHidden/>
              </w:rPr>
              <w:fldChar w:fldCharType="begin"/>
            </w:r>
            <w:r>
              <w:rPr>
                <w:noProof/>
                <w:webHidden/>
              </w:rPr>
              <w:instrText xml:space="preserve"> PAGEREF _Toc183471867 \h </w:instrText>
            </w:r>
            <w:r>
              <w:rPr>
                <w:noProof/>
                <w:webHidden/>
              </w:rPr>
            </w:r>
            <w:r>
              <w:rPr>
                <w:noProof/>
                <w:webHidden/>
              </w:rPr>
              <w:fldChar w:fldCharType="separate"/>
            </w:r>
            <w:r w:rsidR="002C5966">
              <w:rPr>
                <w:noProof/>
                <w:webHidden/>
              </w:rPr>
              <w:t>69</w:t>
            </w:r>
            <w:r>
              <w:rPr>
                <w:noProof/>
                <w:webHidden/>
              </w:rPr>
              <w:fldChar w:fldCharType="end"/>
            </w:r>
          </w:hyperlink>
        </w:p>
        <w:p w14:paraId="0422EE17" w14:textId="71B389FF" w:rsidR="00381295" w:rsidRDefault="00381295">
          <w:pPr>
            <w:pStyle w:val="TDC1"/>
            <w:tabs>
              <w:tab w:val="right" w:leader="dot" w:pos="8828"/>
            </w:tabs>
            <w:rPr>
              <w:rFonts w:eastAsiaTheme="minorEastAsia"/>
              <w:noProof/>
              <w:sz w:val="24"/>
              <w:szCs w:val="24"/>
              <w:lang w:eastAsia="es-CL"/>
            </w:rPr>
          </w:pPr>
          <w:hyperlink w:anchor="_Toc183471868" w:history="1">
            <w:r w:rsidRPr="001E3AF4">
              <w:rPr>
                <w:rStyle w:val="Hipervnculo"/>
                <w:noProof/>
              </w:rPr>
              <w:t>Acrónimos.</w:t>
            </w:r>
            <w:r>
              <w:rPr>
                <w:noProof/>
                <w:webHidden/>
              </w:rPr>
              <w:tab/>
            </w:r>
            <w:r>
              <w:rPr>
                <w:noProof/>
                <w:webHidden/>
              </w:rPr>
              <w:fldChar w:fldCharType="begin"/>
            </w:r>
            <w:r>
              <w:rPr>
                <w:noProof/>
                <w:webHidden/>
              </w:rPr>
              <w:instrText xml:space="preserve"> PAGEREF _Toc183471868 \h </w:instrText>
            </w:r>
            <w:r>
              <w:rPr>
                <w:noProof/>
                <w:webHidden/>
              </w:rPr>
            </w:r>
            <w:r>
              <w:rPr>
                <w:noProof/>
                <w:webHidden/>
              </w:rPr>
              <w:fldChar w:fldCharType="separate"/>
            </w:r>
            <w:r w:rsidR="002C5966">
              <w:rPr>
                <w:noProof/>
                <w:webHidden/>
              </w:rPr>
              <w:t>70</w:t>
            </w:r>
            <w:r>
              <w:rPr>
                <w:noProof/>
                <w:webHidden/>
              </w:rPr>
              <w:fldChar w:fldCharType="end"/>
            </w:r>
          </w:hyperlink>
        </w:p>
        <w:p w14:paraId="4B14AB57" w14:textId="1DEA6FD2" w:rsidR="00381295" w:rsidRDefault="00381295">
          <w:pPr>
            <w:pStyle w:val="TDC1"/>
            <w:tabs>
              <w:tab w:val="right" w:leader="dot" w:pos="8828"/>
            </w:tabs>
            <w:rPr>
              <w:rFonts w:eastAsiaTheme="minorEastAsia"/>
              <w:noProof/>
              <w:sz w:val="24"/>
              <w:szCs w:val="24"/>
              <w:lang w:eastAsia="es-CL"/>
            </w:rPr>
          </w:pPr>
          <w:hyperlink w:anchor="_Toc183471869" w:history="1">
            <w:r w:rsidRPr="001E3AF4">
              <w:rPr>
                <w:rStyle w:val="Hipervnculo"/>
                <w:noProof/>
              </w:rPr>
              <w:t>Bibliografía.</w:t>
            </w:r>
            <w:r>
              <w:rPr>
                <w:noProof/>
                <w:webHidden/>
              </w:rPr>
              <w:tab/>
            </w:r>
            <w:r>
              <w:rPr>
                <w:noProof/>
                <w:webHidden/>
              </w:rPr>
              <w:fldChar w:fldCharType="begin"/>
            </w:r>
            <w:r>
              <w:rPr>
                <w:noProof/>
                <w:webHidden/>
              </w:rPr>
              <w:instrText xml:space="preserve"> PAGEREF _Toc183471869 \h </w:instrText>
            </w:r>
            <w:r>
              <w:rPr>
                <w:noProof/>
                <w:webHidden/>
              </w:rPr>
            </w:r>
            <w:r>
              <w:rPr>
                <w:noProof/>
                <w:webHidden/>
              </w:rPr>
              <w:fldChar w:fldCharType="separate"/>
            </w:r>
            <w:r w:rsidR="002C5966">
              <w:rPr>
                <w:noProof/>
                <w:webHidden/>
              </w:rPr>
              <w:t>72</w:t>
            </w:r>
            <w:r>
              <w:rPr>
                <w:noProof/>
                <w:webHidden/>
              </w:rPr>
              <w:fldChar w:fldCharType="end"/>
            </w:r>
          </w:hyperlink>
        </w:p>
        <w:p w14:paraId="72FE1147" w14:textId="6CB57EB0" w:rsidR="00381295" w:rsidRDefault="00381295">
          <w:pPr>
            <w:pStyle w:val="TDC1"/>
            <w:tabs>
              <w:tab w:val="right" w:leader="dot" w:pos="8828"/>
            </w:tabs>
            <w:rPr>
              <w:rFonts w:eastAsiaTheme="minorEastAsia"/>
              <w:noProof/>
              <w:sz w:val="24"/>
              <w:szCs w:val="24"/>
              <w:lang w:eastAsia="es-CL"/>
            </w:rPr>
          </w:pPr>
          <w:hyperlink w:anchor="_Toc183471870" w:history="1">
            <w:r w:rsidRPr="001E3AF4">
              <w:rPr>
                <w:rStyle w:val="Hipervnculo"/>
                <w:noProof/>
              </w:rPr>
              <w:t>Anexos.</w:t>
            </w:r>
            <w:r>
              <w:rPr>
                <w:noProof/>
                <w:webHidden/>
              </w:rPr>
              <w:tab/>
            </w:r>
            <w:r>
              <w:rPr>
                <w:noProof/>
                <w:webHidden/>
              </w:rPr>
              <w:fldChar w:fldCharType="begin"/>
            </w:r>
            <w:r>
              <w:rPr>
                <w:noProof/>
                <w:webHidden/>
              </w:rPr>
              <w:instrText xml:space="preserve"> PAGEREF _Toc183471870 \h </w:instrText>
            </w:r>
            <w:r>
              <w:rPr>
                <w:noProof/>
                <w:webHidden/>
              </w:rPr>
            </w:r>
            <w:r>
              <w:rPr>
                <w:noProof/>
                <w:webHidden/>
              </w:rPr>
              <w:fldChar w:fldCharType="separate"/>
            </w:r>
            <w:r w:rsidR="002C5966">
              <w:rPr>
                <w:noProof/>
                <w:webHidden/>
              </w:rPr>
              <w:t>73</w:t>
            </w:r>
            <w:r>
              <w:rPr>
                <w:noProof/>
                <w:webHidden/>
              </w:rPr>
              <w:fldChar w:fldCharType="end"/>
            </w:r>
          </w:hyperlink>
        </w:p>
        <w:p w14:paraId="4A1F407C" w14:textId="17E9C77B" w:rsidR="50633263" w:rsidRDefault="50633263" w:rsidP="50633263">
          <w:pPr>
            <w:pStyle w:val="TDC1"/>
            <w:tabs>
              <w:tab w:val="right" w:leader="dot" w:pos="8820"/>
            </w:tabs>
            <w:rPr>
              <w:rStyle w:val="Hipervnculo"/>
            </w:rPr>
          </w:pPr>
          <w:r>
            <w:fldChar w:fldCharType="end"/>
          </w:r>
        </w:p>
      </w:sdtContent>
    </w:sdt>
    <w:p w14:paraId="3479EBF6" w14:textId="60642786" w:rsidR="00525938" w:rsidRDefault="00525938" w:rsidP="71CE38BC">
      <w:pPr>
        <w:pStyle w:val="TDC1"/>
        <w:tabs>
          <w:tab w:val="right" w:leader="dot" w:pos="8820"/>
        </w:tabs>
        <w:rPr>
          <w:rStyle w:val="Hipervnculo"/>
          <w:noProof/>
          <w:lang w:eastAsia="es-CL"/>
        </w:rPr>
      </w:pPr>
    </w:p>
    <w:p w14:paraId="48BCC6C2" w14:textId="6B35771D" w:rsidR="00234948" w:rsidRDefault="00234948" w:rsidP="0009683A">
      <w:pPr>
        <w:spacing w:line="360" w:lineRule="auto"/>
        <w:jc w:val="both"/>
      </w:pPr>
    </w:p>
    <w:p w14:paraId="065BEF46" w14:textId="593188A5" w:rsidR="00B57502" w:rsidRDefault="00567D6C" w:rsidP="00567D6C">
      <w:pPr>
        <w:pStyle w:val="Subtituloproyecto"/>
      </w:pPr>
      <w:r>
        <w:t>Índice de ilustraciones</w:t>
      </w:r>
    </w:p>
    <w:p w14:paraId="3ACB45C9" w14:textId="496903A5" w:rsidR="00B57502" w:rsidRDefault="00B957F1">
      <w:pPr>
        <w:pStyle w:val="Tabladeilustraciones"/>
        <w:tabs>
          <w:tab w:val="right" w:leader="dot" w:pos="8828"/>
        </w:tabs>
        <w:rPr>
          <w:rFonts w:eastAsiaTheme="minorEastAsia"/>
          <w:noProof/>
          <w:sz w:val="24"/>
          <w:szCs w:val="24"/>
          <w:lang w:eastAsia="es-CL"/>
        </w:rPr>
      </w:pPr>
      <w:r>
        <w:rPr>
          <w:rFonts w:ascii="Arial" w:hAnsi="Arial" w:cs="Arial"/>
        </w:rPr>
        <w:fldChar w:fldCharType="begin"/>
      </w:r>
      <w:r w:rsidRPr="4DDAA019">
        <w:rPr>
          <w:rFonts w:ascii="Arial" w:hAnsi="Arial" w:cs="Arial"/>
        </w:rPr>
        <w:instrText xml:space="preserve"> TOC \h \z \c "Ilustración" </w:instrText>
      </w:r>
      <w:r>
        <w:rPr>
          <w:rFonts w:ascii="Arial" w:hAnsi="Arial" w:cs="Arial"/>
        </w:rPr>
        <w:fldChar w:fldCharType="separate"/>
      </w:r>
      <w:hyperlink w:anchor="_Toc183468041" w:history="1">
        <w:r w:rsidR="00B57502" w:rsidRPr="00F1757F">
          <w:rPr>
            <w:rStyle w:val="Hipervnculo"/>
            <w:noProof/>
          </w:rPr>
          <w:t>Ilustración 1- Flujo de proceso actual</w:t>
        </w:r>
        <w:r w:rsidR="00B57502">
          <w:rPr>
            <w:noProof/>
            <w:webHidden/>
          </w:rPr>
          <w:tab/>
        </w:r>
        <w:r w:rsidR="00B57502">
          <w:rPr>
            <w:noProof/>
            <w:webHidden/>
          </w:rPr>
          <w:fldChar w:fldCharType="begin"/>
        </w:r>
        <w:r w:rsidR="00B57502">
          <w:rPr>
            <w:noProof/>
            <w:webHidden/>
          </w:rPr>
          <w:instrText xml:space="preserve"> PAGEREF _Toc183468041 \h </w:instrText>
        </w:r>
        <w:r w:rsidR="00B57502">
          <w:rPr>
            <w:noProof/>
            <w:webHidden/>
          </w:rPr>
        </w:r>
        <w:r w:rsidR="00B57502">
          <w:rPr>
            <w:noProof/>
            <w:webHidden/>
          </w:rPr>
          <w:fldChar w:fldCharType="separate"/>
        </w:r>
        <w:r w:rsidR="002C5966">
          <w:rPr>
            <w:noProof/>
            <w:webHidden/>
          </w:rPr>
          <w:t>9</w:t>
        </w:r>
        <w:r w:rsidR="00B57502">
          <w:rPr>
            <w:noProof/>
            <w:webHidden/>
          </w:rPr>
          <w:fldChar w:fldCharType="end"/>
        </w:r>
      </w:hyperlink>
    </w:p>
    <w:p w14:paraId="23410FE4" w14:textId="744A80F2" w:rsidR="00B57502" w:rsidRDefault="00B57502">
      <w:pPr>
        <w:pStyle w:val="Tabladeilustraciones"/>
        <w:tabs>
          <w:tab w:val="right" w:leader="dot" w:pos="8828"/>
        </w:tabs>
        <w:rPr>
          <w:rFonts w:eastAsiaTheme="minorEastAsia"/>
          <w:noProof/>
          <w:sz w:val="24"/>
          <w:szCs w:val="24"/>
          <w:lang w:eastAsia="es-CL"/>
        </w:rPr>
      </w:pPr>
      <w:hyperlink w:anchor="_Toc183468042" w:history="1">
        <w:r w:rsidRPr="00F1757F">
          <w:rPr>
            <w:rStyle w:val="Hipervnculo"/>
            <w:noProof/>
          </w:rPr>
          <w:t>Ilustración 2 - Flujo optimizado de procesos</w:t>
        </w:r>
        <w:r>
          <w:rPr>
            <w:noProof/>
            <w:webHidden/>
          </w:rPr>
          <w:tab/>
        </w:r>
        <w:r>
          <w:rPr>
            <w:noProof/>
            <w:webHidden/>
          </w:rPr>
          <w:fldChar w:fldCharType="begin"/>
        </w:r>
        <w:r>
          <w:rPr>
            <w:noProof/>
            <w:webHidden/>
          </w:rPr>
          <w:instrText xml:space="preserve"> PAGEREF _Toc183468042 \h </w:instrText>
        </w:r>
        <w:r>
          <w:rPr>
            <w:noProof/>
            <w:webHidden/>
          </w:rPr>
        </w:r>
        <w:r>
          <w:rPr>
            <w:noProof/>
            <w:webHidden/>
          </w:rPr>
          <w:fldChar w:fldCharType="separate"/>
        </w:r>
        <w:r w:rsidR="002C5966">
          <w:rPr>
            <w:noProof/>
            <w:webHidden/>
          </w:rPr>
          <w:t>12</w:t>
        </w:r>
        <w:r>
          <w:rPr>
            <w:noProof/>
            <w:webHidden/>
          </w:rPr>
          <w:fldChar w:fldCharType="end"/>
        </w:r>
      </w:hyperlink>
    </w:p>
    <w:p w14:paraId="120B7426" w14:textId="1861636D" w:rsidR="00B57502" w:rsidRDefault="00B57502">
      <w:pPr>
        <w:pStyle w:val="Tabladeilustraciones"/>
        <w:tabs>
          <w:tab w:val="right" w:leader="dot" w:pos="8828"/>
        </w:tabs>
        <w:rPr>
          <w:rFonts w:eastAsiaTheme="minorEastAsia"/>
          <w:noProof/>
          <w:sz w:val="24"/>
          <w:szCs w:val="24"/>
          <w:lang w:eastAsia="es-CL"/>
        </w:rPr>
      </w:pPr>
      <w:hyperlink w:anchor="_Toc183468043" w:history="1">
        <w:r w:rsidRPr="00F1757F">
          <w:rPr>
            <w:rStyle w:val="Hipervnculo"/>
            <w:noProof/>
          </w:rPr>
          <w:t>Ilustración 3 - Desarrollo incremental</w:t>
        </w:r>
        <w:r>
          <w:rPr>
            <w:noProof/>
            <w:webHidden/>
          </w:rPr>
          <w:tab/>
        </w:r>
        <w:r>
          <w:rPr>
            <w:noProof/>
            <w:webHidden/>
          </w:rPr>
          <w:fldChar w:fldCharType="begin"/>
        </w:r>
        <w:r>
          <w:rPr>
            <w:noProof/>
            <w:webHidden/>
          </w:rPr>
          <w:instrText xml:space="preserve"> PAGEREF _Toc183468043 \h </w:instrText>
        </w:r>
        <w:r>
          <w:rPr>
            <w:noProof/>
            <w:webHidden/>
          </w:rPr>
        </w:r>
        <w:r>
          <w:rPr>
            <w:noProof/>
            <w:webHidden/>
          </w:rPr>
          <w:fldChar w:fldCharType="separate"/>
        </w:r>
        <w:r w:rsidR="002C5966">
          <w:rPr>
            <w:noProof/>
            <w:webHidden/>
          </w:rPr>
          <w:t>23</w:t>
        </w:r>
        <w:r>
          <w:rPr>
            <w:noProof/>
            <w:webHidden/>
          </w:rPr>
          <w:fldChar w:fldCharType="end"/>
        </w:r>
      </w:hyperlink>
    </w:p>
    <w:p w14:paraId="5C7392DF" w14:textId="2FBB59D2" w:rsidR="00B57502" w:rsidRDefault="00B57502">
      <w:pPr>
        <w:pStyle w:val="Tabladeilustraciones"/>
        <w:tabs>
          <w:tab w:val="right" w:leader="dot" w:pos="8828"/>
        </w:tabs>
        <w:rPr>
          <w:rFonts w:eastAsiaTheme="minorEastAsia"/>
          <w:noProof/>
          <w:sz w:val="24"/>
          <w:szCs w:val="24"/>
          <w:lang w:eastAsia="es-CL"/>
        </w:rPr>
      </w:pPr>
      <w:hyperlink w:anchor="_Toc183468044" w:history="1">
        <w:r w:rsidRPr="00F1757F">
          <w:rPr>
            <w:rStyle w:val="Hipervnculo"/>
            <w:noProof/>
          </w:rPr>
          <w:t>Ilustración 4 -Diagrama Gantt con actividades</w:t>
        </w:r>
        <w:r>
          <w:rPr>
            <w:noProof/>
            <w:webHidden/>
          </w:rPr>
          <w:tab/>
        </w:r>
        <w:r>
          <w:rPr>
            <w:noProof/>
            <w:webHidden/>
          </w:rPr>
          <w:fldChar w:fldCharType="begin"/>
        </w:r>
        <w:r>
          <w:rPr>
            <w:noProof/>
            <w:webHidden/>
          </w:rPr>
          <w:instrText xml:space="preserve"> PAGEREF _Toc183468044 \h </w:instrText>
        </w:r>
        <w:r>
          <w:rPr>
            <w:noProof/>
            <w:webHidden/>
          </w:rPr>
        </w:r>
        <w:r>
          <w:rPr>
            <w:noProof/>
            <w:webHidden/>
          </w:rPr>
          <w:fldChar w:fldCharType="separate"/>
        </w:r>
        <w:r w:rsidR="002C5966">
          <w:rPr>
            <w:noProof/>
            <w:webHidden/>
          </w:rPr>
          <w:t>28</w:t>
        </w:r>
        <w:r>
          <w:rPr>
            <w:noProof/>
            <w:webHidden/>
          </w:rPr>
          <w:fldChar w:fldCharType="end"/>
        </w:r>
      </w:hyperlink>
    </w:p>
    <w:p w14:paraId="58D65046" w14:textId="3D3A1049" w:rsidR="00B57502" w:rsidRDefault="00B57502">
      <w:pPr>
        <w:pStyle w:val="Tabladeilustraciones"/>
        <w:tabs>
          <w:tab w:val="right" w:leader="dot" w:pos="8828"/>
        </w:tabs>
        <w:rPr>
          <w:rFonts w:eastAsiaTheme="minorEastAsia"/>
          <w:noProof/>
          <w:sz w:val="24"/>
          <w:szCs w:val="24"/>
          <w:lang w:eastAsia="es-CL"/>
        </w:rPr>
      </w:pPr>
      <w:hyperlink w:anchor="_Toc183468045" w:history="1">
        <w:r w:rsidRPr="00F1757F">
          <w:rPr>
            <w:rStyle w:val="Hipervnculo"/>
            <w:noProof/>
          </w:rPr>
          <w:t>Ilustración 5 - Diagrama Gantt con línea temporal.</w:t>
        </w:r>
        <w:r>
          <w:rPr>
            <w:noProof/>
            <w:webHidden/>
          </w:rPr>
          <w:tab/>
        </w:r>
        <w:r>
          <w:rPr>
            <w:noProof/>
            <w:webHidden/>
          </w:rPr>
          <w:fldChar w:fldCharType="begin"/>
        </w:r>
        <w:r>
          <w:rPr>
            <w:noProof/>
            <w:webHidden/>
          </w:rPr>
          <w:instrText xml:space="preserve"> PAGEREF _Toc183468045 \h </w:instrText>
        </w:r>
        <w:r>
          <w:rPr>
            <w:noProof/>
            <w:webHidden/>
          </w:rPr>
        </w:r>
        <w:r>
          <w:rPr>
            <w:noProof/>
            <w:webHidden/>
          </w:rPr>
          <w:fldChar w:fldCharType="separate"/>
        </w:r>
        <w:r w:rsidR="002C5966">
          <w:rPr>
            <w:noProof/>
            <w:webHidden/>
          </w:rPr>
          <w:t>29</w:t>
        </w:r>
        <w:r>
          <w:rPr>
            <w:noProof/>
            <w:webHidden/>
          </w:rPr>
          <w:fldChar w:fldCharType="end"/>
        </w:r>
      </w:hyperlink>
    </w:p>
    <w:p w14:paraId="30D27069" w14:textId="5AA8D286" w:rsidR="00B57502" w:rsidRDefault="00B57502">
      <w:pPr>
        <w:pStyle w:val="Tabladeilustraciones"/>
        <w:tabs>
          <w:tab w:val="right" w:leader="dot" w:pos="8828"/>
        </w:tabs>
        <w:rPr>
          <w:rFonts w:eastAsiaTheme="minorEastAsia"/>
          <w:noProof/>
          <w:sz w:val="24"/>
          <w:szCs w:val="24"/>
          <w:lang w:eastAsia="es-CL"/>
        </w:rPr>
      </w:pPr>
      <w:hyperlink w:anchor="_Toc183468046" w:history="1">
        <w:r w:rsidRPr="00F1757F">
          <w:rPr>
            <w:rStyle w:val="Hipervnculo"/>
            <w:noProof/>
          </w:rPr>
          <w:t>Ilustración 6 - Flujo registro usuario/empresa</w:t>
        </w:r>
        <w:r>
          <w:rPr>
            <w:noProof/>
            <w:webHidden/>
          </w:rPr>
          <w:tab/>
        </w:r>
        <w:r>
          <w:rPr>
            <w:noProof/>
            <w:webHidden/>
          </w:rPr>
          <w:fldChar w:fldCharType="begin"/>
        </w:r>
        <w:r>
          <w:rPr>
            <w:noProof/>
            <w:webHidden/>
          </w:rPr>
          <w:instrText xml:space="preserve"> PAGEREF _Toc183468046 \h </w:instrText>
        </w:r>
        <w:r>
          <w:rPr>
            <w:noProof/>
            <w:webHidden/>
          </w:rPr>
        </w:r>
        <w:r>
          <w:rPr>
            <w:noProof/>
            <w:webHidden/>
          </w:rPr>
          <w:fldChar w:fldCharType="separate"/>
        </w:r>
        <w:r w:rsidR="002C5966">
          <w:rPr>
            <w:noProof/>
            <w:webHidden/>
          </w:rPr>
          <w:t>32</w:t>
        </w:r>
        <w:r>
          <w:rPr>
            <w:noProof/>
            <w:webHidden/>
          </w:rPr>
          <w:fldChar w:fldCharType="end"/>
        </w:r>
      </w:hyperlink>
    </w:p>
    <w:p w14:paraId="142F43F7" w14:textId="5BE1F6E1" w:rsidR="00B57502" w:rsidRDefault="00B57502">
      <w:pPr>
        <w:pStyle w:val="Tabladeilustraciones"/>
        <w:tabs>
          <w:tab w:val="right" w:leader="dot" w:pos="8828"/>
        </w:tabs>
        <w:rPr>
          <w:rFonts w:eastAsiaTheme="minorEastAsia"/>
          <w:noProof/>
          <w:sz w:val="24"/>
          <w:szCs w:val="24"/>
          <w:lang w:eastAsia="es-CL"/>
        </w:rPr>
      </w:pPr>
      <w:hyperlink w:anchor="_Toc183468047" w:history="1">
        <w:r w:rsidRPr="00F1757F">
          <w:rPr>
            <w:rStyle w:val="Hipervnculo"/>
            <w:noProof/>
          </w:rPr>
          <w:t>Ilustración 7- Flujo generación de transporte</w:t>
        </w:r>
        <w:r>
          <w:rPr>
            <w:noProof/>
            <w:webHidden/>
          </w:rPr>
          <w:tab/>
        </w:r>
        <w:r>
          <w:rPr>
            <w:noProof/>
            <w:webHidden/>
          </w:rPr>
          <w:fldChar w:fldCharType="begin"/>
        </w:r>
        <w:r>
          <w:rPr>
            <w:noProof/>
            <w:webHidden/>
          </w:rPr>
          <w:instrText xml:space="preserve"> PAGEREF _Toc183468047 \h </w:instrText>
        </w:r>
        <w:r>
          <w:rPr>
            <w:noProof/>
            <w:webHidden/>
          </w:rPr>
        </w:r>
        <w:r>
          <w:rPr>
            <w:noProof/>
            <w:webHidden/>
          </w:rPr>
          <w:fldChar w:fldCharType="separate"/>
        </w:r>
        <w:r w:rsidR="002C5966">
          <w:rPr>
            <w:noProof/>
            <w:webHidden/>
          </w:rPr>
          <w:t>33</w:t>
        </w:r>
        <w:r>
          <w:rPr>
            <w:noProof/>
            <w:webHidden/>
          </w:rPr>
          <w:fldChar w:fldCharType="end"/>
        </w:r>
      </w:hyperlink>
    </w:p>
    <w:p w14:paraId="744F09B5" w14:textId="686A721B" w:rsidR="00B57502" w:rsidRDefault="00B57502">
      <w:pPr>
        <w:pStyle w:val="Tabladeilustraciones"/>
        <w:tabs>
          <w:tab w:val="right" w:leader="dot" w:pos="8828"/>
        </w:tabs>
        <w:rPr>
          <w:rFonts w:eastAsiaTheme="minorEastAsia"/>
          <w:noProof/>
          <w:sz w:val="24"/>
          <w:szCs w:val="24"/>
          <w:lang w:eastAsia="es-CL"/>
        </w:rPr>
      </w:pPr>
      <w:hyperlink w:anchor="_Toc183468048" w:history="1">
        <w:r w:rsidRPr="00F1757F">
          <w:rPr>
            <w:rStyle w:val="Hipervnculo"/>
            <w:noProof/>
          </w:rPr>
          <w:t>Ilustración 8 - Seguimiento de orden</w:t>
        </w:r>
        <w:r>
          <w:rPr>
            <w:noProof/>
            <w:webHidden/>
          </w:rPr>
          <w:tab/>
        </w:r>
        <w:r>
          <w:rPr>
            <w:noProof/>
            <w:webHidden/>
          </w:rPr>
          <w:fldChar w:fldCharType="begin"/>
        </w:r>
        <w:r>
          <w:rPr>
            <w:noProof/>
            <w:webHidden/>
          </w:rPr>
          <w:instrText xml:space="preserve"> PAGEREF _Toc183468048 \h </w:instrText>
        </w:r>
        <w:r>
          <w:rPr>
            <w:noProof/>
            <w:webHidden/>
          </w:rPr>
        </w:r>
        <w:r>
          <w:rPr>
            <w:noProof/>
            <w:webHidden/>
          </w:rPr>
          <w:fldChar w:fldCharType="separate"/>
        </w:r>
        <w:r w:rsidR="002C5966">
          <w:rPr>
            <w:noProof/>
            <w:webHidden/>
          </w:rPr>
          <w:t>34</w:t>
        </w:r>
        <w:r>
          <w:rPr>
            <w:noProof/>
            <w:webHidden/>
          </w:rPr>
          <w:fldChar w:fldCharType="end"/>
        </w:r>
      </w:hyperlink>
    </w:p>
    <w:p w14:paraId="173460B0" w14:textId="12C7DC2F" w:rsidR="00B57502" w:rsidRDefault="00B57502">
      <w:pPr>
        <w:pStyle w:val="Tabladeilustraciones"/>
        <w:tabs>
          <w:tab w:val="right" w:leader="dot" w:pos="8828"/>
        </w:tabs>
        <w:rPr>
          <w:rFonts w:eastAsiaTheme="minorEastAsia"/>
          <w:noProof/>
          <w:sz w:val="24"/>
          <w:szCs w:val="24"/>
          <w:lang w:eastAsia="es-CL"/>
        </w:rPr>
      </w:pPr>
      <w:hyperlink w:anchor="_Toc183468049" w:history="1">
        <w:r w:rsidRPr="00F1757F">
          <w:rPr>
            <w:rStyle w:val="Hipervnculo"/>
            <w:noProof/>
          </w:rPr>
          <w:t>Ilustración 9 - Caso de uso -Registro de Usuario</w:t>
        </w:r>
        <w:r>
          <w:rPr>
            <w:noProof/>
            <w:webHidden/>
          </w:rPr>
          <w:tab/>
        </w:r>
        <w:r>
          <w:rPr>
            <w:noProof/>
            <w:webHidden/>
          </w:rPr>
          <w:fldChar w:fldCharType="begin"/>
        </w:r>
        <w:r>
          <w:rPr>
            <w:noProof/>
            <w:webHidden/>
          </w:rPr>
          <w:instrText xml:space="preserve"> PAGEREF _Toc183468049 \h </w:instrText>
        </w:r>
        <w:r>
          <w:rPr>
            <w:noProof/>
            <w:webHidden/>
          </w:rPr>
        </w:r>
        <w:r>
          <w:rPr>
            <w:noProof/>
            <w:webHidden/>
          </w:rPr>
          <w:fldChar w:fldCharType="separate"/>
        </w:r>
        <w:r w:rsidR="002C5966">
          <w:rPr>
            <w:noProof/>
            <w:webHidden/>
          </w:rPr>
          <w:t>35</w:t>
        </w:r>
        <w:r>
          <w:rPr>
            <w:noProof/>
            <w:webHidden/>
          </w:rPr>
          <w:fldChar w:fldCharType="end"/>
        </w:r>
      </w:hyperlink>
    </w:p>
    <w:p w14:paraId="4F6E0432" w14:textId="53C7C7A1" w:rsidR="00B57502" w:rsidRDefault="00B57502">
      <w:pPr>
        <w:pStyle w:val="Tabladeilustraciones"/>
        <w:tabs>
          <w:tab w:val="right" w:leader="dot" w:pos="8828"/>
        </w:tabs>
        <w:rPr>
          <w:rFonts w:eastAsiaTheme="minorEastAsia"/>
          <w:noProof/>
          <w:sz w:val="24"/>
          <w:szCs w:val="24"/>
          <w:lang w:eastAsia="es-CL"/>
        </w:rPr>
      </w:pPr>
      <w:hyperlink w:anchor="_Toc183468050" w:history="1">
        <w:r w:rsidRPr="00F1757F">
          <w:rPr>
            <w:rStyle w:val="Hipervnculo"/>
            <w:noProof/>
          </w:rPr>
          <w:t>Ilustración 10 - Caso de uso - Inicio de Sesión</w:t>
        </w:r>
        <w:r>
          <w:rPr>
            <w:noProof/>
            <w:webHidden/>
          </w:rPr>
          <w:tab/>
        </w:r>
        <w:r>
          <w:rPr>
            <w:noProof/>
            <w:webHidden/>
          </w:rPr>
          <w:fldChar w:fldCharType="begin"/>
        </w:r>
        <w:r>
          <w:rPr>
            <w:noProof/>
            <w:webHidden/>
          </w:rPr>
          <w:instrText xml:space="preserve"> PAGEREF _Toc183468050 \h </w:instrText>
        </w:r>
        <w:r>
          <w:rPr>
            <w:noProof/>
            <w:webHidden/>
          </w:rPr>
        </w:r>
        <w:r>
          <w:rPr>
            <w:noProof/>
            <w:webHidden/>
          </w:rPr>
          <w:fldChar w:fldCharType="separate"/>
        </w:r>
        <w:r w:rsidR="002C5966">
          <w:rPr>
            <w:noProof/>
            <w:webHidden/>
          </w:rPr>
          <w:t>36</w:t>
        </w:r>
        <w:r>
          <w:rPr>
            <w:noProof/>
            <w:webHidden/>
          </w:rPr>
          <w:fldChar w:fldCharType="end"/>
        </w:r>
      </w:hyperlink>
    </w:p>
    <w:p w14:paraId="4AA3DE36" w14:textId="35A95F53" w:rsidR="00B57502" w:rsidRDefault="00B57502">
      <w:pPr>
        <w:pStyle w:val="Tabladeilustraciones"/>
        <w:tabs>
          <w:tab w:val="right" w:leader="dot" w:pos="8828"/>
        </w:tabs>
        <w:rPr>
          <w:rFonts w:eastAsiaTheme="minorEastAsia"/>
          <w:noProof/>
          <w:sz w:val="24"/>
          <w:szCs w:val="24"/>
          <w:lang w:eastAsia="es-CL"/>
        </w:rPr>
      </w:pPr>
      <w:hyperlink w:anchor="_Toc183468051" w:history="1">
        <w:r w:rsidRPr="00F1757F">
          <w:rPr>
            <w:rStyle w:val="Hipervnculo"/>
            <w:noProof/>
          </w:rPr>
          <w:t>Ilustración 11- Caso de uso - Recuperación de Contraseña</w:t>
        </w:r>
        <w:r>
          <w:rPr>
            <w:noProof/>
            <w:webHidden/>
          </w:rPr>
          <w:tab/>
        </w:r>
        <w:r>
          <w:rPr>
            <w:noProof/>
            <w:webHidden/>
          </w:rPr>
          <w:fldChar w:fldCharType="begin"/>
        </w:r>
        <w:r>
          <w:rPr>
            <w:noProof/>
            <w:webHidden/>
          </w:rPr>
          <w:instrText xml:space="preserve"> PAGEREF _Toc183468051 \h </w:instrText>
        </w:r>
        <w:r>
          <w:rPr>
            <w:noProof/>
            <w:webHidden/>
          </w:rPr>
        </w:r>
        <w:r>
          <w:rPr>
            <w:noProof/>
            <w:webHidden/>
          </w:rPr>
          <w:fldChar w:fldCharType="separate"/>
        </w:r>
        <w:r w:rsidR="002C5966">
          <w:rPr>
            <w:noProof/>
            <w:webHidden/>
          </w:rPr>
          <w:t>37</w:t>
        </w:r>
        <w:r>
          <w:rPr>
            <w:noProof/>
            <w:webHidden/>
          </w:rPr>
          <w:fldChar w:fldCharType="end"/>
        </w:r>
      </w:hyperlink>
    </w:p>
    <w:p w14:paraId="0B90949D" w14:textId="3F7CDECB" w:rsidR="00B57502" w:rsidRDefault="00B57502">
      <w:pPr>
        <w:pStyle w:val="Tabladeilustraciones"/>
        <w:tabs>
          <w:tab w:val="right" w:leader="dot" w:pos="8828"/>
        </w:tabs>
        <w:rPr>
          <w:rFonts w:eastAsiaTheme="minorEastAsia"/>
          <w:noProof/>
          <w:sz w:val="24"/>
          <w:szCs w:val="24"/>
          <w:lang w:eastAsia="es-CL"/>
        </w:rPr>
      </w:pPr>
      <w:hyperlink w:anchor="_Toc183468052" w:history="1">
        <w:r w:rsidRPr="00F1757F">
          <w:rPr>
            <w:rStyle w:val="Hipervnculo"/>
            <w:noProof/>
          </w:rPr>
          <w:t>Ilustración 12 - Caso de uso - Creación de empresa</w:t>
        </w:r>
        <w:r>
          <w:rPr>
            <w:noProof/>
            <w:webHidden/>
          </w:rPr>
          <w:tab/>
        </w:r>
        <w:r>
          <w:rPr>
            <w:noProof/>
            <w:webHidden/>
          </w:rPr>
          <w:fldChar w:fldCharType="begin"/>
        </w:r>
        <w:r>
          <w:rPr>
            <w:noProof/>
            <w:webHidden/>
          </w:rPr>
          <w:instrText xml:space="preserve"> PAGEREF _Toc183468052 \h </w:instrText>
        </w:r>
        <w:r>
          <w:rPr>
            <w:noProof/>
            <w:webHidden/>
          </w:rPr>
        </w:r>
        <w:r>
          <w:rPr>
            <w:noProof/>
            <w:webHidden/>
          </w:rPr>
          <w:fldChar w:fldCharType="separate"/>
        </w:r>
        <w:r w:rsidR="002C5966">
          <w:rPr>
            <w:noProof/>
            <w:webHidden/>
          </w:rPr>
          <w:t>38</w:t>
        </w:r>
        <w:r>
          <w:rPr>
            <w:noProof/>
            <w:webHidden/>
          </w:rPr>
          <w:fldChar w:fldCharType="end"/>
        </w:r>
      </w:hyperlink>
    </w:p>
    <w:p w14:paraId="44A1FA17" w14:textId="129C1910" w:rsidR="00B57502" w:rsidRDefault="00B57502">
      <w:pPr>
        <w:pStyle w:val="Tabladeilustraciones"/>
        <w:tabs>
          <w:tab w:val="right" w:leader="dot" w:pos="8828"/>
        </w:tabs>
        <w:rPr>
          <w:rFonts w:eastAsiaTheme="minorEastAsia"/>
          <w:noProof/>
          <w:sz w:val="24"/>
          <w:szCs w:val="24"/>
          <w:lang w:eastAsia="es-CL"/>
        </w:rPr>
      </w:pPr>
      <w:hyperlink w:anchor="_Toc183468053" w:history="1">
        <w:r w:rsidRPr="00F1757F">
          <w:rPr>
            <w:rStyle w:val="Hipervnculo"/>
            <w:noProof/>
          </w:rPr>
          <w:t>Ilustración 13 - Caso de uso - Edición de Datos de Empresa</w:t>
        </w:r>
        <w:r>
          <w:rPr>
            <w:noProof/>
            <w:webHidden/>
          </w:rPr>
          <w:tab/>
        </w:r>
        <w:r>
          <w:rPr>
            <w:noProof/>
            <w:webHidden/>
          </w:rPr>
          <w:fldChar w:fldCharType="begin"/>
        </w:r>
        <w:r>
          <w:rPr>
            <w:noProof/>
            <w:webHidden/>
          </w:rPr>
          <w:instrText xml:space="preserve"> PAGEREF _Toc183468053 \h </w:instrText>
        </w:r>
        <w:r>
          <w:rPr>
            <w:noProof/>
            <w:webHidden/>
          </w:rPr>
        </w:r>
        <w:r>
          <w:rPr>
            <w:noProof/>
            <w:webHidden/>
          </w:rPr>
          <w:fldChar w:fldCharType="separate"/>
        </w:r>
        <w:r w:rsidR="002C5966">
          <w:rPr>
            <w:noProof/>
            <w:webHidden/>
          </w:rPr>
          <w:t>39</w:t>
        </w:r>
        <w:r>
          <w:rPr>
            <w:noProof/>
            <w:webHidden/>
          </w:rPr>
          <w:fldChar w:fldCharType="end"/>
        </w:r>
      </w:hyperlink>
    </w:p>
    <w:p w14:paraId="150420E5" w14:textId="2F03E1EB" w:rsidR="00B57502" w:rsidRDefault="00B57502">
      <w:pPr>
        <w:pStyle w:val="Tabladeilustraciones"/>
        <w:tabs>
          <w:tab w:val="right" w:leader="dot" w:pos="8828"/>
        </w:tabs>
        <w:rPr>
          <w:rFonts w:eastAsiaTheme="minorEastAsia"/>
          <w:noProof/>
          <w:sz w:val="24"/>
          <w:szCs w:val="24"/>
          <w:lang w:eastAsia="es-CL"/>
        </w:rPr>
      </w:pPr>
      <w:hyperlink w:anchor="_Toc183468054" w:history="1">
        <w:r w:rsidRPr="00F1757F">
          <w:rPr>
            <w:rStyle w:val="Hipervnculo"/>
            <w:noProof/>
          </w:rPr>
          <w:t>Ilustración 14 - Caso de uso - Generación de Orden de Transporte</w:t>
        </w:r>
        <w:r>
          <w:rPr>
            <w:noProof/>
            <w:webHidden/>
          </w:rPr>
          <w:tab/>
        </w:r>
        <w:r>
          <w:rPr>
            <w:noProof/>
            <w:webHidden/>
          </w:rPr>
          <w:fldChar w:fldCharType="begin"/>
        </w:r>
        <w:r>
          <w:rPr>
            <w:noProof/>
            <w:webHidden/>
          </w:rPr>
          <w:instrText xml:space="preserve"> PAGEREF _Toc183468054 \h </w:instrText>
        </w:r>
        <w:r>
          <w:rPr>
            <w:noProof/>
            <w:webHidden/>
          </w:rPr>
        </w:r>
        <w:r>
          <w:rPr>
            <w:noProof/>
            <w:webHidden/>
          </w:rPr>
          <w:fldChar w:fldCharType="separate"/>
        </w:r>
        <w:r w:rsidR="002C5966">
          <w:rPr>
            <w:noProof/>
            <w:webHidden/>
          </w:rPr>
          <w:t>40</w:t>
        </w:r>
        <w:r>
          <w:rPr>
            <w:noProof/>
            <w:webHidden/>
          </w:rPr>
          <w:fldChar w:fldCharType="end"/>
        </w:r>
      </w:hyperlink>
    </w:p>
    <w:p w14:paraId="5A6EB12E" w14:textId="42F7CDC6" w:rsidR="00B57502" w:rsidRDefault="00B57502">
      <w:pPr>
        <w:pStyle w:val="Tabladeilustraciones"/>
        <w:tabs>
          <w:tab w:val="right" w:leader="dot" w:pos="8828"/>
        </w:tabs>
        <w:rPr>
          <w:rFonts w:eastAsiaTheme="minorEastAsia"/>
          <w:noProof/>
          <w:sz w:val="24"/>
          <w:szCs w:val="24"/>
          <w:lang w:eastAsia="es-CL"/>
        </w:rPr>
      </w:pPr>
      <w:hyperlink w:anchor="_Toc183468055" w:history="1">
        <w:r w:rsidRPr="00F1757F">
          <w:rPr>
            <w:rStyle w:val="Hipervnculo"/>
            <w:noProof/>
          </w:rPr>
          <w:t>Ilustración 15 - Caso de uso - Seguimiento de Orden</w:t>
        </w:r>
        <w:r>
          <w:rPr>
            <w:noProof/>
            <w:webHidden/>
          </w:rPr>
          <w:tab/>
        </w:r>
        <w:r>
          <w:rPr>
            <w:noProof/>
            <w:webHidden/>
          </w:rPr>
          <w:fldChar w:fldCharType="begin"/>
        </w:r>
        <w:r>
          <w:rPr>
            <w:noProof/>
            <w:webHidden/>
          </w:rPr>
          <w:instrText xml:space="preserve"> PAGEREF _Toc183468055 \h </w:instrText>
        </w:r>
        <w:r>
          <w:rPr>
            <w:noProof/>
            <w:webHidden/>
          </w:rPr>
        </w:r>
        <w:r>
          <w:rPr>
            <w:noProof/>
            <w:webHidden/>
          </w:rPr>
          <w:fldChar w:fldCharType="separate"/>
        </w:r>
        <w:r w:rsidR="002C5966">
          <w:rPr>
            <w:noProof/>
            <w:webHidden/>
          </w:rPr>
          <w:t>41</w:t>
        </w:r>
        <w:r>
          <w:rPr>
            <w:noProof/>
            <w:webHidden/>
          </w:rPr>
          <w:fldChar w:fldCharType="end"/>
        </w:r>
      </w:hyperlink>
    </w:p>
    <w:p w14:paraId="63901032" w14:textId="43605BF2" w:rsidR="00B57502" w:rsidRDefault="00B57502">
      <w:pPr>
        <w:pStyle w:val="Tabladeilustraciones"/>
        <w:tabs>
          <w:tab w:val="right" w:leader="dot" w:pos="8828"/>
        </w:tabs>
        <w:rPr>
          <w:rFonts w:eastAsiaTheme="minorEastAsia"/>
          <w:noProof/>
          <w:sz w:val="24"/>
          <w:szCs w:val="24"/>
          <w:lang w:eastAsia="es-CL"/>
        </w:rPr>
      </w:pPr>
      <w:hyperlink w:anchor="_Toc183468056" w:history="1">
        <w:r w:rsidRPr="00F1757F">
          <w:rPr>
            <w:rStyle w:val="Hipervnculo"/>
            <w:noProof/>
          </w:rPr>
          <w:t>Ilustración 16 - Caso de uso - Notificaciones</w:t>
        </w:r>
        <w:r>
          <w:rPr>
            <w:noProof/>
            <w:webHidden/>
          </w:rPr>
          <w:tab/>
        </w:r>
        <w:r>
          <w:rPr>
            <w:noProof/>
            <w:webHidden/>
          </w:rPr>
          <w:fldChar w:fldCharType="begin"/>
        </w:r>
        <w:r>
          <w:rPr>
            <w:noProof/>
            <w:webHidden/>
          </w:rPr>
          <w:instrText xml:space="preserve"> PAGEREF _Toc183468056 \h </w:instrText>
        </w:r>
        <w:r>
          <w:rPr>
            <w:noProof/>
            <w:webHidden/>
          </w:rPr>
        </w:r>
        <w:r>
          <w:rPr>
            <w:noProof/>
            <w:webHidden/>
          </w:rPr>
          <w:fldChar w:fldCharType="separate"/>
        </w:r>
        <w:r w:rsidR="002C5966">
          <w:rPr>
            <w:noProof/>
            <w:webHidden/>
          </w:rPr>
          <w:t>42</w:t>
        </w:r>
        <w:r>
          <w:rPr>
            <w:noProof/>
            <w:webHidden/>
          </w:rPr>
          <w:fldChar w:fldCharType="end"/>
        </w:r>
      </w:hyperlink>
    </w:p>
    <w:p w14:paraId="28CA29E1" w14:textId="34A73F7A" w:rsidR="00B57502" w:rsidRDefault="00B57502">
      <w:pPr>
        <w:pStyle w:val="Tabladeilustraciones"/>
        <w:tabs>
          <w:tab w:val="right" w:leader="dot" w:pos="8828"/>
        </w:tabs>
        <w:rPr>
          <w:rFonts w:eastAsiaTheme="minorEastAsia"/>
          <w:noProof/>
          <w:sz w:val="24"/>
          <w:szCs w:val="24"/>
          <w:lang w:eastAsia="es-CL"/>
        </w:rPr>
      </w:pPr>
      <w:hyperlink w:anchor="_Toc183468057" w:history="1">
        <w:r w:rsidRPr="00F1757F">
          <w:rPr>
            <w:rStyle w:val="Hipervnculo"/>
            <w:noProof/>
          </w:rPr>
          <w:t>Ilustración 17 - Caso de uso - Gestión de Órdenes</w:t>
        </w:r>
        <w:r>
          <w:rPr>
            <w:noProof/>
            <w:webHidden/>
          </w:rPr>
          <w:tab/>
        </w:r>
        <w:r>
          <w:rPr>
            <w:noProof/>
            <w:webHidden/>
          </w:rPr>
          <w:fldChar w:fldCharType="begin"/>
        </w:r>
        <w:r>
          <w:rPr>
            <w:noProof/>
            <w:webHidden/>
          </w:rPr>
          <w:instrText xml:space="preserve"> PAGEREF _Toc183468057 \h </w:instrText>
        </w:r>
        <w:r>
          <w:rPr>
            <w:noProof/>
            <w:webHidden/>
          </w:rPr>
        </w:r>
        <w:r>
          <w:rPr>
            <w:noProof/>
            <w:webHidden/>
          </w:rPr>
          <w:fldChar w:fldCharType="separate"/>
        </w:r>
        <w:r w:rsidR="002C5966">
          <w:rPr>
            <w:noProof/>
            <w:webHidden/>
          </w:rPr>
          <w:t>43</w:t>
        </w:r>
        <w:r>
          <w:rPr>
            <w:noProof/>
            <w:webHidden/>
          </w:rPr>
          <w:fldChar w:fldCharType="end"/>
        </w:r>
      </w:hyperlink>
    </w:p>
    <w:p w14:paraId="6EB55CCD" w14:textId="649E1A72" w:rsidR="00B57502" w:rsidRDefault="00B57502">
      <w:pPr>
        <w:pStyle w:val="Tabladeilustraciones"/>
        <w:tabs>
          <w:tab w:val="right" w:leader="dot" w:pos="8828"/>
        </w:tabs>
        <w:rPr>
          <w:rFonts w:eastAsiaTheme="minorEastAsia"/>
          <w:noProof/>
          <w:sz w:val="24"/>
          <w:szCs w:val="24"/>
          <w:lang w:eastAsia="es-CL"/>
        </w:rPr>
      </w:pPr>
      <w:hyperlink w:anchor="_Toc183468058" w:history="1">
        <w:r w:rsidRPr="00F1757F">
          <w:rPr>
            <w:rStyle w:val="Hipervnculo"/>
            <w:noProof/>
          </w:rPr>
          <w:t>Ilustración 18 - Caso de uso - Generación de reportes</w:t>
        </w:r>
        <w:r>
          <w:rPr>
            <w:noProof/>
            <w:webHidden/>
          </w:rPr>
          <w:tab/>
        </w:r>
        <w:r>
          <w:rPr>
            <w:noProof/>
            <w:webHidden/>
          </w:rPr>
          <w:fldChar w:fldCharType="begin"/>
        </w:r>
        <w:r>
          <w:rPr>
            <w:noProof/>
            <w:webHidden/>
          </w:rPr>
          <w:instrText xml:space="preserve"> PAGEREF _Toc183468058 \h </w:instrText>
        </w:r>
        <w:r>
          <w:rPr>
            <w:noProof/>
            <w:webHidden/>
          </w:rPr>
        </w:r>
        <w:r>
          <w:rPr>
            <w:noProof/>
            <w:webHidden/>
          </w:rPr>
          <w:fldChar w:fldCharType="separate"/>
        </w:r>
        <w:r w:rsidR="002C5966">
          <w:rPr>
            <w:noProof/>
            <w:webHidden/>
          </w:rPr>
          <w:t>44</w:t>
        </w:r>
        <w:r>
          <w:rPr>
            <w:noProof/>
            <w:webHidden/>
          </w:rPr>
          <w:fldChar w:fldCharType="end"/>
        </w:r>
      </w:hyperlink>
    </w:p>
    <w:p w14:paraId="3EB609ED" w14:textId="09A19FCD" w:rsidR="00B57502" w:rsidRDefault="00B57502">
      <w:pPr>
        <w:pStyle w:val="Tabladeilustraciones"/>
        <w:tabs>
          <w:tab w:val="right" w:leader="dot" w:pos="8828"/>
        </w:tabs>
        <w:rPr>
          <w:rFonts w:eastAsiaTheme="minorEastAsia"/>
          <w:noProof/>
          <w:sz w:val="24"/>
          <w:szCs w:val="24"/>
          <w:lang w:eastAsia="es-CL"/>
        </w:rPr>
      </w:pPr>
      <w:hyperlink w:anchor="_Toc183468059" w:history="1">
        <w:r w:rsidRPr="00F1757F">
          <w:rPr>
            <w:rStyle w:val="Hipervnculo"/>
            <w:noProof/>
          </w:rPr>
          <w:t>Ilustración 19 - Modelo de 3 capas</w:t>
        </w:r>
        <w:r>
          <w:rPr>
            <w:noProof/>
            <w:webHidden/>
          </w:rPr>
          <w:tab/>
        </w:r>
        <w:r>
          <w:rPr>
            <w:noProof/>
            <w:webHidden/>
          </w:rPr>
          <w:fldChar w:fldCharType="begin"/>
        </w:r>
        <w:r>
          <w:rPr>
            <w:noProof/>
            <w:webHidden/>
          </w:rPr>
          <w:instrText xml:space="preserve"> PAGEREF _Toc183468059 \h </w:instrText>
        </w:r>
        <w:r>
          <w:rPr>
            <w:noProof/>
            <w:webHidden/>
          </w:rPr>
        </w:r>
        <w:r>
          <w:rPr>
            <w:noProof/>
            <w:webHidden/>
          </w:rPr>
          <w:fldChar w:fldCharType="separate"/>
        </w:r>
        <w:r w:rsidR="002C5966">
          <w:rPr>
            <w:noProof/>
            <w:webHidden/>
          </w:rPr>
          <w:t>46</w:t>
        </w:r>
        <w:r>
          <w:rPr>
            <w:noProof/>
            <w:webHidden/>
          </w:rPr>
          <w:fldChar w:fldCharType="end"/>
        </w:r>
      </w:hyperlink>
    </w:p>
    <w:p w14:paraId="68A7A0D6" w14:textId="6F55AF9E" w:rsidR="00B57502" w:rsidRDefault="00B57502">
      <w:pPr>
        <w:pStyle w:val="Tabladeilustraciones"/>
        <w:tabs>
          <w:tab w:val="right" w:leader="dot" w:pos="8828"/>
        </w:tabs>
        <w:rPr>
          <w:rFonts w:eastAsiaTheme="minorEastAsia"/>
          <w:noProof/>
          <w:sz w:val="24"/>
          <w:szCs w:val="24"/>
          <w:lang w:eastAsia="es-CL"/>
        </w:rPr>
      </w:pPr>
      <w:hyperlink w:anchor="_Toc183468060" w:history="1">
        <w:r w:rsidRPr="00F1757F">
          <w:rPr>
            <w:rStyle w:val="Hipervnculo"/>
            <w:noProof/>
          </w:rPr>
          <w:t>Ilustración 20 - Infraestructura en Microsoft Azure</w:t>
        </w:r>
        <w:r>
          <w:rPr>
            <w:noProof/>
            <w:webHidden/>
          </w:rPr>
          <w:tab/>
        </w:r>
        <w:r>
          <w:rPr>
            <w:noProof/>
            <w:webHidden/>
          </w:rPr>
          <w:fldChar w:fldCharType="begin"/>
        </w:r>
        <w:r>
          <w:rPr>
            <w:noProof/>
            <w:webHidden/>
          </w:rPr>
          <w:instrText xml:space="preserve"> PAGEREF _Toc183468060 \h </w:instrText>
        </w:r>
        <w:r>
          <w:rPr>
            <w:noProof/>
            <w:webHidden/>
          </w:rPr>
        </w:r>
        <w:r>
          <w:rPr>
            <w:noProof/>
            <w:webHidden/>
          </w:rPr>
          <w:fldChar w:fldCharType="separate"/>
        </w:r>
        <w:r w:rsidR="002C5966">
          <w:rPr>
            <w:noProof/>
            <w:webHidden/>
          </w:rPr>
          <w:t>48</w:t>
        </w:r>
        <w:r>
          <w:rPr>
            <w:noProof/>
            <w:webHidden/>
          </w:rPr>
          <w:fldChar w:fldCharType="end"/>
        </w:r>
      </w:hyperlink>
    </w:p>
    <w:p w14:paraId="01D2267C" w14:textId="26EEA213" w:rsidR="00B57502" w:rsidRDefault="00B57502">
      <w:pPr>
        <w:pStyle w:val="Tabladeilustraciones"/>
        <w:tabs>
          <w:tab w:val="right" w:leader="dot" w:pos="8828"/>
        </w:tabs>
        <w:rPr>
          <w:rFonts w:eastAsiaTheme="minorEastAsia"/>
          <w:noProof/>
          <w:sz w:val="24"/>
          <w:szCs w:val="24"/>
          <w:lang w:eastAsia="es-CL"/>
        </w:rPr>
      </w:pPr>
      <w:hyperlink w:anchor="_Toc183468061" w:history="1">
        <w:r w:rsidRPr="00F1757F">
          <w:rPr>
            <w:rStyle w:val="Hipervnculo"/>
            <w:noProof/>
          </w:rPr>
          <w:t>Ilustración 21 - implementación de Web APP Services</w:t>
        </w:r>
        <w:r>
          <w:rPr>
            <w:noProof/>
            <w:webHidden/>
          </w:rPr>
          <w:tab/>
        </w:r>
        <w:r>
          <w:rPr>
            <w:noProof/>
            <w:webHidden/>
          </w:rPr>
          <w:fldChar w:fldCharType="begin"/>
        </w:r>
        <w:r>
          <w:rPr>
            <w:noProof/>
            <w:webHidden/>
          </w:rPr>
          <w:instrText xml:space="preserve"> PAGEREF _Toc183468061 \h </w:instrText>
        </w:r>
        <w:r>
          <w:rPr>
            <w:noProof/>
            <w:webHidden/>
          </w:rPr>
        </w:r>
        <w:r>
          <w:rPr>
            <w:noProof/>
            <w:webHidden/>
          </w:rPr>
          <w:fldChar w:fldCharType="separate"/>
        </w:r>
        <w:r w:rsidR="002C5966">
          <w:rPr>
            <w:noProof/>
            <w:webHidden/>
          </w:rPr>
          <w:t>56</w:t>
        </w:r>
        <w:r>
          <w:rPr>
            <w:noProof/>
            <w:webHidden/>
          </w:rPr>
          <w:fldChar w:fldCharType="end"/>
        </w:r>
      </w:hyperlink>
    </w:p>
    <w:p w14:paraId="761B165F" w14:textId="5C6EFE2D" w:rsidR="00B57502" w:rsidRDefault="00B57502">
      <w:pPr>
        <w:pStyle w:val="Tabladeilustraciones"/>
        <w:tabs>
          <w:tab w:val="right" w:leader="dot" w:pos="8828"/>
        </w:tabs>
        <w:rPr>
          <w:rFonts w:eastAsiaTheme="minorEastAsia"/>
          <w:noProof/>
          <w:sz w:val="24"/>
          <w:szCs w:val="24"/>
          <w:lang w:eastAsia="es-CL"/>
        </w:rPr>
      </w:pPr>
      <w:hyperlink w:anchor="_Toc183468062" w:history="1">
        <w:r w:rsidRPr="00F1757F">
          <w:rPr>
            <w:rStyle w:val="Hipervnculo"/>
            <w:noProof/>
          </w:rPr>
          <w:t>Ilustración 22 - Grupo de recursos de Azure</w:t>
        </w:r>
        <w:r>
          <w:rPr>
            <w:noProof/>
            <w:webHidden/>
          </w:rPr>
          <w:tab/>
        </w:r>
        <w:r>
          <w:rPr>
            <w:noProof/>
            <w:webHidden/>
          </w:rPr>
          <w:fldChar w:fldCharType="begin"/>
        </w:r>
        <w:r>
          <w:rPr>
            <w:noProof/>
            <w:webHidden/>
          </w:rPr>
          <w:instrText xml:space="preserve"> PAGEREF _Toc183468062 \h </w:instrText>
        </w:r>
        <w:r>
          <w:rPr>
            <w:noProof/>
            <w:webHidden/>
          </w:rPr>
        </w:r>
        <w:r>
          <w:rPr>
            <w:noProof/>
            <w:webHidden/>
          </w:rPr>
          <w:fldChar w:fldCharType="separate"/>
        </w:r>
        <w:r w:rsidR="002C5966">
          <w:rPr>
            <w:noProof/>
            <w:webHidden/>
          </w:rPr>
          <w:t>57</w:t>
        </w:r>
        <w:r>
          <w:rPr>
            <w:noProof/>
            <w:webHidden/>
          </w:rPr>
          <w:fldChar w:fldCharType="end"/>
        </w:r>
      </w:hyperlink>
    </w:p>
    <w:p w14:paraId="0836249E" w14:textId="60D80453" w:rsidR="00B57502" w:rsidRDefault="00B57502">
      <w:pPr>
        <w:pStyle w:val="Tabladeilustraciones"/>
        <w:tabs>
          <w:tab w:val="right" w:leader="dot" w:pos="8828"/>
        </w:tabs>
        <w:rPr>
          <w:rFonts w:eastAsiaTheme="minorEastAsia"/>
          <w:noProof/>
          <w:sz w:val="24"/>
          <w:szCs w:val="24"/>
          <w:lang w:eastAsia="es-CL"/>
        </w:rPr>
      </w:pPr>
      <w:hyperlink w:anchor="_Toc183468063" w:history="1">
        <w:r w:rsidRPr="00F1757F">
          <w:rPr>
            <w:rStyle w:val="Hipervnculo"/>
            <w:noProof/>
          </w:rPr>
          <w:t>Ilustración 23 - Modelo lógico de datos</w:t>
        </w:r>
        <w:r>
          <w:rPr>
            <w:noProof/>
            <w:webHidden/>
          </w:rPr>
          <w:tab/>
        </w:r>
        <w:r>
          <w:rPr>
            <w:noProof/>
            <w:webHidden/>
          </w:rPr>
          <w:fldChar w:fldCharType="begin"/>
        </w:r>
        <w:r>
          <w:rPr>
            <w:noProof/>
            <w:webHidden/>
          </w:rPr>
          <w:instrText xml:space="preserve"> PAGEREF _Toc183468063 \h </w:instrText>
        </w:r>
        <w:r>
          <w:rPr>
            <w:noProof/>
            <w:webHidden/>
          </w:rPr>
        </w:r>
        <w:r>
          <w:rPr>
            <w:noProof/>
            <w:webHidden/>
          </w:rPr>
          <w:fldChar w:fldCharType="separate"/>
        </w:r>
        <w:r w:rsidR="002C5966">
          <w:rPr>
            <w:noProof/>
            <w:webHidden/>
          </w:rPr>
          <w:t>58</w:t>
        </w:r>
        <w:r>
          <w:rPr>
            <w:noProof/>
            <w:webHidden/>
          </w:rPr>
          <w:fldChar w:fldCharType="end"/>
        </w:r>
      </w:hyperlink>
    </w:p>
    <w:p w14:paraId="20276D62" w14:textId="34DBAA0A" w:rsidR="00B57502" w:rsidRDefault="00B57502">
      <w:pPr>
        <w:pStyle w:val="Tabladeilustraciones"/>
        <w:tabs>
          <w:tab w:val="right" w:leader="dot" w:pos="8828"/>
        </w:tabs>
        <w:rPr>
          <w:rFonts w:eastAsiaTheme="minorEastAsia"/>
          <w:noProof/>
          <w:sz w:val="24"/>
          <w:szCs w:val="24"/>
          <w:lang w:eastAsia="es-CL"/>
        </w:rPr>
      </w:pPr>
      <w:hyperlink w:anchor="_Toc183468064" w:history="1">
        <w:r w:rsidRPr="00F1757F">
          <w:rPr>
            <w:rStyle w:val="Hipervnculo"/>
            <w:noProof/>
          </w:rPr>
          <w:t>Ilustración 24 - Modelo relacional de datos</w:t>
        </w:r>
        <w:r>
          <w:rPr>
            <w:noProof/>
            <w:webHidden/>
          </w:rPr>
          <w:tab/>
        </w:r>
        <w:r>
          <w:rPr>
            <w:noProof/>
            <w:webHidden/>
          </w:rPr>
          <w:fldChar w:fldCharType="begin"/>
        </w:r>
        <w:r>
          <w:rPr>
            <w:noProof/>
            <w:webHidden/>
          </w:rPr>
          <w:instrText xml:space="preserve"> PAGEREF _Toc183468064 \h </w:instrText>
        </w:r>
        <w:r>
          <w:rPr>
            <w:noProof/>
            <w:webHidden/>
          </w:rPr>
        </w:r>
        <w:r>
          <w:rPr>
            <w:noProof/>
            <w:webHidden/>
          </w:rPr>
          <w:fldChar w:fldCharType="separate"/>
        </w:r>
        <w:r w:rsidR="002C5966">
          <w:rPr>
            <w:noProof/>
            <w:webHidden/>
          </w:rPr>
          <w:t>59</w:t>
        </w:r>
        <w:r>
          <w:rPr>
            <w:noProof/>
            <w:webHidden/>
          </w:rPr>
          <w:fldChar w:fldCharType="end"/>
        </w:r>
      </w:hyperlink>
    </w:p>
    <w:p w14:paraId="239C13FB" w14:textId="14E192FC" w:rsidR="00B57502" w:rsidRDefault="00B57502">
      <w:pPr>
        <w:pStyle w:val="Tabladeilustraciones"/>
        <w:tabs>
          <w:tab w:val="right" w:leader="dot" w:pos="8828"/>
        </w:tabs>
        <w:rPr>
          <w:rFonts w:eastAsiaTheme="minorEastAsia"/>
          <w:noProof/>
          <w:sz w:val="24"/>
          <w:szCs w:val="24"/>
          <w:lang w:eastAsia="es-CL"/>
        </w:rPr>
      </w:pPr>
      <w:hyperlink w:anchor="_Toc183468065" w:history="1">
        <w:r w:rsidRPr="00F1757F">
          <w:rPr>
            <w:rStyle w:val="Hipervnculo"/>
            <w:noProof/>
          </w:rPr>
          <w:t>Ilustración 25 - Generación de tablas mediante DDL</w:t>
        </w:r>
        <w:r>
          <w:rPr>
            <w:noProof/>
            <w:webHidden/>
          </w:rPr>
          <w:tab/>
        </w:r>
        <w:r>
          <w:rPr>
            <w:noProof/>
            <w:webHidden/>
          </w:rPr>
          <w:fldChar w:fldCharType="begin"/>
        </w:r>
        <w:r>
          <w:rPr>
            <w:noProof/>
            <w:webHidden/>
          </w:rPr>
          <w:instrText xml:space="preserve"> PAGEREF _Toc183468065 \h </w:instrText>
        </w:r>
        <w:r>
          <w:rPr>
            <w:noProof/>
            <w:webHidden/>
          </w:rPr>
        </w:r>
        <w:r>
          <w:rPr>
            <w:noProof/>
            <w:webHidden/>
          </w:rPr>
          <w:fldChar w:fldCharType="separate"/>
        </w:r>
        <w:r w:rsidR="002C5966">
          <w:rPr>
            <w:noProof/>
            <w:webHidden/>
          </w:rPr>
          <w:t>60</w:t>
        </w:r>
        <w:r>
          <w:rPr>
            <w:noProof/>
            <w:webHidden/>
          </w:rPr>
          <w:fldChar w:fldCharType="end"/>
        </w:r>
      </w:hyperlink>
    </w:p>
    <w:p w14:paraId="35B753AF" w14:textId="55E4357F" w:rsidR="00B57502" w:rsidRDefault="00B57502">
      <w:pPr>
        <w:pStyle w:val="Tabladeilustraciones"/>
        <w:tabs>
          <w:tab w:val="right" w:leader="dot" w:pos="8828"/>
        </w:tabs>
        <w:rPr>
          <w:rFonts w:eastAsiaTheme="minorEastAsia"/>
          <w:noProof/>
          <w:sz w:val="24"/>
          <w:szCs w:val="24"/>
          <w:lang w:eastAsia="es-CL"/>
        </w:rPr>
      </w:pPr>
      <w:hyperlink w:anchor="_Toc183468066" w:history="1">
        <w:r w:rsidRPr="00F1757F">
          <w:rPr>
            <w:rStyle w:val="Hipervnculo"/>
            <w:noProof/>
          </w:rPr>
          <w:t>Ilustración 26 - Estructura de tablas SQL Managent Studio</w:t>
        </w:r>
        <w:r>
          <w:rPr>
            <w:noProof/>
            <w:webHidden/>
          </w:rPr>
          <w:tab/>
        </w:r>
        <w:r>
          <w:rPr>
            <w:noProof/>
            <w:webHidden/>
          </w:rPr>
          <w:fldChar w:fldCharType="begin"/>
        </w:r>
        <w:r>
          <w:rPr>
            <w:noProof/>
            <w:webHidden/>
          </w:rPr>
          <w:instrText xml:space="preserve"> PAGEREF _Toc183468066 \h </w:instrText>
        </w:r>
        <w:r>
          <w:rPr>
            <w:noProof/>
            <w:webHidden/>
          </w:rPr>
        </w:r>
        <w:r>
          <w:rPr>
            <w:noProof/>
            <w:webHidden/>
          </w:rPr>
          <w:fldChar w:fldCharType="separate"/>
        </w:r>
        <w:r w:rsidR="002C5966">
          <w:rPr>
            <w:noProof/>
            <w:webHidden/>
          </w:rPr>
          <w:t>61</w:t>
        </w:r>
        <w:r>
          <w:rPr>
            <w:noProof/>
            <w:webHidden/>
          </w:rPr>
          <w:fldChar w:fldCharType="end"/>
        </w:r>
      </w:hyperlink>
    </w:p>
    <w:p w14:paraId="55122FB3" w14:textId="2A80DFB5" w:rsidR="00B57502" w:rsidRDefault="00B57502">
      <w:pPr>
        <w:pStyle w:val="Tabladeilustraciones"/>
        <w:tabs>
          <w:tab w:val="right" w:leader="dot" w:pos="8828"/>
        </w:tabs>
        <w:rPr>
          <w:rFonts w:eastAsiaTheme="minorEastAsia"/>
          <w:noProof/>
          <w:sz w:val="24"/>
          <w:szCs w:val="24"/>
          <w:lang w:eastAsia="es-CL"/>
        </w:rPr>
      </w:pPr>
      <w:hyperlink w:anchor="_Toc183468067" w:history="1">
        <w:r w:rsidRPr="00F1757F">
          <w:rPr>
            <w:rStyle w:val="Hipervnculo"/>
            <w:noProof/>
          </w:rPr>
          <w:t>Ilustración 27 - FrameWork Express</w:t>
        </w:r>
        <w:r>
          <w:rPr>
            <w:noProof/>
            <w:webHidden/>
          </w:rPr>
          <w:tab/>
        </w:r>
        <w:r>
          <w:rPr>
            <w:noProof/>
            <w:webHidden/>
          </w:rPr>
          <w:fldChar w:fldCharType="begin"/>
        </w:r>
        <w:r>
          <w:rPr>
            <w:noProof/>
            <w:webHidden/>
          </w:rPr>
          <w:instrText xml:space="preserve"> PAGEREF _Toc183468067 \h </w:instrText>
        </w:r>
        <w:r>
          <w:rPr>
            <w:noProof/>
            <w:webHidden/>
          </w:rPr>
        </w:r>
        <w:r>
          <w:rPr>
            <w:noProof/>
            <w:webHidden/>
          </w:rPr>
          <w:fldChar w:fldCharType="separate"/>
        </w:r>
        <w:r w:rsidR="002C5966">
          <w:rPr>
            <w:noProof/>
            <w:webHidden/>
          </w:rPr>
          <w:t>62</w:t>
        </w:r>
        <w:r>
          <w:rPr>
            <w:noProof/>
            <w:webHidden/>
          </w:rPr>
          <w:fldChar w:fldCharType="end"/>
        </w:r>
      </w:hyperlink>
    </w:p>
    <w:p w14:paraId="35BCB8AD" w14:textId="47388107" w:rsidR="00B57502" w:rsidRDefault="00B57502">
      <w:pPr>
        <w:pStyle w:val="Tabladeilustraciones"/>
        <w:tabs>
          <w:tab w:val="right" w:leader="dot" w:pos="8828"/>
        </w:tabs>
        <w:rPr>
          <w:rFonts w:eastAsiaTheme="minorEastAsia"/>
          <w:noProof/>
          <w:sz w:val="24"/>
          <w:szCs w:val="24"/>
          <w:lang w:eastAsia="es-CL"/>
        </w:rPr>
      </w:pPr>
      <w:hyperlink w:anchor="_Toc183468068" w:history="1">
        <w:r w:rsidRPr="00F1757F">
          <w:rPr>
            <w:rStyle w:val="Hipervnculo"/>
            <w:noProof/>
          </w:rPr>
          <w:t>Ilustración 28 - FrontEnd en HTML</w:t>
        </w:r>
        <w:r>
          <w:rPr>
            <w:noProof/>
            <w:webHidden/>
          </w:rPr>
          <w:tab/>
        </w:r>
        <w:r>
          <w:rPr>
            <w:noProof/>
            <w:webHidden/>
          </w:rPr>
          <w:fldChar w:fldCharType="begin"/>
        </w:r>
        <w:r>
          <w:rPr>
            <w:noProof/>
            <w:webHidden/>
          </w:rPr>
          <w:instrText xml:space="preserve"> PAGEREF _Toc183468068 \h </w:instrText>
        </w:r>
        <w:r>
          <w:rPr>
            <w:noProof/>
            <w:webHidden/>
          </w:rPr>
        </w:r>
        <w:r>
          <w:rPr>
            <w:noProof/>
            <w:webHidden/>
          </w:rPr>
          <w:fldChar w:fldCharType="separate"/>
        </w:r>
        <w:r w:rsidR="002C5966">
          <w:rPr>
            <w:noProof/>
            <w:webHidden/>
          </w:rPr>
          <w:t>63</w:t>
        </w:r>
        <w:r>
          <w:rPr>
            <w:noProof/>
            <w:webHidden/>
          </w:rPr>
          <w:fldChar w:fldCharType="end"/>
        </w:r>
      </w:hyperlink>
    </w:p>
    <w:p w14:paraId="240585BD" w14:textId="608D3C48" w:rsidR="00B57502" w:rsidRDefault="00B57502">
      <w:pPr>
        <w:pStyle w:val="Tabladeilustraciones"/>
        <w:tabs>
          <w:tab w:val="right" w:leader="dot" w:pos="8828"/>
        </w:tabs>
        <w:rPr>
          <w:rFonts w:eastAsiaTheme="minorEastAsia"/>
          <w:noProof/>
          <w:sz w:val="24"/>
          <w:szCs w:val="24"/>
          <w:lang w:eastAsia="es-CL"/>
        </w:rPr>
      </w:pPr>
      <w:hyperlink w:anchor="_Toc183468069" w:history="1">
        <w:r w:rsidRPr="00F1757F">
          <w:rPr>
            <w:rStyle w:val="Hipervnculo"/>
            <w:noProof/>
          </w:rPr>
          <w:t>Ilustración 29- Estilo visual en CSS</w:t>
        </w:r>
        <w:r>
          <w:rPr>
            <w:noProof/>
            <w:webHidden/>
          </w:rPr>
          <w:tab/>
        </w:r>
        <w:r>
          <w:rPr>
            <w:noProof/>
            <w:webHidden/>
          </w:rPr>
          <w:fldChar w:fldCharType="begin"/>
        </w:r>
        <w:r>
          <w:rPr>
            <w:noProof/>
            <w:webHidden/>
          </w:rPr>
          <w:instrText xml:space="preserve"> PAGEREF _Toc183468069 \h </w:instrText>
        </w:r>
        <w:r>
          <w:rPr>
            <w:noProof/>
            <w:webHidden/>
          </w:rPr>
        </w:r>
        <w:r>
          <w:rPr>
            <w:noProof/>
            <w:webHidden/>
          </w:rPr>
          <w:fldChar w:fldCharType="separate"/>
        </w:r>
        <w:r w:rsidR="002C5966">
          <w:rPr>
            <w:noProof/>
            <w:webHidden/>
          </w:rPr>
          <w:t>64</w:t>
        </w:r>
        <w:r>
          <w:rPr>
            <w:noProof/>
            <w:webHidden/>
          </w:rPr>
          <w:fldChar w:fldCharType="end"/>
        </w:r>
      </w:hyperlink>
    </w:p>
    <w:p w14:paraId="02E862AE" w14:textId="4EFFE63A" w:rsidR="00B57502" w:rsidRDefault="00B57502">
      <w:pPr>
        <w:pStyle w:val="Tabladeilustraciones"/>
        <w:tabs>
          <w:tab w:val="right" w:leader="dot" w:pos="8828"/>
        </w:tabs>
        <w:rPr>
          <w:rFonts w:eastAsiaTheme="minorEastAsia"/>
          <w:noProof/>
          <w:sz w:val="24"/>
          <w:szCs w:val="24"/>
          <w:lang w:eastAsia="es-CL"/>
        </w:rPr>
      </w:pPr>
      <w:hyperlink w:anchor="_Toc183468070" w:history="1">
        <w:r w:rsidRPr="00F1757F">
          <w:rPr>
            <w:rStyle w:val="Hipervnculo"/>
            <w:noProof/>
          </w:rPr>
          <w:t>Ilustración 30 - P ágina web de inició de sesión</w:t>
        </w:r>
        <w:r>
          <w:rPr>
            <w:noProof/>
            <w:webHidden/>
          </w:rPr>
          <w:tab/>
        </w:r>
        <w:r>
          <w:rPr>
            <w:noProof/>
            <w:webHidden/>
          </w:rPr>
          <w:fldChar w:fldCharType="begin"/>
        </w:r>
        <w:r>
          <w:rPr>
            <w:noProof/>
            <w:webHidden/>
          </w:rPr>
          <w:instrText xml:space="preserve"> PAGEREF _Toc183468070 \h </w:instrText>
        </w:r>
        <w:r>
          <w:rPr>
            <w:noProof/>
            <w:webHidden/>
          </w:rPr>
        </w:r>
        <w:r>
          <w:rPr>
            <w:noProof/>
            <w:webHidden/>
          </w:rPr>
          <w:fldChar w:fldCharType="separate"/>
        </w:r>
        <w:r w:rsidR="002C5966">
          <w:rPr>
            <w:noProof/>
            <w:webHidden/>
          </w:rPr>
          <w:t>65</w:t>
        </w:r>
        <w:r>
          <w:rPr>
            <w:noProof/>
            <w:webHidden/>
          </w:rPr>
          <w:fldChar w:fldCharType="end"/>
        </w:r>
      </w:hyperlink>
    </w:p>
    <w:p w14:paraId="4562B481" w14:textId="77777777" w:rsidR="00BD3011" w:rsidRPr="00BD3011" w:rsidRDefault="00B957F1" w:rsidP="00BD3011">
      <w:pPr>
        <w:rPr>
          <w:ins w:id="0" w:author="Microsoft Word" w:date="2024-11-25T23:02:00Z" w16du:dateUtc="2024-11-26T02:02:00Z"/>
        </w:rPr>
      </w:pPr>
      <w:r>
        <w:rPr>
          <w:rFonts w:ascii="Arial" w:hAnsi="Arial" w:cs="Arial"/>
        </w:rPr>
        <w:fldChar w:fldCharType="end"/>
      </w:r>
    </w:p>
    <w:p w14:paraId="48DEB0FD" w14:textId="281E5779" w:rsidR="006839B1" w:rsidRDefault="006839B1" w:rsidP="0009683A">
      <w:pPr>
        <w:spacing w:line="360" w:lineRule="auto"/>
        <w:jc w:val="both"/>
        <w:rPr>
          <w:rFonts w:ascii="Arial" w:hAnsi="Arial" w:cs="Arial"/>
        </w:rPr>
      </w:pPr>
    </w:p>
    <w:p w14:paraId="4EEBF4B1" w14:textId="77777777" w:rsidR="00475C65" w:rsidRDefault="00475C65" w:rsidP="0009683A">
      <w:pPr>
        <w:spacing w:line="360" w:lineRule="auto"/>
        <w:jc w:val="both"/>
        <w:rPr>
          <w:rFonts w:ascii="Arial" w:hAnsi="Arial" w:cs="Arial"/>
        </w:rPr>
      </w:pPr>
    </w:p>
    <w:p w14:paraId="093CF147" w14:textId="4ABC9F3A" w:rsidR="00475C65" w:rsidRDefault="00780295" w:rsidP="00780295">
      <w:pPr>
        <w:pStyle w:val="Subtituloproyecto"/>
      </w:pPr>
      <w:r>
        <w:t>Índice de tablas</w:t>
      </w:r>
    </w:p>
    <w:p w14:paraId="7A8D8427" w14:textId="34F8B4A2" w:rsidR="00780295" w:rsidRDefault="00641A8C">
      <w:pPr>
        <w:pStyle w:val="Tabladeilustraciones"/>
        <w:tabs>
          <w:tab w:val="right" w:leader="dot" w:pos="8828"/>
        </w:tabs>
        <w:rPr>
          <w:rFonts w:eastAsiaTheme="minorEastAsia"/>
          <w:noProof/>
          <w:sz w:val="24"/>
          <w:szCs w:val="24"/>
          <w:lang w:eastAsia="es-CL"/>
        </w:rPr>
      </w:pPr>
      <w:r>
        <w:rPr>
          <w:rFonts w:ascii="Arial" w:hAnsi="Arial" w:cs="Arial"/>
        </w:rPr>
        <w:fldChar w:fldCharType="begin"/>
      </w:r>
      <w:r>
        <w:rPr>
          <w:rFonts w:ascii="Arial" w:hAnsi="Arial" w:cs="Arial"/>
        </w:rPr>
        <w:instrText xml:space="preserve"> TOC \h \z \c "Tabla" </w:instrText>
      </w:r>
      <w:r>
        <w:rPr>
          <w:rFonts w:ascii="Arial" w:hAnsi="Arial" w:cs="Arial"/>
        </w:rPr>
        <w:fldChar w:fldCharType="separate"/>
      </w:r>
      <w:hyperlink w:anchor="_Toc183468896" w:history="1">
        <w:r w:rsidR="00780295" w:rsidRPr="004C295E">
          <w:rPr>
            <w:rStyle w:val="Hipervnculo"/>
            <w:noProof/>
          </w:rPr>
          <w:t>Tabla 1- Responsables de cada Rol</w:t>
        </w:r>
        <w:r w:rsidR="00780295">
          <w:rPr>
            <w:noProof/>
            <w:webHidden/>
          </w:rPr>
          <w:tab/>
        </w:r>
        <w:r w:rsidR="00780295">
          <w:rPr>
            <w:noProof/>
            <w:webHidden/>
          </w:rPr>
          <w:fldChar w:fldCharType="begin"/>
        </w:r>
        <w:r w:rsidR="00780295">
          <w:rPr>
            <w:noProof/>
            <w:webHidden/>
          </w:rPr>
          <w:instrText xml:space="preserve"> PAGEREF _Toc183468896 \h </w:instrText>
        </w:r>
        <w:r w:rsidR="00780295">
          <w:rPr>
            <w:noProof/>
            <w:webHidden/>
          </w:rPr>
        </w:r>
        <w:r w:rsidR="00780295">
          <w:rPr>
            <w:noProof/>
            <w:webHidden/>
          </w:rPr>
          <w:fldChar w:fldCharType="separate"/>
        </w:r>
        <w:r w:rsidR="002C5966">
          <w:rPr>
            <w:noProof/>
            <w:webHidden/>
          </w:rPr>
          <w:t>21</w:t>
        </w:r>
        <w:r w:rsidR="00780295">
          <w:rPr>
            <w:noProof/>
            <w:webHidden/>
          </w:rPr>
          <w:fldChar w:fldCharType="end"/>
        </w:r>
      </w:hyperlink>
    </w:p>
    <w:p w14:paraId="2213BFDC" w14:textId="78A781D3" w:rsidR="00780295" w:rsidRDefault="00780295">
      <w:pPr>
        <w:pStyle w:val="Tabladeilustraciones"/>
        <w:tabs>
          <w:tab w:val="right" w:leader="dot" w:pos="8828"/>
        </w:tabs>
        <w:rPr>
          <w:rFonts w:eastAsiaTheme="minorEastAsia"/>
          <w:noProof/>
          <w:sz w:val="24"/>
          <w:szCs w:val="24"/>
          <w:lang w:eastAsia="es-CL"/>
        </w:rPr>
      </w:pPr>
      <w:hyperlink w:anchor="_Toc183468897" w:history="1">
        <w:r w:rsidRPr="004C295E">
          <w:rPr>
            <w:rStyle w:val="Hipervnculo"/>
            <w:noProof/>
          </w:rPr>
          <w:t>Tabla 2 - Requerimientos funcionales / No Funcionales</w:t>
        </w:r>
        <w:r>
          <w:rPr>
            <w:noProof/>
            <w:webHidden/>
          </w:rPr>
          <w:tab/>
        </w:r>
        <w:r>
          <w:rPr>
            <w:noProof/>
            <w:webHidden/>
          </w:rPr>
          <w:fldChar w:fldCharType="begin"/>
        </w:r>
        <w:r>
          <w:rPr>
            <w:noProof/>
            <w:webHidden/>
          </w:rPr>
          <w:instrText xml:space="preserve"> PAGEREF _Toc183468897 \h </w:instrText>
        </w:r>
        <w:r>
          <w:rPr>
            <w:noProof/>
            <w:webHidden/>
          </w:rPr>
        </w:r>
        <w:r>
          <w:rPr>
            <w:noProof/>
            <w:webHidden/>
          </w:rPr>
          <w:fldChar w:fldCharType="separate"/>
        </w:r>
        <w:r w:rsidR="002C5966">
          <w:rPr>
            <w:noProof/>
            <w:webHidden/>
          </w:rPr>
          <w:t>30</w:t>
        </w:r>
        <w:r>
          <w:rPr>
            <w:noProof/>
            <w:webHidden/>
          </w:rPr>
          <w:fldChar w:fldCharType="end"/>
        </w:r>
      </w:hyperlink>
    </w:p>
    <w:p w14:paraId="6AB41FC7" w14:textId="3F6A28CA" w:rsidR="00780295" w:rsidRDefault="00780295">
      <w:pPr>
        <w:pStyle w:val="Tabladeilustraciones"/>
        <w:tabs>
          <w:tab w:val="right" w:leader="dot" w:pos="8828"/>
        </w:tabs>
        <w:rPr>
          <w:rFonts w:eastAsiaTheme="minorEastAsia"/>
          <w:noProof/>
          <w:sz w:val="24"/>
          <w:szCs w:val="24"/>
          <w:lang w:eastAsia="es-CL"/>
        </w:rPr>
      </w:pPr>
      <w:hyperlink w:anchor="_Toc183468898" w:history="1">
        <w:r w:rsidRPr="004C295E">
          <w:rPr>
            <w:rStyle w:val="Hipervnculo"/>
            <w:noProof/>
          </w:rPr>
          <w:t>Tabla 3 - Caso de uso - CU-01</w:t>
        </w:r>
        <w:r>
          <w:rPr>
            <w:noProof/>
            <w:webHidden/>
          </w:rPr>
          <w:tab/>
        </w:r>
        <w:r>
          <w:rPr>
            <w:noProof/>
            <w:webHidden/>
          </w:rPr>
          <w:fldChar w:fldCharType="begin"/>
        </w:r>
        <w:r>
          <w:rPr>
            <w:noProof/>
            <w:webHidden/>
          </w:rPr>
          <w:instrText xml:space="preserve"> PAGEREF _Toc183468898 \h </w:instrText>
        </w:r>
        <w:r>
          <w:rPr>
            <w:noProof/>
            <w:webHidden/>
          </w:rPr>
        </w:r>
        <w:r>
          <w:rPr>
            <w:noProof/>
            <w:webHidden/>
          </w:rPr>
          <w:fldChar w:fldCharType="separate"/>
        </w:r>
        <w:r w:rsidR="002C5966">
          <w:rPr>
            <w:noProof/>
            <w:webHidden/>
          </w:rPr>
          <w:t>35</w:t>
        </w:r>
        <w:r>
          <w:rPr>
            <w:noProof/>
            <w:webHidden/>
          </w:rPr>
          <w:fldChar w:fldCharType="end"/>
        </w:r>
      </w:hyperlink>
    </w:p>
    <w:p w14:paraId="1B3412BA" w14:textId="63129DAD" w:rsidR="00780295" w:rsidRDefault="00780295">
      <w:pPr>
        <w:pStyle w:val="Tabladeilustraciones"/>
        <w:tabs>
          <w:tab w:val="right" w:leader="dot" w:pos="8828"/>
        </w:tabs>
        <w:rPr>
          <w:rFonts w:eastAsiaTheme="minorEastAsia"/>
          <w:noProof/>
          <w:sz w:val="24"/>
          <w:szCs w:val="24"/>
          <w:lang w:eastAsia="es-CL"/>
        </w:rPr>
      </w:pPr>
      <w:hyperlink w:anchor="_Toc183468899" w:history="1">
        <w:r w:rsidRPr="004C295E">
          <w:rPr>
            <w:rStyle w:val="Hipervnculo"/>
            <w:noProof/>
          </w:rPr>
          <w:t>Tabla 4 - Caso de uso - CU-02</w:t>
        </w:r>
        <w:r>
          <w:rPr>
            <w:noProof/>
            <w:webHidden/>
          </w:rPr>
          <w:tab/>
        </w:r>
        <w:r>
          <w:rPr>
            <w:noProof/>
            <w:webHidden/>
          </w:rPr>
          <w:fldChar w:fldCharType="begin"/>
        </w:r>
        <w:r>
          <w:rPr>
            <w:noProof/>
            <w:webHidden/>
          </w:rPr>
          <w:instrText xml:space="preserve"> PAGEREF _Toc183468899 \h </w:instrText>
        </w:r>
        <w:r>
          <w:rPr>
            <w:noProof/>
            <w:webHidden/>
          </w:rPr>
        </w:r>
        <w:r>
          <w:rPr>
            <w:noProof/>
            <w:webHidden/>
          </w:rPr>
          <w:fldChar w:fldCharType="separate"/>
        </w:r>
        <w:r w:rsidR="002C5966">
          <w:rPr>
            <w:noProof/>
            <w:webHidden/>
          </w:rPr>
          <w:t>36</w:t>
        </w:r>
        <w:r>
          <w:rPr>
            <w:noProof/>
            <w:webHidden/>
          </w:rPr>
          <w:fldChar w:fldCharType="end"/>
        </w:r>
      </w:hyperlink>
    </w:p>
    <w:p w14:paraId="37BF1F98" w14:textId="698286EB" w:rsidR="00780295" w:rsidRDefault="00780295">
      <w:pPr>
        <w:pStyle w:val="Tabladeilustraciones"/>
        <w:tabs>
          <w:tab w:val="right" w:leader="dot" w:pos="8828"/>
        </w:tabs>
        <w:rPr>
          <w:rFonts w:eastAsiaTheme="minorEastAsia"/>
          <w:noProof/>
          <w:sz w:val="24"/>
          <w:szCs w:val="24"/>
          <w:lang w:eastAsia="es-CL"/>
        </w:rPr>
      </w:pPr>
      <w:hyperlink w:anchor="_Toc183468900" w:history="1">
        <w:r w:rsidRPr="004C295E">
          <w:rPr>
            <w:rStyle w:val="Hipervnculo"/>
            <w:noProof/>
          </w:rPr>
          <w:t>Tabla 5 - Caso de uso - CU-03</w:t>
        </w:r>
        <w:r>
          <w:rPr>
            <w:noProof/>
            <w:webHidden/>
          </w:rPr>
          <w:tab/>
        </w:r>
        <w:r>
          <w:rPr>
            <w:noProof/>
            <w:webHidden/>
          </w:rPr>
          <w:fldChar w:fldCharType="begin"/>
        </w:r>
        <w:r>
          <w:rPr>
            <w:noProof/>
            <w:webHidden/>
          </w:rPr>
          <w:instrText xml:space="preserve"> PAGEREF _Toc183468900 \h </w:instrText>
        </w:r>
        <w:r>
          <w:rPr>
            <w:noProof/>
            <w:webHidden/>
          </w:rPr>
        </w:r>
        <w:r>
          <w:rPr>
            <w:noProof/>
            <w:webHidden/>
          </w:rPr>
          <w:fldChar w:fldCharType="separate"/>
        </w:r>
        <w:r w:rsidR="002C5966">
          <w:rPr>
            <w:noProof/>
            <w:webHidden/>
          </w:rPr>
          <w:t>37</w:t>
        </w:r>
        <w:r>
          <w:rPr>
            <w:noProof/>
            <w:webHidden/>
          </w:rPr>
          <w:fldChar w:fldCharType="end"/>
        </w:r>
      </w:hyperlink>
    </w:p>
    <w:p w14:paraId="3A2BE2A3" w14:textId="50C73AC2" w:rsidR="00780295" w:rsidRDefault="00780295">
      <w:pPr>
        <w:pStyle w:val="Tabladeilustraciones"/>
        <w:tabs>
          <w:tab w:val="right" w:leader="dot" w:pos="8828"/>
        </w:tabs>
        <w:rPr>
          <w:rFonts w:eastAsiaTheme="minorEastAsia"/>
          <w:noProof/>
          <w:sz w:val="24"/>
          <w:szCs w:val="24"/>
          <w:lang w:eastAsia="es-CL"/>
        </w:rPr>
      </w:pPr>
      <w:hyperlink w:anchor="_Toc183468901" w:history="1">
        <w:r w:rsidRPr="004C295E">
          <w:rPr>
            <w:rStyle w:val="Hipervnculo"/>
            <w:noProof/>
          </w:rPr>
          <w:t>Tabla 6 - Caso de uso - CU-04</w:t>
        </w:r>
        <w:r>
          <w:rPr>
            <w:noProof/>
            <w:webHidden/>
          </w:rPr>
          <w:tab/>
        </w:r>
        <w:r>
          <w:rPr>
            <w:noProof/>
            <w:webHidden/>
          </w:rPr>
          <w:fldChar w:fldCharType="begin"/>
        </w:r>
        <w:r>
          <w:rPr>
            <w:noProof/>
            <w:webHidden/>
          </w:rPr>
          <w:instrText xml:space="preserve"> PAGEREF _Toc183468901 \h </w:instrText>
        </w:r>
        <w:r>
          <w:rPr>
            <w:noProof/>
            <w:webHidden/>
          </w:rPr>
        </w:r>
        <w:r>
          <w:rPr>
            <w:noProof/>
            <w:webHidden/>
          </w:rPr>
          <w:fldChar w:fldCharType="separate"/>
        </w:r>
        <w:r w:rsidR="002C5966">
          <w:rPr>
            <w:noProof/>
            <w:webHidden/>
          </w:rPr>
          <w:t>38</w:t>
        </w:r>
        <w:r>
          <w:rPr>
            <w:noProof/>
            <w:webHidden/>
          </w:rPr>
          <w:fldChar w:fldCharType="end"/>
        </w:r>
      </w:hyperlink>
    </w:p>
    <w:p w14:paraId="40A24794" w14:textId="79B72550" w:rsidR="00780295" w:rsidRDefault="00780295">
      <w:pPr>
        <w:pStyle w:val="Tabladeilustraciones"/>
        <w:tabs>
          <w:tab w:val="right" w:leader="dot" w:pos="8828"/>
        </w:tabs>
        <w:rPr>
          <w:rFonts w:eastAsiaTheme="minorEastAsia"/>
          <w:noProof/>
          <w:sz w:val="24"/>
          <w:szCs w:val="24"/>
          <w:lang w:eastAsia="es-CL"/>
        </w:rPr>
      </w:pPr>
      <w:hyperlink w:anchor="_Toc183468902" w:history="1">
        <w:r w:rsidRPr="004C295E">
          <w:rPr>
            <w:rStyle w:val="Hipervnculo"/>
            <w:noProof/>
          </w:rPr>
          <w:t>Tabla 7 - Caso de uso - CU-05</w:t>
        </w:r>
        <w:r>
          <w:rPr>
            <w:noProof/>
            <w:webHidden/>
          </w:rPr>
          <w:tab/>
        </w:r>
        <w:r>
          <w:rPr>
            <w:noProof/>
            <w:webHidden/>
          </w:rPr>
          <w:fldChar w:fldCharType="begin"/>
        </w:r>
        <w:r>
          <w:rPr>
            <w:noProof/>
            <w:webHidden/>
          </w:rPr>
          <w:instrText xml:space="preserve"> PAGEREF _Toc183468902 \h </w:instrText>
        </w:r>
        <w:r>
          <w:rPr>
            <w:noProof/>
            <w:webHidden/>
          </w:rPr>
        </w:r>
        <w:r>
          <w:rPr>
            <w:noProof/>
            <w:webHidden/>
          </w:rPr>
          <w:fldChar w:fldCharType="separate"/>
        </w:r>
        <w:r w:rsidR="002C5966">
          <w:rPr>
            <w:noProof/>
            <w:webHidden/>
          </w:rPr>
          <w:t>39</w:t>
        </w:r>
        <w:r>
          <w:rPr>
            <w:noProof/>
            <w:webHidden/>
          </w:rPr>
          <w:fldChar w:fldCharType="end"/>
        </w:r>
      </w:hyperlink>
    </w:p>
    <w:p w14:paraId="2CA0D3BB" w14:textId="07D0BB51" w:rsidR="00780295" w:rsidRDefault="00780295">
      <w:pPr>
        <w:pStyle w:val="Tabladeilustraciones"/>
        <w:tabs>
          <w:tab w:val="right" w:leader="dot" w:pos="8828"/>
        </w:tabs>
        <w:rPr>
          <w:rFonts w:eastAsiaTheme="minorEastAsia"/>
          <w:noProof/>
          <w:sz w:val="24"/>
          <w:szCs w:val="24"/>
          <w:lang w:eastAsia="es-CL"/>
        </w:rPr>
      </w:pPr>
      <w:hyperlink w:anchor="_Toc183468903" w:history="1">
        <w:r w:rsidRPr="004C295E">
          <w:rPr>
            <w:rStyle w:val="Hipervnculo"/>
            <w:noProof/>
          </w:rPr>
          <w:t>Tabla 8 - Caso de uso - CU-06</w:t>
        </w:r>
        <w:r>
          <w:rPr>
            <w:noProof/>
            <w:webHidden/>
          </w:rPr>
          <w:tab/>
        </w:r>
        <w:r>
          <w:rPr>
            <w:noProof/>
            <w:webHidden/>
          </w:rPr>
          <w:fldChar w:fldCharType="begin"/>
        </w:r>
        <w:r>
          <w:rPr>
            <w:noProof/>
            <w:webHidden/>
          </w:rPr>
          <w:instrText xml:space="preserve"> PAGEREF _Toc183468903 \h </w:instrText>
        </w:r>
        <w:r>
          <w:rPr>
            <w:noProof/>
            <w:webHidden/>
          </w:rPr>
        </w:r>
        <w:r>
          <w:rPr>
            <w:noProof/>
            <w:webHidden/>
          </w:rPr>
          <w:fldChar w:fldCharType="separate"/>
        </w:r>
        <w:r w:rsidR="002C5966">
          <w:rPr>
            <w:noProof/>
            <w:webHidden/>
          </w:rPr>
          <w:t>40</w:t>
        </w:r>
        <w:r>
          <w:rPr>
            <w:noProof/>
            <w:webHidden/>
          </w:rPr>
          <w:fldChar w:fldCharType="end"/>
        </w:r>
      </w:hyperlink>
    </w:p>
    <w:p w14:paraId="30E7740B" w14:textId="66582728" w:rsidR="00780295" w:rsidRDefault="00780295">
      <w:pPr>
        <w:pStyle w:val="Tabladeilustraciones"/>
        <w:tabs>
          <w:tab w:val="right" w:leader="dot" w:pos="8828"/>
        </w:tabs>
        <w:rPr>
          <w:rFonts w:eastAsiaTheme="minorEastAsia"/>
          <w:noProof/>
          <w:sz w:val="24"/>
          <w:szCs w:val="24"/>
          <w:lang w:eastAsia="es-CL"/>
        </w:rPr>
      </w:pPr>
      <w:hyperlink w:anchor="_Toc183468904" w:history="1">
        <w:r w:rsidRPr="004C295E">
          <w:rPr>
            <w:rStyle w:val="Hipervnculo"/>
            <w:noProof/>
          </w:rPr>
          <w:t>Tabla 9 - Caso de uso - CU-07</w:t>
        </w:r>
        <w:r>
          <w:rPr>
            <w:noProof/>
            <w:webHidden/>
          </w:rPr>
          <w:tab/>
        </w:r>
        <w:r>
          <w:rPr>
            <w:noProof/>
            <w:webHidden/>
          </w:rPr>
          <w:fldChar w:fldCharType="begin"/>
        </w:r>
        <w:r>
          <w:rPr>
            <w:noProof/>
            <w:webHidden/>
          </w:rPr>
          <w:instrText xml:space="preserve"> PAGEREF _Toc183468904 \h </w:instrText>
        </w:r>
        <w:r>
          <w:rPr>
            <w:noProof/>
            <w:webHidden/>
          </w:rPr>
        </w:r>
        <w:r>
          <w:rPr>
            <w:noProof/>
            <w:webHidden/>
          </w:rPr>
          <w:fldChar w:fldCharType="separate"/>
        </w:r>
        <w:r w:rsidR="002C5966">
          <w:rPr>
            <w:noProof/>
            <w:webHidden/>
          </w:rPr>
          <w:t>41</w:t>
        </w:r>
        <w:r>
          <w:rPr>
            <w:noProof/>
            <w:webHidden/>
          </w:rPr>
          <w:fldChar w:fldCharType="end"/>
        </w:r>
      </w:hyperlink>
    </w:p>
    <w:p w14:paraId="3A5B8BEF" w14:textId="4A2135DA" w:rsidR="00780295" w:rsidRDefault="00780295">
      <w:pPr>
        <w:pStyle w:val="Tabladeilustraciones"/>
        <w:tabs>
          <w:tab w:val="right" w:leader="dot" w:pos="8828"/>
        </w:tabs>
        <w:rPr>
          <w:rFonts w:eastAsiaTheme="minorEastAsia"/>
          <w:noProof/>
          <w:sz w:val="24"/>
          <w:szCs w:val="24"/>
          <w:lang w:eastAsia="es-CL"/>
        </w:rPr>
      </w:pPr>
      <w:hyperlink w:anchor="_Toc183468905" w:history="1">
        <w:r w:rsidRPr="004C295E">
          <w:rPr>
            <w:rStyle w:val="Hipervnculo"/>
            <w:noProof/>
          </w:rPr>
          <w:t>Tabla 10 - Caso de uso - CU-08</w:t>
        </w:r>
        <w:r>
          <w:rPr>
            <w:noProof/>
            <w:webHidden/>
          </w:rPr>
          <w:tab/>
        </w:r>
        <w:r>
          <w:rPr>
            <w:noProof/>
            <w:webHidden/>
          </w:rPr>
          <w:fldChar w:fldCharType="begin"/>
        </w:r>
        <w:r>
          <w:rPr>
            <w:noProof/>
            <w:webHidden/>
          </w:rPr>
          <w:instrText xml:space="preserve"> PAGEREF _Toc183468905 \h </w:instrText>
        </w:r>
        <w:r>
          <w:rPr>
            <w:noProof/>
            <w:webHidden/>
          </w:rPr>
        </w:r>
        <w:r>
          <w:rPr>
            <w:noProof/>
            <w:webHidden/>
          </w:rPr>
          <w:fldChar w:fldCharType="separate"/>
        </w:r>
        <w:r w:rsidR="002C5966">
          <w:rPr>
            <w:noProof/>
            <w:webHidden/>
          </w:rPr>
          <w:t>42</w:t>
        </w:r>
        <w:r>
          <w:rPr>
            <w:noProof/>
            <w:webHidden/>
          </w:rPr>
          <w:fldChar w:fldCharType="end"/>
        </w:r>
      </w:hyperlink>
    </w:p>
    <w:p w14:paraId="651423AB" w14:textId="7DA62EAA" w:rsidR="00780295" w:rsidRDefault="00780295">
      <w:pPr>
        <w:pStyle w:val="Tabladeilustraciones"/>
        <w:tabs>
          <w:tab w:val="right" w:leader="dot" w:pos="8828"/>
        </w:tabs>
        <w:rPr>
          <w:rFonts w:eastAsiaTheme="minorEastAsia"/>
          <w:noProof/>
          <w:sz w:val="24"/>
          <w:szCs w:val="24"/>
          <w:lang w:eastAsia="es-CL"/>
        </w:rPr>
      </w:pPr>
      <w:hyperlink w:anchor="_Toc183468906" w:history="1">
        <w:r w:rsidRPr="004C295E">
          <w:rPr>
            <w:rStyle w:val="Hipervnculo"/>
            <w:noProof/>
          </w:rPr>
          <w:t>Tabla 11 - Caso de uso - CU-09</w:t>
        </w:r>
        <w:r>
          <w:rPr>
            <w:noProof/>
            <w:webHidden/>
          </w:rPr>
          <w:tab/>
        </w:r>
        <w:r>
          <w:rPr>
            <w:noProof/>
            <w:webHidden/>
          </w:rPr>
          <w:fldChar w:fldCharType="begin"/>
        </w:r>
        <w:r>
          <w:rPr>
            <w:noProof/>
            <w:webHidden/>
          </w:rPr>
          <w:instrText xml:space="preserve"> PAGEREF _Toc183468906 \h </w:instrText>
        </w:r>
        <w:r>
          <w:rPr>
            <w:noProof/>
            <w:webHidden/>
          </w:rPr>
        </w:r>
        <w:r>
          <w:rPr>
            <w:noProof/>
            <w:webHidden/>
          </w:rPr>
          <w:fldChar w:fldCharType="separate"/>
        </w:r>
        <w:r w:rsidR="002C5966">
          <w:rPr>
            <w:noProof/>
            <w:webHidden/>
          </w:rPr>
          <w:t>43</w:t>
        </w:r>
        <w:r>
          <w:rPr>
            <w:noProof/>
            <w:webHidden/>
          </w:rPr>
          <w:fldChar w:fldCharType="end"/>
        </w:r>
      </w:hyperlink>
    </w:p>
    <w:p w14:paraId="50A93AC6" w14:textId="57CB3F87" w:rsidR="00780295" w:rsidRDefault="00780295">
      <w:pPr>
        <w:pStyle w:val="Tabladeilustraciones"/>
        <w:tabs>
          <w:tab w:val="right" w:leader="dot" w:pos="8828"/>
        </w:tabs>
        <w:rPr>
          <w:rFonts w:eastAsiaTheme="minorEastAsia"/>
          <w:noProof/>
          <w:sz w:val="24"/>
          <w:szCs w:val="24"/>
          <w:lang w:eastAsia="es-CL"/>
        </w:rPr>
      </w:pPr>
      <w:hyperlink w:anchor="_Toc183468907" w:history="1">
        <w:r w:rsidRPr="004C295E">
          <w:rPr>
            <w:rStyle w:val="Hipervnculo"/>
            <w:noProof/>
          </w:rPr>
          <w:t>Tabla 12 - Caso de uso - CU-10</w:t>
        </w:r>
        <w:r>
          <w:rPr>
            <w:noProof/>
            <w:webHidden/>
          </w:rPr>
          <w:tab/>
        </w:r>
        <w:r>
          <w:rPr>
            <w:noProof/>
            <w:webHidden/>
          </w:rPr>
          <w:fldChar w:fldCharType="begin"/>
        </w:r>
        <w:r>
          <w:rPr>
            <w:noProof/>
            <w:webHidden/>
          </w:rPr>
          <w:instrText xml:space="preserve"> PAGEREF _Toc183468907 \h </w:instrText>
        </w:r>
        <w:r>
          <w:rPr>
            <w:noProof/>
            <w:webHidden/>
          </w:rPr>
        </w:r>
        <w:r>
          <w:rPr>
            <w:noProof/>
            <w:webHidden/>
          </w:rPr>
          <w:fldChar w:fldCharType="separate"/>
        </w:r>
        <w:r w:rsidR="002C5966">
          <w:rPr>
            <w:noProof/>
            <w:webHidden/>
          </w:rPr>
          <w:t>44</w:t>
        </w:r>
        <w:r>
          <w:rPr>
            <w:noProof/>
            <w:webHidden/>
          </w:rPr>
          <w:fldChar w:fldCharType="end"/>
        </w:r>
      </w:hyperlink>
    </w:p>
    <w:p w14:paraId="0740AE1A" w14:textId="5C64E938" w:rsidR="00780295" w:rsidRDefault="00780295">
      <w:pPr>
        <w:pStyle w:val="Tabladeilustraciones"/>
        <w:tabs>
          <w:tab w:val="right" w:leader="dot" w:pos="8828"/>
        </w:tabs>
        <w:rPr>
          <w:rFonts w:eastAsiaTheme="minorEastAsia"/>
          <w:noProof/>
          <w:sz w:val="24"/>
          <w:szCs w:val="24"/>
          <w:lang w:eastAsia="es-CL"/>
        </w:rPr>
      </w:pPr>
      <w:hyperlink w:anchor="_Toc183468908" w:history="1">
        <w:r w:rsidRPr="004C295E">
          <w:rPr>
            <w:rStyle w:val="Hipervnculo"/>
            <w:noProof/>
          </w:rPr>
          <w:t>Tabla 13 - Requerimientos</w:t>
        </w:r>
        <w:r>
          <w:rPr>
            <w:noProof/>
            <w:webHidden/>
          </w:rPr>
          <w:tab/>
        </w:r>
        <w:r>
          <w:rPr>
            <w:noProof/>
            <w:webHidden/>
          </w:rPr>
          <w:fldChar w:fldCharType="begin"/>
        </w:r>
        <w:r>
          <w:rPr>
            <w:noProof/>
            <w:webHidden/>
          </w:rPr>
          <w:instrText xml:space="preserve"> PAGEREF _Toc183468908 \h </w:instrText>
        </w:r>
        <w:r>
          <w:rPr>
            <w:noProof/>
            <w:webHidden/>
          </w:rPr>
        </w:r>
        <w:r>
          <w:rPr>
            <w:noProof/>
            <w:webHidden/>
          </w:rPr>
          <w:fldChar w:fldCharType="separate"/>
        </w:r>
        <w:r w:rsidR="002C5966">
          <w:rPr>
            <w:noProof/>
            <w:webHidden/>
          </w:rPr>
          <w:t>50</w:t>
        </w:r>
        <w:r>
          <w:rPr>
            <w:noProof/>
            <w:webHidden/>
          </w:rPr>
          <w:fldChar w:fldCharType="end"/>
        </w:r>
      </w:hyperlink>
    </w:p>
    <w:p w14:paraId="5763CBB3" w14:textId="7F446572" w:rsidR="00780295" w:rsidRDefault="00780295">
      <w:pPr>
        <w:pStyle w:val="Tabladeilustraciones"/>
        <w:tabs>
          <w:tab w:val="right" w:leader="dot" w:pos="8828"/>
        </w:tabs>
        <w:rPr>
          <w:rFonts w:eastAsiaTheme="minorEastAsia"/>
          <w:noProof/>
          <w:sz w:val="24"/>
          <w:szCs w:val="24"/>
          <w:lang w:eastAsia="es-CL"/>
        </w:rPr>
      </w:pPr>
      <w:hyperlink w:anchor="_Toc183468909" w:history="1">
        <w:r w:rsidRPr="004C295E">
          <w:rPr>
            <w:rStyle w:val="Hipervnculo"/>
            <w:noProof/>
          </w:rPr>
          <w:t>Tabla 14 - Tareas primer entregable</w:t>
        </w:r>
        <w:r>
          <w:rPr>
            <w:noProof/>
            <w:webHidden/>
          </w:rPr>
          <w:tab/>
        </w:r>
        <w:r>
          <w:rPr>
            <w:noProof/>
            <w:webHidden/>
          </w:rPr>
          <w:fldChar w:fldCharType="begin"/>
        </w:r>
        <w:r>
          <w:rPr>
            <w:noProof/>
            <w:webHidden/>
          </w:rPr>
          <w:instrText xml:space="preserve"> PAGEREF _Toc183468909 \h </w:instrText>
        </w:r>
        <w:r>
          <w:rPr>
            <w:noProof/>
            <w:webHidden/>
          </w:rPr>
        </w:r>
        <w:r>
          <w:rPr>
            <w:noProof/>
            <w:webHidden/>
          </w:rPr>
          <w:fldChar w:fldCharType="separate"/>
        </w:r>
        <w:r w:rsidR="002C5966">
          <w:rPr>
            <w:noProof/>
            <w:webHidden/>
          </w:rPr>
          <w:t>53</w:t>
        </w:r>
        <w:r>
          <w:rPr>
            <w:noProof/>
            <w:webHidden/>
          </w:rPr>
          <w:fldChar w:fldCharType="end"/>
        </w:r>
      </w:hyperlink>
    </w:p>
    <w:p w14:paraId="2A8A6AF8" w14:textId="2FC28C2F" w:rsidR="00780295" w:rsidRDefault="00780295">
      <w:pPr>
        <w:pStyle w:val="Tabladeilustraciones"/>
        <w:tabs>
          <w:tab w:val="right" w:leader="dot" w:pos="8828"/>
        </w:tabs>
        <w:rPr>
          <w:rFonts w:eastAsiaTheme="minorEastAsia"/>
          <w:noProof/>
          <w:sz w:val="24"/>
          <w:szCs w:val="24"/>
          <w:lang w:eastAsia="es-CL"/>
        </w:rPr>
      </w:pPr>
      <w:hyperlink w:anchor="_Toc183468910" w:history="1">
        <w:r w:rsidRPr="004C295E">
          <w:rPr>
            <w:rStyle w:val="Hipervnculo"/>
            <w:noProof/>
          </w:rPr>
          <w:t>Tabla 15 - Tareas segundo entregable</w:t>
        </w:r>
        <w:r>
          <w:rPr>
            <w:noProof/>
            <w:webHidden/>
          </w:rPr>
          <w:tab/>
        </w:r>
        <w:r>
          <w:rPr>
            <w:noProof/>
            <w:webHidden/>
          </w:rPr>
          <w:fldChar w:fldCharType="begin"/>
        </w:r>
        <w:r>
          <w:rPr>
            <w:noProof/>
            <w:webHidden/>
          </w:rPr>
          <w:instrText xml:space="preserve"> PAGEREF _Toc183468910 \h </w:instrText>
        </w:r>
        <w:r>
          <w:rPr>
            <w:noProof/>
            <w:webHidden/>
          </w:rPr>
        </w:r>
        <w:r>
          <w:rPr>
            <w:noProof/>
            <w:webHidden/>
          </w:rPr>
          <w:fldChar w:fldCharType="separate"/>
        </w:r>
        <w:r w:rsidR="002C5966">
          <w:rPr>
            <w:noProof/>
            <w:webHidden/>
          </w:rPr>
          <w:t>54</w:t>
        </w:r>
        <w:r>
          <w:rPr>
            <w:noProof/>
            <w:webHidden/>
          </w:rPr>
          <w:fldChar w:fldCharType="end"/>
        </w:r>
      </w:hyperlink>
    </w:p>
    <w:p w14:paraId="1B3676E0" w14:textId="7A18A5C8" w:rsidR="00780295" w:rsidRDefault="00780295">
      <w:pPr>
        <w:pStyle w:val="Tabladeilustraciones"/>
        <w:tabs>
          <w:tab w:val="right" w:leader="dot" w:pos="8828"/>
        </w:tabs>
        <w:rPr>
          <w:rFonts w:eastAsiaTheme="minorEastAsia"/>
          <w:noProof/>
          <w:sz w:val="24"/>
          <w:szCs w:val="24"/>
          <w:lang w:eastAsia="es-CL"/>
        </w:rPr>
      </w:pPr>
      <w:hyperlink w:anchor="_Toc183468911" w:history="1">
        <w:r w:rsidRPr="004C295E">
          <w:rPr>
            <w:rStyle w:val="Hipervnculo"/>
            <w:noProof/>
          </w:rPr>
          <w:t>Tabla 16 - Tareas tercer entregable</w:t>
        </w:r>
        <w:r>
          <w:rPr>
            <w:noProof/>
            <w:webHidden/>
          </w:rPr>
          <w:tab/>
        </w:r>
        <w:r>
          <w:rPr>
            <w:noProof/>
            <w:webHidden/>
          </w:rPr>
          <w:fldChar w:fldCharType="begin"/>
        </w:r>
        <w:r>
          <w:rPr>
            <w:noProof/>
            <w:webHidden/>
          </w:rPr>
          <w:instrText xml:space="preserve"> PAGEREF _Toc183468911 \h </w:instrText>
        </w:r>
        <w:r>
          <w:rPr>
            <w:noProof/>
            <w:webHidden/>
          </w:rPr>
        </w:r>
        <w:r>
          <w:rPr>
            <w:noProof/>
            <w:webHidden/>
          </w:rPr>
          <w:fldChar w:fldCharType="separate"/>
        </w:r>
        <w:r w:rsidR="002C5966">
          <w:rPr>
            <w:noProof/>
            <w:webHidden/>
          </w:rPr>
          <w:t>55</w:t>
        </w:r>
        <w:r>
          <w:rPr>
            <w:noProof/>
            <w:webHidden/>
          </w:rPr>
          <w:fldChar w:fldCharType="end"/>
        </w:r>
      </w:hyperlink>
    </w:p>
    <w:p w14:paraId="5EFA28A6" w14:textId="137B2D7E" w:rsidR="00F007A6" w:rsidRDefault="00641A8C" w:rsidP="00F007A6">
      <w:pPr>
        <w:pStyle w:val="Subtituloproyecto"/>
        <w:rPr>
          <w:ins w:id="1" w:author="Microsoft Word" w:date="2024-11-25T21:39:00Z" w16du:dateUtc="2024-11-26T00:39:00Z"/>
        </w:rPr>
      </w:pPr>
      <w:r>
        <w:rPr>
          <w:rFonts w:cs="Arial"/>
        </w:rPr>
        <w:fldChar w:fldCharType="end"/>
      </w:r>
    </w:p>
    <w:p w14:paraId="74C1D981" w14:textId="1B2EB75B" w:rsidR="006839B1" w:rsidRDefault="006839B1" w:rsidP="0009683A">
      <w:pPr>
        <w:spacing w:line="360" w:lineRule="auto"/>
        <w:jc w:val="both"/>
        <w:rPr>
          <w:rFonts w:ascii="Arial" w:hAnsi="Arial" w:cs="Arial"/>
        </w:rPr>
      </w:pPr>
    </w:p>
    <w:p w14:paraId="408F2BCF" w14:textId="77777777" w:rsidR="006839B1" w:rsidRDefault="006839B1" w:rsidP="0009683A">
      <w:pPr>
        <w:spacing w:line="360" w:lineRule="auto"/>
        <w:jc w:val="both"/>
        <w:rPr>
          <w:rFonts w:ascii="Arial" w:hAnsi="Arial" w:cs="Arial"/>
        </w:rPr>
      </w:pPr>
    </w:p>
    <w:p w14:paraId="6EB4E622" w14:textId="77777777" w:rsidR="006839B1" w:rsidRDefault="006839B1" w:rsidP="0009683A">
      <w:pPr>
        <w:spacing w:line="360" w:lineRule="auto"/>
        <w:jc w:val="both"/>
        <w:rPr>
          <w:rFonts w:ascii="Arial" w:hAnsi="Arial" w:cs="Arial"/>
        </w:rPr>
      </w:pPr>
    </w:p>
    <w:p w14:paraId="1C9D337E" w14:textId="77777777" w:rsidR="006839B1" w:rsidRDefault="006839B1" w:rsidP="0009683A">
      <w:pPr>
        <w:spacing w:line="360" w:lineRule="auto"/>
        <w:jc w:val="both"/>
        <w:rPr>
          <w:rFonts w:ascii="Arial" w:hAnsi="Arial" w:cs="Arial"/>
        </w:rPr>
      </w:pPr>
    </w:p>
    <w:p w14:paraId="76FBDEA0" w14:textId="77777777" w:rsidR="006839B1" w:rsidRDefault="006839B1" w:rsidP="0009683A">
      <w:pPr>
        <w:spacing w:line="360" w:lineRule="auto"/>
        <w:jc w:val="both"/>
        <w:rPr>
          <w:rFonts w:ascii="Arial" w:hAnsi="Arial" w:cs="Arial"/>
        </w:rPr>
      </w:pPr>
    </w:p>
    <w:p w14:paraId="71A50C4A" w14:textId="77777777" w:rsidR="006839B1" w:rsidRDefault="006839B1" w:rsidP="0009683A">
      <w:pPr>
        <w:spacing w:line="360" w:lineRule="auto"/>
        <w:jc w:val="both"/>
        <w:rPr>
          <w:rFonts w:ascii="Arial" w:hAnsi="Arial" w:cs="Arial"/>
        </w:rPr>
      </w:pPr>
    </w:p>
    <w:p w14:paraId="31C29106" w14:textId="77777777" w:rsidR="006839B1" w:rsidRDefault="006839B1" w:rsidP="0009683A">
      <w:pPr>
        <w:spacing w:line="360" w:lineRule="auto"/>
        <w:jc w:val="both"/>
        <w:rPr>
          <w:rFonts w:ascii="Arial" w:hAnsi="Arial" w:cs="Arial"/>
        </w:rPr>
      </w:pPr>
    </w:p>
    <w:p w14:paraId="2CBDBF95" w14:textId="32AEDD2B" w:rsidR="002A0241" w:rsidRPr="002A0241" w:rsidRDefault="000D3262" w:rsidP="002A0241">
      <w:pPr>
        <w:pStyle w:val="TitulosProyecto"/>
        <w:outlineLvl w:val="0"/>
      </w:pPr>
      <w:bookmarkStart w:id="2" w:name="_Toc644793476"/>
      <w:bookmarkStart w:id="3" w:name="_Toc183471828"/>
      <w:bookmarkStart w:id="4" w:name="_Toc1472623683"/>
      <w:r w:rsidRPr="00234948">
        <w:lastRenderedPageBreak/>
        <w:t>Resumen ejecutivo (español</w:t>
      </w:r>
      <w:r>
        <w:t>)</w:t>
      </w:r>
      <w:r w:rsidR="3218E341">
        <w:t>.</w:t>
      </w:r>
      <w:bookmarkEnd w:id="2"/>
      <w:bookmarkEnd w:id="3"/>
      <w:bookmarkEnd w:id="4"/>
    </w:p>
    <w:tbl>
      <w:tblPr>
        <w:tblStyle w:val="Tablaconcuadrcula"/>
        <w:tblW w:w="0" w:type="auto"/>
        <w:tblLook w:val="04A0" w:firstRow="1" w:lastRow="0" w:firstColumn="1" w:lastColumn="0" w:noHBand="0" w:noVBand="1"/>
      </w:tblPr>
      <w:tblGrid>
        <w:gridCol w:w="8828"/>
      </w:tblGrid>
      <w:tr w:rsidR="00DB1FCF" w14:paraId="267FB97A" w14:textId="77777777" w:rsidTr="00DB1FCF">
        <w:tc>
          <w:tcPr>
            <w:tcW w:w="8828" w:type="dxa"/>
          </w:tcPr>
          <w:p w14:paraId="3DD0EABD" w14:textId="77777777" w:rsidR="00DB1FCF" w:rsidRDefault="00DB1FCF" w:rsidP="00DB1FCF">
            <w:pPr>
              <w:pStyle w:val="ParrafoProyecto0"/>
              <w:rPr>
                <w:rFonts w:eastAsia="Arial"/>
              </w:rPr>
            </w:pPr>
            <w:r w:rsidRPr="1ACA0ABC">
              <w:rPr>
                <w:b/>
                <w:bCs/>
              </w:rPr>
              <w:t>Título</w:t>
            </w:r>
            <w:r w:rsidRPr="3C874F7D">
              <w:rPr>
                <w:b/>
              </w:rPr>
              <w:t xml:space="preserve"> del Proyecto:</w:t>
            </w:r>
            <w:r w:rsidRPr="0CEA0A2C">
              <w:rPr>
                <w:rFonts w:eastAsia="Arial"/>
              </w:rPr>
              <w:t xml:space="preserve"> </w:t>
            </w:r>
            <w:r w:rsidRPr="06E2D5ED">
              <w:rPr>
                <w:rFonts w:eastAsia="Arial"/>
              </w:rPr>
              <w:t>“</w:t>
            </w:r>
            <w:r w:rsidRPr="0CEA0A2C">
              <w:rPr>
                <w:rFonts w:eastAsia="Arial"/>
              </w:rPr>
              <w:t xml:space="preserve">Plataforma Integral De Gestión de Cliente y </w:t>
            </w:r>
            <w:r>
              <w:rPr>
                <w:rFonts w:eastAsia="Arial"/>
              </w:rPr>
              <w:t>Ó</w:t>
            </w:r>
            <w:r w:rsidRPr="0CEA0A2C">
              <w:rPr>
                <w:rFonts w:eastAsia="Arial"/>
              </w:rPr>
              <w:t>rdenes de Transporte</w:t>
            </w:r>
            <w:r w:rsidRPr="06E2D5ED">
              <w:rPr>
                <w:rFonts w:eastAsia="Arial"/>
              </w:rPr>
              <w:t>”.</w:t>
            </w:r>
          </w:p>
          <w:p w14:paraId="12CA3492" w14:textId="77777777" w:rsidR="00DB1FCF" w:rsidRDefault="00DB1FCF" w:rsidP="00DB1FCF">
            <w:pPr>
              <w:pStyle w:val="ParrafoProyecto0"/>
            </w:pPr>
            <w:r w:rsidRPr="3C874F7D">
              <w:rPr>
                <w:b/>
              </w:rPr>
              <w:t>Objetivos:</w:t>
            </w:r>
            <w:r w:rsidRPr="0CEA0A2C">
              <w:rPr>
                <w:rFonts w:eastAsia="Arial"/>
              </w:rPr>
              <w:t xml:space="preserve"> Desarrollar una solución tecnológica </w:t>
            </w:r>
            <w:r w:rsidRPr="06E2D5ED">
              <w:rPr>
                <w:rFonts w:eastAsia="Arial"/>
              </w:rPr>
              <w:t xml:space="preserve">basada en una plataforma web, </w:t>
            </w:r>
            <w:r w:rsidRPr="0CEA0A2C">
              <w:rPr>
                <w:rFonts w:eastAsia="Arial"/>
              </w:rPr>
              <w:t xml:space="preserve">que centralice y automatice la gestión de clientes y </w:t>
            </w:r>
            <w:r>
              <w:rPr>
                <w:rFonts w:eastAsia="Arial"/>
              </w:rPr>
              <w:t>órdenes</w:t>
            </w:r>
            <w:r w:rsidRPr="0CEA0A2C">
              <w:rPr>
                <w:rFonts w:eastAsia="Arial"/>
              </w:rPr>
              <w:t xml:space="preserve"> de tra</w:t>
            </w:r>
            <w:r>
              <w:rPr>
                <w:rFonts w:eastAsia="Arial"/>
              </w:rPr>
              <w:t>n</w:t>
            </w:r>
            <w:r w:rsidRPr="0CEA0A2C">
              <w:rPr>
                <w:rFonts w:eastAsia="Arial"/>
              </w:rPr>
              <w:t>sporte, para mejorar la eficiencia operativa de Setralog</w:t>
            </w:r>
            <w:r>
              <w:rPr>
                <w:rFonts w:eastAsia="Arial"/>
              </w:rPr>
              <w:fldChar w:fldCharType="begin"/>
            </w:r>
            <w:r>
              <w:instrText xml:space="preserve"> XE "</w:instrText>
            </w:r>
            <w:r w:rsidRPr="00E430E8">
              <w:rPr>
                <w:b/>
                <w:lang w:eastAsia="es-CL"/>
              </w:rPr>
              <w:instrText>Setralog</w:instrText>
            </w:r>
            <w:r w:rsidRPr="00E430E8">
              <w:rPr>
                <w:b/>
              </w:rPr>
              <w:instrText>:</w:instrText>
            </w:r>
            <w:r w:rsidRPr="00E430E8">
              <w:instrText>Nombre de Cliente para proyecto APT</w:instrText>
            </w:r>
            <w:r>
              <w:instrText xml:space="preserve">" </w:instrText>
            </w:r>
            <w:r>
              <w:rPr>
                <w:rFonts w:eastAsia="Arial"/>
              </w:rPr>
              <w:fldChar w:fldCharType="end"/>
            </w:r>
            <w:r w:rsidRPr="0CEA0A2C">
              <w:rPr>
                <w:rFonts w:eastAsia="Arial"/>
              </w:rPr>
              <w:t>, una empresa dedicada al tra</w:t>
            </w:r>
            <w:r>
              <w:rPr>
                <w:rFonts w:eastAsia="Arial"/>
              </w:rPr>
              <w:t>n</w:t>
            </w:r>
            <w:r w:rsidRPr="0CEA0A2C">
              <w:rPr>
                <w:rFonts w:eastAsia="Arial"/>
              </w:rPr>
              <w:t>sporte terrestre de carga.</w:t>
            </w:r>
          </w:p>
          <w:p w14:paraId="724F8BB2" w14:textId="77777777" w:rsidR="00DB1FCF" w:rsidRDefault="00DB1FCF" w:rsidP="00DB1FCF">
            <w:pPr>
              <w:pStyle w:val="ParrafoProyecto0"/>
            </w:pPr>
            <w:r w:rsidRPr="3C874F7D">
              <w:rPr>
                <w:b/>
              </w:rPr>
              <w:t xml:space="preserve">Contexto: </w:t>
            </w:r>
            <w:r w:rsidRPr="0CEA0A2C">
              <w:rPr>
                <w:rFonts w:eastAsia="Arial"/>
              </w:rPr>
              <w:t>Setralog</w:t>
            </w:r>
            <w:r>
              <w:rPr>
                <w:rFonts w:eastAsia="Arial"/>
              </w:rPr>
              <w:fldChar w:fldCharType="begin"/>
            </w:r>
            <w:r>
              <w:instrText xml:space="preserve"> XE "</w:instrText>
            </w:r>
            <w:r w:rsidRPr="00E430E8">
              <w:rPr>
                <w:b/>
                <w:lang w:eastAsia="es-CL"/>
              </w:rPr>
              <w:instrText>Setralog</w:instrText>
            </w:r>
            <w:r w:rsidRPr="00E430E8">
              <w:rPr>
                <w:b/>
              </w:rPr>
              <w:instrText>:</w:instrText>
            </w:r>
            <w:r w:rsidRPr="00E430E8">
              <w:instrText>Nombre de Cliente para proyecto APT</w:instrText>
            </w:r>
            <w:r>
              <w:instrText xml:space="preserve">" </w:instrText>
            </w:r>
            <w:r>
              <w:rPr>
                <w:rFonts w:eastAsia="Arial"/>
              </w:rPr>
              <w:fldChar w:fldCharType="end"/>
            </w:r>
            <w:r w:rsidRPr="0CEA0A2C">
              <w:rPr>
                <w:rFonts w:eastAsia="Arial"/>
              </w:rPr>
              <w:t>, fundada en 2018, actualmente enfrenta limitaciones significativas debido a la gestión manual de sus operaciones, basadas en hojas de cálculos y correos electrónicos. Esta metodología ha generado ineficiencias como:</w:t>
            </w:r>
          </w:p>
          <w:p w14:paraId="70AF1084" w14:textId="77777777" w:rsidR="00DB1FCF" w:rsidRDefault="00DB1FCF" w:rsidP="00DB1FCF">
            <w:pPr>
              <w:pStyle w:val="ParrafoProyecto0"/>
              <w:numPr>
                <w:ilvl w:val="0"/>
                <w:numId w:val="23"/>
              </w:numPr>
              <w:rPr>
                <w:rFonts w:eastAsia="Arial"/>
              </w:rPr>
            </w:pPr>
            <w:r w:rsidRPr="3C874F7D">
              <w:t xml:space="preserve">Incremento del 45% en tiempos de respuesta </w:t>
            </w:r>
            <w:r>
              <w:t>en comparación</w:t>
            </w:r>
            <w:r w:rsidRPr="3C874F7D">
              <w:t xml:space="preserve"> a la competencia.</w:t>
            </w:r>
          </w:p>
          <w:p w14:paraId="071984AE" w14:textId="77777777" w:rsidR="00DB1FCF" w:rsidRDefault="00DB1FCF" w:rsidP="00DB1FCF">
            <w:pPr>
              <w:pStyle w:val="ParrafoProyecto0"/>
              <w:numPr>
                <w:ilvl w:val="0"/>
                <w:numId w:val="23"/>
              </w:numPr>
              <w:rPr>
                <w:rFonts w:eastAsia="Arial"/>
              </w:rPr>
            </w:pPr>
            <w:r w:rsidRPr="3C874F7D">
              <w:t xml:space="preserve">Tasa de errores del 18% en la creación de órdenes. </w:t>
            </w:r>
          </w:p>
          <w:p w14:paraId="7903A9E6" w14:textId="77777777" w:rsidR="00DB1FCF" w:rsidRDefault="00DB1FCF" w:rsidP="00DB1FCF">
            <w:pPr>
              <w:pStyle w:val="ParrafoProyecto0"/>
              <w:numPr>
                <w:ilvl w:val="0"/>
                <w:numId w:val="23"/>
              </w:numPr>
              <w:rPr>
                <w:rFonts w:eastAsia="Arial"/>
              </w:rPr>
            </w:pPr>
            <w:r w:rsidRPr="3C874F7D">
              <w:t>P</w:t>
            </w:r>
            <w:r>
              <w:t>é</w:t>
            </w:r>
            <w:r w:rsidRPr="3C874F7D">
              <w:t>rdida de 13 clientes en 2024 debido a la baja calidad del servicio, entre otros.</w:t>
            </w:r>
          </w:p>
          <w:p w14:paraId="1C99E095" w14:textId="77777777" w:rsidR="00DB1FCF" w:rsidRDefault="00DB1FCF" w:rsidP="00DB1FCF">
            <w:pPr>
              <w:pStyle w:val="ParrafoProyecto0"/>
            </w:pPr>
            <w:r w:rsidRPr="3C874F7D">
              <w:t xml:space="preserve">Estos problemas impactan </w:t>
            </w:r>
            <w:r w:rsidRPr="0CEA0A2C">
              <w:rPr>
                <w:rFonts w:eastAsia="Arial"/>
              </w:rPr>
              <w:t>negativamente en la reputación, productividad y competitividad de la empresa.</w:t>
            </w:r>
          </w:p>
          <w:p w14:paraId="564969B4" w14:textId="77777777" w:rsidR="00DB1FCF" w:rsidRDefault="00DB1FCF" w:rsidP="00DB1FCF">
            <w:pPr>
              <w:pStyle w:val="ParrafoProyecto0"/>
              <w:rPr>
                <w:rFonts w:eastAsia="Arial"/>
              </w:rPr>
            </w:pPr>
          </w:p>
          <w:p w14:paraId="5968F35C" w14:textId="77777777" w:rsidR="00DB1FCF" w:rsidRDefault="00DB1FCF" w:rsidP="00DB1FCF">
            <w:pPr>
              <w:spacing w:line="360" w:lineRule="auto"/>
              <w:jc w:val="both"/>
            </w:pPr>
            <w:r w:rsidRPr="0CEA0A2C">
              <w:rPr>
                <w:rFonts w:ascii="Arial" w:eastAsia="Arial" w:hAnsi="Arial" w:cs="Arial"/>
                <w:b/>
                <w:bCs/>
              </w:rPr>
              <w:t>Solución Propuesta</w:t>
            </w:r>
          </w:p>
          <w:p w14:paraId="2A4CE983" w14:textId="77777777" w:rsidR="00DB1FCF" w:rsidRPr="002F6F6F" w:rsidRDefault="00DB1FCF" w:rsidP="00DB1FCF">
            <w:pPr>
              <w:spacing w:line="360" w:lineRule="auto"/>
              <w:jc w:val="both"/>
              <w:rPr>
                <w:rFonts w:ascii="Arial" w:hAnsi="Arial" w:cs="Arial"/>
                <w:sz w:val="24"/>
                <w:szCs w:val="24"/>
              </w:rPr>
            </w:pPr>
            <w:r w:rsidRPr="002F6F6F">
              <w:rPr>
                <w:rFonts w:ascii="Arial" w:eastAsia="Arial" w:hAnsi="Arial" w:cs="Arial"/>
                <w:sz w:val="24"/>
                <w:szCs w:val="24"/>
              </w:rPr>
              <w:t>La Asignatura Portafolio de Título</w:t>
            </w:r>
            <w:r w:rsidRPr="002F6F6F">
              <w:rPr>
                <w:rFonts w:ascii="Arial" w:eastAsia="Arial" w:hAnsi="Arial" w:cs="Arial"/>
                <w:color w:val="FF0000"/>
                <w:sz w:val="24"/>
                <w:szCs w:val="24"/>
              </w:rPr>
              <w:t xml:space="preserve"> </w:t>
            </w:r>
            <w:r w:rsidRPr="002F6F6F">
              <w:rPr>
                <w:rFonts w:ascii="Arial" w:eastAsia="Arial" w:hAnsi="Arial" w:cs="Arial"/>
                <w:sz w:val="24"/>
                <w:szCs w:val="24"/>
              </w:rPr>
              <w:t>(APT</w:t>
            </w:r>
            <w:r w:rsidRPr="002F6F6F">
              <w:rPr>
                <w:rFonts w:ascii="Arial" w:eastAsia="Arial" w:hAnsi="Arial" w:cs="Arial"/>
                <w:sz w:val="24"/>
                <w:szCs w:val="24"/>
              </w:rPr>
              <w:fldChar w:fldCharType="begin"/>
            </w:r>
            <w:r w:rsidRPr="002F6F6F">
              <w:rPr>
                <w:rFonts w:ascii="Arial" w:hAnsi="Arial" w:cs="Arial"/>
                <w:sz w:val="24"/>
                <w:szCs w:val="24"/>
              </w:rPr>
              <w:instrText xml:space="preserve"> XE "</w:instrText>
            </w:r>
            <w:r w:rsidRPr="002F6F6F">
              <w:rPr>
                <w:rFonts w:ascii="Arial" w:hAnsi="Arial" w:cs="Arial"/>
                <w:sz w:val="28"/>
                <w:szCs w:val="28"/>
              </w:rPr>
              <w:instrText>APT</w:instrText>
            </w:r>
            <w:r w:rsidRPr="002F6F6F">
              <w:rPr>
                <w:rFonts w:ascii="Arial" w:hAnsi="Arial" w:cs="Arial"/>
                <w:sz w:val="24"/>
                <w:szCs w:val="24"/>
              </w:rPr>
              <w:instrText xml:space="preserve">:Asignatura de portafolio de título" </w:instrText>
            </w:r>
            <w:r w:rsidRPr="002F6F6F">
              <w:rPr>
                <w:rFonts w:ascii="Arial" w:eastAsia="Arial" w:hAnsi="Arial" w:cs="Arial"/>
                <w:sz w:val="24"/>
                <w:szCs w:val="24"/>
              </w:rPr>
              <w:fldChar w:fldCharType="end"/>
            </w:r>
            <w:r w:rsidRPr="002F6F6F">
              <w:rPr>
                <w:rFonts w:ascii="Arial" w:eastAsia="Arial" w:hAnsi="Arial" w:cs="Arial"/>
                <w:sz w:val="24"/>
                <w:szCs w:val="24"/>
              </w:rPr>
              <w:t xml:space="preserve">), propone una plataforma web que permitirá: </w:t>
            </w:r>
          </w:p>
          <w:p w14:paraId="63A71F4E" w14:textId="77777777" w:rsidR="00DB1FCF" w:rsidRPr="002F6F6F" w:rsidRDefault="00DB1FCF" w:rsidP="00DB1FCF">
            <w:pPr>
              <w:pStyle w:val="Prrafodelista"/>
              <w:spacing w:line="360" w:lineRule="auto"/>
              <w:ind w:hanging="360"/>
              <w:jc w:val="both"/>
              <w:rPr>
                <w:rFonts w:ascii="Arial" w:eastAsia="Arial" w:hAnsi="Arial" w:cs="Arial"/>
                <w:sz w:val="24"/>
                <w:szCs w:val="24"/>
              </w:rPr>
            </w:pPr>
            <w:r w:rsidRPr="002F6F6F">
              <w:rPr>
                <w:rFonts w:ascii="Arial" w:eastAsia="Arial" w:hAnsi="Arial" w:cs="Arial"/>
                <w:b/>
                <w:bCs/>
                <w:sz w:val="24"/>
                <w:szCs w:val="24"/>
              </w:rPr>
              <w:t xml:space="preserve">Centralizar la Información: </w:t>
            </w:r>
            <w:r w:rsidRPr="002F6F6F">
              <w:rPr>
                <w:rFonts w:ascii="Arial" w:eastAsia="Arial" w:hAnsi="Arial" w:cs="Arial"/>
                <w:sz w:val="24"/>
                <w:szCs w:val="24"/>
              </w:rPr>
              <w:t>Registro y gestión unificada de la información de datos de clientes y órdenes de transporte.</w:t>
            </w:r>
          </w:p>
          <w:p w14:paraId="1D68CF93" w14:textId="77777777" w:rsidR="00DB1FCF" w:rsidRPr="002F6F6F" w:rsidRDefault="00DB1FCF" w:rsidP="00DB1FCF">
            <w:pPr>
              <w:pStyle w:val="Prrafodelista"/>
              <w:spacing w:line="360" w:lineRule="auto"/>
              <w:ind w:hanging="360"/>
              <w:jc w:val="both"/>
              <w:rPr>
                <w:rFonts w:ascii="Arial" w:eastAsia="Arial" w:hAnsi="Arial" w:cs="Arial"/>
                <w:sz w:val="24"/>
                <w:szCs w:val="24"/>
              </w:rPr>
            </w:pPr>
            <w:r w:rsidRPr="002F6F6F">
              <w:rPr>
                <w:rFonts w:ascii="Arial" w:eastAsia="Arial" w:hAnsi="Arial" w:cs="Arial"/>
                <w:b/>
                <w:bCs/>
                <w:sz w:val="24"/>
                <w:szCs w:val="24"/>
              </w:rPr>
              <w:t xml:space="preserve">Acceso autónomo: </w:t>
            </w:r>
            <w:r w:rsidRPr="002F6F6F">
              <w:rPr>
                <w:rFonts w:ascii="Arial" w:eastAsia="Arial" w:hAnsi="Arial" w:cs="Arial"/>
                <w:sz w:val="24"/>
                <w:szCs w:val="24"/>
              </w:rPr>
              <w:t>Clientes y colaboradores podrán gestionar solicitudes de manera independiente y sin dificultades.</w:t>
            </w:r>
          </w:p>
          <w:p w14:paraId="58F004E1" w14:textId="77777777" w:rsidR="00DB1FCF" w:rsidRDefault="00DB1FCF" w:rsidP="00DB1FCF">
            <w:pPr>
              <w:pStyle w:val="Prrafodelista"/>
              <w:spacing w:line="360" w:lineRule="auto"/>
              <w:ind w:hanging="360"/>
              <w:jc w:val="both"/>
              <w:rPr>
                <w:rFonts w:ascii="Arial" w:eastAsia="Arial" w:hAnsi="Arial" w:cs="Arial"/>
                <w:sz w:val="24"/>
                <w:szCs w:val="24"/>
              </w:rPr>
            </w:pPr>
            <w:r w:rsidRPr="002F6F6F">
              <w:rPr>
                <w:rFonts w:ascii="Arial" w:eastAsia="Arial" w:hAnsi="Arial" w:cs="Arial"/>
                <w:b/>
                <w:bCs/>
                <w:sz w:val="24"/>
                <w:szCs w:val="24"/>
              </w:rPr>
              <w:t xml:space="preserve">Optimización de procesos: </w:t>
            </w:r>
            <w:r w:rsidRPr="002F6F6F">
              <w:rPr>
                <w:rFonts w:ascii="Arial" w:eastAsia="Arial" w:hAnsi="Arial" w:cs="Arial"/>
                <w:sz w:val="24"/>
                <w:szCs w:val="24"/>
              </w:rPr>
              <w:t>Reducción de errores de registro al 5% y disminución de los tiempos de creación y procesamiento de órdenes al 10%.</w:t>
            </w:r>
          </w:p>
          <w:p w14:paraId="0AF81AB6" w14:textId="77777777" w:rsidR="00DB1FCF" w:rsidRPr="002F6F6F" w:rsidRDefault="00DB1FCF" w:rsidP="00DB1FCF">
            <w:pPr>
              <w:pStyle w:val="Prrafodelista"/>
              <w:spacing w:line="360" w:lineRule="auto"/>
              <w:ind w:hanging="360"/>
              <w:jc w:val="both"/>
              <w:rPr>
                <w:rFonts w:ascii="Arial" w:eastAsia="Arial" w:hAnsi="Arial" w:cs="Arial"/>
                <w:sz w:val="24"/>
                <w:szCs w:val="24"/>
              </w:rPr>
            </w:pPr>
          </w:p>
          <w:p w14:paraId="6B256BF7" w14:textId="77777777" w:rsidR="00DB1FCF" w:rsidRPr="002F6F6F" w:rsidRDefault="00DB1FCF" w:rsidP="00DB1FCF">
            <w:pPr>
              <w:spacing w:line="360" w:lineRule="auto"/>
              <w:jc w:val="both"/>
              <w:rPr>
                <w:rFonts w:ascii="Arial" w:hAnsi="Arial" w:cs="Arial"/>
                <w:sz w:val="24"/>
                <w:szCs w:val="24"/>
              </w:rPr>
            </w:pPr>
            <w:r w:rsidRPr="002F6F6F">
              <w:rPr>
                <w:rFonts w:ascii="Arial" w:eastAsia="Arial" w:hAnsi="Arial" w:cs="Arial"/>
                <w:b/>
                <w:bCs/>
                <w:sz w:val="24"/>
                <w:szCs w:val="24"/>
              </w:rPr>
              <w:t>Beneficios Esperados</w:t>
            </w:r>
          </w:p>
          <w:p w14:paraId="15ABD73F" w14:textId="7A1A0517" w:rsidR="00DB1FCF" w:rsidRPr="002F6F6F" w:rsidRDefault="00DB1FCF" w:rsidP="00DB1FCF">
            <w:pPr>
              <w:pStyle w:val="Prrafodelista"/>
              <w:spacing w:line="360" w:lineRule="auto"/>
              <w:ind w:hanging="360"/>
              <w:jc w:val="both"/>
              <w:rPr>
                <w:rFonts w:ascii="Arial" w:eastAsia="Arial" w:hAnsi="Arial" w:cs="Arial"/>
                <w:sz w:val="24"/>
                <w:szCs w:val="24"/>
              </w:rPr>
            </w:pPr>
            <w:r w:rsidRPr="002F6F6F">
              <w:rPr>
                <w:rFonts w:ascii="Arial" w:eastAsia="Arial" w:hAnsi="Arial" w:cs="Arial"/>
                <w:sz w:val="24"/>
                <w:szCs w:val="24"/>
              </w:rPr>
              <w:lastRenderedPageBreak/>
              <w:t>Incremento de la satisfacción y fidelización de clientes mediante una interfaz amigable para los usuarios.</w:t>
            </w:r>
          </w:p>
          <w:p w14:paraId="7C6D50BE" w14:textId="77777777" w:rsidR="00DB1FCF" w:rsidRPr="002F6F6F" w:rsidRDefault="00DB1FCF" w:rsidP="00DB1FCF">
            <w:pPr>
              <w:pStyle w:val="Prrafodelista"/>
              <w:spacing w:line="360" w:lineRule="auto"/>
              <w:ind w:hanging="360"/>
              <w:jc w:val="both"/>
              <w:rPr>
                <w:rFonts w:ascii="Arial" w:eastAsia="Arial" w:hAnsi="Arial" w:cs="Arial"/>
                <w:sz w:val="24"/>
                <w:szCs w:val="24"/>
              </w:rPr>
            </w:pPr>
            <w:r w:rsidRPr="002F6F6F">
              <w:rPr>
                <w:rFonts w:ascii="Arial" w:eastAsia="Arial" w:hAnsi="Arial" w:cs="Arial"/>
                <w:sz w:val="24"/>
                <w:szCs w:val="24"/>
              </w:rPr>
              <w:t>Mejora en la trazabilidad y calidad del servicio ofrecido.</w:t>
            </w:r>
          </w:p>
          <w:p w14:paraId="08BF8675" w14:textId="77777777" w:rsidR="00DB1FCF" w:rsidRPr="002F6F6F" w:rsidRDefault="00DB1FCF" w:rsidP="00DB1FCF">
            <w:pPr>
              <w:pStyle w:val="Prrafodelista"/>
              <w:spacing w:line="360" w:lineRule="auto"/>
              <w:ind w:hanging="360"/>
              <w:jc w:val="both"/>
              <w:rPr>
                <w:rFonts w:ascii="Arial" w:eastAsia="Arial" w:hAnsi="Arial" w:cs="Arial"/>
                <w:sz w:val="24"/>
                <w:szCs w:val="24"/>
              </w:rPr>
            </w:pPr>
            <w:r w:rsidRPr="002F6F6F">
              <w:rPr>
                <w:rFonts w:ascii="Arial" w:eastAsia="Arial" w:hAnsi="Arial" w:cs="Arial"/>
                <w:sz w:val="24"/>
                <w:szCs w:val="24"/>
              </w:rPr>
              <w:t>Reducción de costos operativos y optimización de recursos humanos.</w:t>
            </w:r>
          </w:p>
          <w:p w14:paraId="3695ECAE" w14:textId="77777777" w:rsidR="00DB1FCF" w:rsidRDefault="00DB1FCF" w:rsidP="00DB1FCF">
            <w:pPr>
              <w:spacing w:line="360" w:lineRule="auto"/>
              <w:jc w:val="both"/>
            </w:pPr>
            <w:r w:rsidRPr="0CEA0A2C">
              <w:rPr>
                <w:rFonts w:ascii="Arial" w:eastAsia="Arial" w:hAnsi="Arial" w:cs="Arial"/>
                <w:b/>
                <w:bCs/>
              </w:rPr>
              <w:t xml:space="preserve">  </w:t>
            </w:r>
          </w:p>
          <w:p w14:paraId="30A58F33" w14:textId="77777777" w:rsidR="00DB1FCF" w:rsidRDefault="00DB1FCF" w:rsidP="00DB1FCF">
            <w:pPr>
              <w:spacing w:line="360" w:lineRule="auto"/>
              <w:jc w:val="both"/>
            </w:pPr>
            <w:r w:rsidRPr="0CEA0A2C">
              <w:rPr>
                <w:rFonts w:ascii="Arial" w:eastAsia="Arial" w:hAnsi="Arial" w:cs="Arial"/>
                <w:b/>
                <w:bCs/>
              </w:rPr>
              <w:t>Metodología</w:t>
            </w:r>
          </w:p>
          <w:p w14:paraId="30E4D752" w14:textId="33CB69CD" w:rsidR="00DB1FCF" w:rsidRDefault="00DB1FCF" w:rsidP="00DB1FCF">
            <w:pPr>
              <w:spacing w:line="360" w:lineRule="auto"/>
              <w:jc w:val="both"/>
              <w:rPr>
                <w:rFonts w:ascii="Arial" w:eastAsia="Arial" w:hAnsi="Arial" w:cs="Arial"/>
              </w:rPr>
            </w:pPr>
            <w:r w:rsidRPr="0CEA0A2C">
              <w:rPr>
                <w:rFonts w:ascii="Arial" w:eastAsia="Arial" w:hAnsi="Arial" w:cs="Arial"/>
              </w:rPr>
              <w:t xml:space="preserve">El proyecto se desarrollará </w:t>
            </w:r>
            <w:r w:rsidR="2A80F196" w:rsidRPr="7E86EE08">
              <w:rPr>
                <w:rFonts w:ascii="Arial" w:eastAsia="Arial" w:hAnsi="Arial" w:cs="Arial"/>
              </w:rPr>
              <w:t>utilizando</w:t>
            </w:r>
            <w:r w:rsidRPr="0CEA0A2C">
              <w:rPr>
                <w:rFonts w:ascii="Arial" w:eastAsia="Arial" w:hAnsi="Arial" w:cs="Arial"/>
              </w:rPr>
              <w:t xml:space="preserve"> </w:t>
            </w:r>
            <w:r w:rsidR="34149A36" w:rsidRPr="4DDAA019">
              <w:rPr>
                <w:rFonts w:ascii="Arial" w:eastAsia="Arial" w:hAnsi="Arial" w:cs="Arial"/>
              </w:rPr>
              <w:t>la</w:t>
            </w:r>
            <w:r w:rsidR="4546CB0F" w:rsidRPr="4DDAA019">
              <w:rPr>
                <w:rFonts w:ascii="Arial" w:eastAsia="Arial" w:hAnsi="Arial" w:cs="Arial"/>
              </w:rPr>
              <w:t xml:space="preserve"> </w:t>
            </w:r>
            <w:r w:rsidR="00525938" w:rsidRPr="4DDAA019">
              <w:rPr>
                <w:rFonts w:ascii="Arial" w:eastAsia="Arial" w:hAnsi="Arial" w:cs="Arial"/>
              </w:rPr>
              <w:t>metodología</w:t>
            </w:r>
            <w:r w:rsidRPr="42470809">
              <w:rPr>
                <w:rFonts w:ascii="Arial" w:eastAsia="Arial" w:hAnsi="Arial" w:cs="Arial"/>
              </w:rPr>
              <w:t xml:space="preserve"> </w:t>
            </w:r>
            <w:r w:rsidR="2A80F196" w:rsidRPr="7E86EE08">
              <w:rPr>
                <w:rFonts w:ascii="Arial" w:eastAsia="Arial" w:hAnsi="Arial" w:cs="Arial"/>
              </w:rPr>
              <w:t xml:space="preserve">iterativa incrementada, </w:t>
            </w:r>
            <w:r w:rsidR="2A80F196" w:rsidRPr="5A575E64">
              <w:rPr>
                <w:rFonts w:ascii="Arial" w:eastAsia="Arial" w:hAnsi="Arial" w:cs="Arial"/>
              </w:rPr>
              <w:t>específicamente</w:t>
            </w:r>
            <w:r w:rsidRPr="0CEA0A2C">
              <w:rPr>
                <w:rFonts w:ascii="Arial" w:eastAsia="Arial" w:hAnsi="Arial" w:cs="Arial"/>
              </w:rPr>
              <w:t xml:space="preserve"> el </w:t>
            </w:r>
            <w:r w:rsidR="2A80F196" w:rsidRPr="7E86EE08">
              <w:rPr>
                <w:rFonts w:ascii="Arial" w:eastAsia="Arial" w:hAnsi="Arial" w:cs="Arial"/>
              </w:rPr>
              <w:t xml:space="preserve">marco </w:t>
            </w:r>
            <w:r w:rsidR="2A80F196" w:rsidRPr="5A575E64">
              <w:rPr>
                <w:rFonts w:ascii="Arial" w:eastAsia="Arial" w:hAnsi="Arial" w:cs="Arial"/>
              </w:rPr>
              <w:t>ágil, que permi</w:t>
            </w:r>
            <w:r w:rsidR="7F2693B5" w:rsidRPr="5A575E64">
              <w:rPr>
                <w:rFonts w:ascii="Arial" w:eastAsia="Arial" w:hAnsi="Arial" w:cs="Arial"/>
              </w:rPr>
              <w:t xml:space="preserve">te </w:t>
            </w:r>
            <w:r w:rsidR="7F2693B5" w:rsidRPr="384DEB38">
              <w:rPr>
                <w:rFonts w:ascii="Arial" w:eastAsia="Arial" w:hAnsi="Arial" w:cs="Arial"/>
              </w:rPr>
              <w:t>dividir el desarrollo en fases entregables</w:t>
            </w:r>
            <w:r w:rsidR="7F2693B5" w:rsidRPr="317F8FBE">
              <w:rPr>
                <w:rFonts w:ascii="Arial" w:eastAsia="Arial" w:hAnsi="Arial" w:cs="Arial"/>
              </w:rPr>
              <w:t>.</w:t>
            </w:r>
          </w:p>
          <w:p w14:paraId="3EE9A9A9" w14:textId="756B4DF9" w:rsidR="7F2693B5" w:rsidRDefault="7F2693B5" w:rsidP="317F8FBE">
            <w:pPr>
              <w:spacing w:line="360" w:lineRule="auto"/>
              <w:jc w:val="both"/>
              <w:rPr>
                <w:rFonts w:ascii="Arial" w:eastAsia="Arial" w:hAnsi="Arial" w:cs="Arial"/>
              </w:rPr>
            </w:pPr>
            <w:r w:rsidRPr="653180D9">
              <w:rPr>
                <w:rFonts w:ascii="Arial" w:eastAsia="Arial" w:hAnsi="Arial" w:cs="Arial"/>
              </w:rPr>
              <w:t xml:space="preserve">Este enfoque asegura la entrega gradual de valor, </w:t>
            </w:r>
            <w:r w:rsidR="304862C3" w:rsidRPr="4F089D5E">
              <w:rPr>
                <w:rFonts w:ascii="Arial" w:eastAsia="Arial" w:hAnsi="Arial" w:cs="Arial"/>
              </w:rPr>
              <w:t>adaptándose</w:t>
            </w:r>
            <w:r w:rsidRPr="653180D9">
              <w:rPr>
                <w:rFonts w:ascii="Arial" w:eastAsia="Arial" w:hAnsi="Arial" w:cs="Arial"/>
              </w:rPr>
              <w:t xml:space="preserve"> a cambios y priorizando </w:t>
            </w:r>
            <w:r w:rsidRPr="5333CEE3">
              <w:rPr>
                <w:rFonts w:ascii="Arial" w:eastAsia="Arial" w:hAnsi="Arial" w:cs="Arial"/>
              </w:rPr>
              <w:t xml:space="preserve">funcionalidades </w:t>
            </w:r>
            <w:r w:rsidR="0F5E380C" w:rsidRPr="4B9ECC1D">
              <w:rPr>
                <w:rFonts w:ascii="Arial" w:eastAsia="Arial" w:hAnsi="Arial" w:cs="Arial"/>
              </w:rPr>
              <w:t>críticas</w:t>
            </w:r>
            <w:r w:rsidRPr="5333CEE3">
              <w:rPr>
                <w:rFonts w:ascii="Arial" w:eastAsia="Arial" w:hAnsi="Arial" w:cs="Arial"/>
              </w:rPr>
              <w:t xml:space="preserve">. </w:t>
            </w:r>
          </w:p>
          <w:p w14:paraId="246ABF74" w14:textId="24612F6F" w:rsidR="0A20FC1D" w:rsidRDefault="009FA47C" w:rsidP="0A20FC1D">
            <w:pPr>
              <w:spacing w:line="360" w:lineRule="auto"/>
              <w:jc w:val="both"/>
              <w:rPr>
                <w:rFonts w:ascii="Arial" w:eastAsia="Arial" w:hAnsi="Arial" w:cs="Arial"/>
              </w:rPr>
            </w:pPr>
            <w:r w:rsidRPr="71B7917F">
              <w:rPr>
                <w:rFonts w:ascii="Arial" w:eastAsia="Arial" w:hAnsi="Arial" w:cs="Arial"/>
              </w:rPr>
              <w:t>Fases Principales:</w:t>
            </w:r>
          </w:p>
          <w:p w14:paraId="7DBDBFB2" w14:textId="48FD8F93" w:rsidR="71B7917F" w:rsidRDefault="111DE31D" w:rsidP="71B7917F">
            <w:pPr>
              <w:pStyle w:val="Prrafodelista"/>
              <w:numPr>
                <w:ilvl w:val="0"/>
                <w:numId w:val="36"/>
              </w:numPr>
              <w:spacing w:line="360" w:lineRule="auto"/>
              <w:jc w:val="both"/>
              <w:rPr>
                <w:rFonts w:ascii="Arial" w:eastAsia="Arial" w:hAnsi="Arial" w:cs="Arial"/>
              </w:rPr>
            </w:pPr>
            <w:r w:rsidRPr="4111AAB9">
              <w:rPr>
                <w:rFonts w:ascii="Arial" w:eastAsia="Arial" w:hAnsi="Arial" w:cs="Arial"/>
                <w:b/>
              </w:rPr>
              <w:t>Levantamiento de Requerimiento:</w:t>
            </w:r>
            <w:r w:rsidRPr="40754A3A">
              <w:rPr>
                <w:rFonts w:ascii="Arial" w:eastAsia="Arial" w:hAnsi="Arial" w:cs="Arial"/>
              </w:rPr>
              <w:t xml:space="preserve"> </w:t>
            </w:r>
            <w:r w:rsidR="536DD1E0" w:rsidRPr="2020C201">
              <w:rPr>
                <w:rFonts w:ascii="Arial" w:eastAsia="Arial" w:hAnsi="Arial" w:cs="Arial"/>
              </w:rPr>
              <w:t>Documentación</w:t>
            </w:r>
            <w:r w:rsidRPr="40754A3A">
              <w:rPr>
                <w:rFonts w:ascii="Arial" w:eastAsia="Arial" w:hAnsi="Arial" w:cs="Arial"/>
              </w:rPr>
              <w:t xml:space="preserve"> de necesidades del cliente y </w:t>
            </w:r>
            <w:r w:rsidR="4CD21129" w:rsidRPr="2020C201">
              <w:rPr>
                <w:rFonts w:ascii="Arial" w:eastAsia="Arial" w:hAnsi="Arial" w:cs="Arial"/>
              </w:rPr>
              <w:t>análisis</w:t>
            </w:r>
            <w:r w:rsidR="6FE586A5" w:rsidRPr="40754A3A">
              <w:rPr>
                <w:rFonts w:ascii="Arial" w:eastAsia="Arial" w:hAnsi="Arial" w:cs="Arial"/>
              </w:rPr>
              <w:t xml:space="preserve"> de </w:t>
            </w:r>
            <w:r w:rsidR="6FE586A5" w:rsidRPr="2020C201">
              <w:rPr>
                <w:rFonts w:ascii="Arial" w:eastAsia="Arial" w:hAnsi="Arial" w:cs="Arial"/>
              </w:rPr>
              <w:t>proceso</w:t>
            </w:r>
            <w:r w:rsidR="44949AA1" w:rsidRPr="2020C201">
              <w:rPr>
                <w:rFonts w:ascii="Arial" w:eastAsia="Arial" w:hAnsi="Arial" w:cs="Arial"/>
              </w:rPr>
              <w:t>s actuales.</w:t>
            </w:r>
          </w:p>
          <w:p w14:paraId="3A496813" w14:textId="2C37A0FB" w:rsidR="44949AA1" w:rsidRDefault="44949AA1" w:rsidP="2020C201">
            <w:pPr>
              <w:pStyle w:val="Prrafodelista"/>
              <w:numPr>
                <w:ilvl w:val="0"/>
                <w:numId w:val="36"/>
              </w:numPr>
              <w:spacing w:line="360" w:lineRule="auto"/>
              <w:jc w:val="both"/>
              <w:rPr>
                <w:rFonts w:ascii="Arial" w:eastAsia="Arial" w:hAnsi="Arial" w:cs="Arial"/>
              </w:rPr>
            </w:pPr>
            <w:r w:rsidRPr="4111AAB9">
              <w:rPr>
                <w:rFonts w:ascii="Arial" w:eastAsia="Arial" w:hAnsi="Arial" w:cs="Arial"/>
                <w:b/>
              </w:rPr>
              <w:t xml:space="preserve">Diseño y Desarrollo: </w:t>
            </w:r>
            <w:r w:rsidRPr="2020C201">
              <w:rPr>
                <w:rFonts w:ascii="Arial" w:eastAsia="Arial" w:hAnsi="Arial" w:cs="Arial"/>
              </w:rPr>
              <w:t>Implementación en incrementos funcionales (gestión de clientes, creación de órdenes y seguimiento automatizado)</w:t>
            </w:r>
            <w:r w:rsidR="1C36347E" w:rsidRPr="2020C201">
              <w:rPr>
                <w:rFonts w:ascii="Arial" w:eastAsia="Arial" w:hAnsi="Arial" w:cs="Arial"/>
              </w:rPr>
              <w:t>.</w:t>
            </w:r>
          </w:p>
          <w:p w14:paraId="248016DA" w14:textId="1E2C9F39" w:rsidR="2020C201" w:rsidRDefault="1C36347E" w:rsidP="2020C201">
            <w:pPr>
              <w:pStyle w:val="Prrafodelista"/>
              <w:numPr>
                <w:ilvl w:val="0"/>
                <w:numId w:val="36"/>
              </w:numPr>
              <w:spacing w:line="360" w:lineRule="auto"/>
              <w:jc w:val="both"/>
              <w:rPr>
                <w:rFonts w:ascii="Arial" w:eastAsia="Arial" w:hAnsi="Arial" w:cs="Arial"/>
              </w:rPr>
            </w:pPr>
            <w:r w:rsidRPr="4111AAB9">
              <w:rPr>
                <w:rFonts w:ascii="Arial" w:eastAsia="Arial" w:hAnsi="Arial" w:cs="Arial"/>
                <w:b/>
                <w:bCs/>
              </w:rPr>
              <w:t>Prueba e Implementación:</w:t>
            </w:r>
            <w:r w:rsidRPr="4111AAB9">
              <w:rPr>
                <w:rFonts w:ascii="Arial" w:eastAsia="Arial" w:hAnsi="Arial" w:cs="Arial"/>
              </w:rPr>
              <w:t xml:space="preserve"> Validación, marcha blanca y ajustes finales.</w:t>
            </w:r>
          </w:p>
          <w:p w14:paraId="2492A898" w14:textId="4F556F02" w:rsidR="4111AAB9" w:rsidRDefault="4111AAB9" w:rsidP="4111AAB9">
            <w:pPr>
              <w:spacing w:line="360" w:lineRule="auto"/>
              <w:jc w:val="both"/>
              <w:rPr>
                <w:rFonts w:ascii="Arial" w:eastAsia="Arial" w:hAnsi="Arial" w:cs="Arial"/>
              </w:rPr>
            </w:pPr>
          </w:p>
          <w:p w14:paraId="64130D7C" w14:textId="2B6EEB39" w:rsidR="2D933FD3" w:rsidRDefault="2D933FD3" w:rsidP="2D933FD3">
            <w:pPr>
              <w:spacing w:line="360" w:lineRule="auto"/>
              <w:jc w:val="both"/>
              <w:rPr>
                <w:rFonts w:ascii="Arial" w:eastAsia="Arial" w:hAnsi="Arial" w:cs="Arial"/>
              </w:rPr>
            </w:pPr>
          </w:p>
          <w:p w14:paraId="5625254D" w14:textId="77777777" w:rsidR="00DB1FCF" w:rsidRDefault="00DB1FCF" w:rsidP="00DB1FCF">
            <w:pPr>
              <w:spacing w:line="360" w:lineRule="auto"/>
              <w:jc w:val="both"/>
              <w:rPr>
                <w:rFonts w:ascii="Arial" w:eastAsia="Arial" w:hAnsi="Arial" w:cs="Arial"/>
                <w:b/>
                <w:bCs/>
              </w:rPr>
            </w:pPr>
            <w:r w:rsidRPr="0078534E">
              <w:rPr>
                <w:rFonts w:ascii="Arial" w:eastAsia="Arial" w:hAnsi="Arial" w:cs="Arial"/>
                <w:b/>
                <w:bCs/>
              </w:rPr>
              <w:t xml:space="preserve">Competencias </w:t>
            </w:r>
          </w:p>
          <w:p w14:paraId="6A14E3DF" w14:textId="77777777" w:rsidR="00DB1FCF" w:rsidRDefault="00DB1FCF" w:rsidP="00DB1FCF">
            <w:pPr>
              <w:spacing w:line="360" w:lineRule="auto"/>
              <w:jc w:val="both"/>
              <w:rPr>
                <w:rFonts w:ascii="Arial" w:eastAsia="Arial" w:hAnsi="Arial" w:cs="Arial"/>
              </w:rPr>
            </w:pPr>
            <w:r>
              <w:rPr>
                <w:rFonts w:ascii="Arial" w:eastAsia="Arial" w:hAnsi="Arial" w:cs="Arial"/>
              </w:rPr>
              <w:t>El desarrollo de Proyecto APT</w:t>
            </w:r>
            <w:r>
              <w:rPr>
                <w:rFonts w:ascii="Arial" w:eastAsia="Arial" w:hAnsi="Arial" w:cs="Arial"/>
              </w:rPr>
              <w:fldChar w:fldCharType="begin"/>
            </w:r>
            <w:r>
              <w:instrText xml:space="preserve"> XE "</w:instrText>
            </w:r>
            <w:r w:rsidRPr="00B530F6">
              <w:rPr>
                <w:rFonts w:ascii="Arial" w:hAnsi="Arial" w:cs="Arial"/>
                <w:sz w:val="24"/>
                <w:szCs w:val="24"/>
              </w:rPr>
              <w:instrText>APT</w:instrText>
            </w:r>
            <w:r w:rsidRPr="00B530F6">
              <w:rPr>
                <w:rFonts w:ascii="Arial" w:hAnsi="Arial" w:cs="Arial"/>
              </w:rPr>
              <w:instrText>:</w:instrText>
            </w:r>
            <w:r w:rsidRPr="00B530F6">
              <w:instrText>Asignatura de portafolio de título</w:instrText>
            </w:r>
            <w:r>
              <w:instrText xml:space="preserve">" </w:instrText>
            </w:r>
            <w:r>
              <w:rPr>
                <w:rFonts w:ascii="Arial" w:eastAsia="Arial" w:hAnsi="Arial" w:cs="Arial"/>
              </w:rPr>
              <w:fldChar w:fldCharType="end"/>
            </w:r>
            <w:r>
              <w:rPr>
                <w:rFonts w:ascii="Arial" w:eastAsia="Arial" w:hAnsi="Arial" w:cs="Arial"/>
              </w:rPr>
              <w:t xml:space="preserve"> permite a los integrantes aplicar competencias técnicas (programación, base de datos, seguridad), habilidades blandas (trabajo en equipo, resolución de problemas) y de gestión (planificación y liderazgo), alineándose con las demandas del mercado y fortaleciendo su perfil profesional.</w:t>
            </w:r>
          </w:p>
          <w:p w14:paraId="51BEF9BD" w14:textId="77777777" w:rsidR="00DB1FCF" w:rsidRDefault="00DB1FCF" w:rsidP="00F37727">
            <w:pPr>
              <w:pStyle w:val="ParrafoProyecto0"/>
              <w:rPr>
                <w:b/>
                <w:bCs/>
              </w:rPr>
            </w:pPr>
          </w:p>
        </w:tc>
      </w:tr>
    </w:tbl>
    <w:p w14:paraId="0E06B79D" w14:textId="77777777" w:rsidR="00DB1FCF" w:rsidRDefault="00DB1FCF" w:rsidP="00F37727">
      <w:pPr>
        <w:pStyle w:val="ParrafoProyecto0"/>
        <w:rPr>
          <w:b/>
          <w:bCs/>
        </w:rPr>
      </w:pPr>
    </w:p>
    <w:p w14:paraId="57ED43C8" w14:textId="77777777" w:rsidR="00DB1FCF" w:rsidRDefault="00DB1FCF" w:rsidP="00F37727">
      <w:pPr>
        <w:pStyle w:val="ParrafoProyecto0"/>
        <w:rPr>
          <w:b/>
          <w:bCs/>
        </w:rPr>
      </w:pPr>
    </w:p>
    <w:p w14:paraId="3AC4E4DA" w14:textId="17D0F755" w:rsidR="06F62D53" w:rsidRDefault="06F62D53" w:rsidP="0E0F9827"/>
    <w:p w14:paraId="4C5C0377" w14:textId="77777777" w:rsidR="002F6F6F" w:rsidRDefault="002F6F6F" w:rsidP="0E0F9827"/>
    <w:p w14:paraId="2248765A" w14:textId="77777777" w:rsidR="002F6F6F" w:rsidRDefault="002F6F6F" w:rsidP="0E0F9827"/>
    <w:p w14:paraId="147F07FB" w14:textId="77777777" w:rsidR="006839B1" w:rsidRDefault="006839B1" w:rsidP="0E0F9827"/>
    <w:p w14:paraId="0EC16239" w14:textId="77777777" w:rsidR="006839B1" w:rsidRDefault="006839B1" w:rsidP="0E0F9827"/>
    <w:p w14:paraId="03D76112" w14:textId="77777777" w:rsidR="006839B1" w:rsidRDefault="006839B1" w:rsidP="0E0F9827"/>
    <w:p w14:paraId="67AE6D80" w14:textId="3198BB0C" w:rsidR="000D3262" w:rsidRPr="00234948" w:rsidRDefault="000D3262" w:rsidP="002A0241">
      <w:pPr>
        <w:pStyle w:val="TitulosProyecto"/>
        <w:outlineLvl w:val="0"/>
      </w:pPr>
      <w:bookmarkStart w:id="5" w:name="_Toc1583961750"/>
      <w:bookmarkStart w:id="6" w:name="_Toc183471829"/>
      <w:bookmarkStart w:id="7" w:name="_Toc842277924"/>
      <w:r w:rsidRPr="00234948">
        <w:lastRenderedPageBreak/>
        <w:t>Introducción</w:t>
      </w:r>
      <w:r w:rsidR="71DADA4E">
        <w:t>.</w:t>
      </w:r>
      <w:bookmarkEnd w:id="5"/>
      <w:bookmarkEnd w:id="6"/>
      <w:bookmarkEnd w:id="7"/>
    </w:p>
    <w:p w14:paraId="7E142CB0" w14:textId="05217E5D" w:rsidR="004D6742" w:rsidRPr="004D6742" w:rsidRDefault="7B429256" w:rsidP="002F6F6F">
      <w:pPr>
        <w:pStyle w:val="ParrafoProyecto0"/>
      </w:pPr>
      <w:r w:rsidRPr="36E4D3B6">
        <w:t>El proyecto APT</w:t>
      </w:r>
      <w:r w:rsidR="002573BA">
        <w:fldChar w:fldCharType="begin"/>
      </w:r>
      <w:r w:rsidR="002573BA">
        <w:instrText xml:space="preserve"> XE "</w:instrText>
      </w:r>
      <w:r w:rsidR="002573BA" w:rsidRPr="00B530F6">
        <w:instrText>APT:Asignatura de portafolio de título</w:instrText>
      </w:r>
      <w:r w:rsidR="002573BA">
        <w:instrText xml:space="preserve">" </w:instrText>
      </w:r>
      <w:r w:rsidR="002573BA">
        <w:fldChar w:fldCharType="end"/>
      </w:r>
      <w:r w:rsidR="2DBB0A06" w:rsidRPr="36E4D3B6">
        <w:t xml:space="preserve"> </w:t>
      </w:r>
      <w:r w:rsidR="00853BEA" w:rsidRPr="00853BEA">
        <w:rPr>
          <w:rStyle w:val="ParrafoProyectoCar0"/>
        </w:rPr>
        <w:t>(Asignatura de portafolio de título</w:t>
      </w:r>
      <w:r w:rsidR="14445923" w:rsidRPr="00853BEA">
        <w:rPr>
          <w:color w:val="156082" w:themeColor="accent1"/>
        </w:rPr>
        <w:t>)</w:t>
      </w:r>
      <w:r w:rsidR="004D6742" w:rsidRPr="00853BEA">
        <w:rPr>
          <w:color w:val="156082" w:themeColor="accent1"/>
        </w:rPr>
        <w:t xml:space="preserve"> </w:t>
      </w:r>
      <w:r w:rsidR="004D6742" w:rsidRPr="00853BEA">
        <w:t>se</w:t>
      </w:r>
      <w:r w:rsidR="004D6742" w:rsidRPr="004D6742">
        <w:t xml:space="preserve"> desarrolla en el marco de la carrera de Ingeniería en Informática y responde a la necesidad de implementar una solución tecnológica basada en software que ayude a automatizar y modernizar los procesos de administración de clientes y órdenes de transporte de la empresa Setralog</w:t>
      </w:r>
      <w:r w:rsidR="00C02816">
        <w:fldChar w:fldCharType="begin"/>
      </w:r>
      <w:r w:rsidR="00C02816">
        <w:instrText xml:space="preserve"> XE "</w:instrText>
      </w:r>
      <w:r w:rsidR="00C02816" w:rsidRPr="00E430E8">
        <w:rPr>
          <w:b/>
          <w:lang w:eastAsia="es-CL"/>
        </w:rPr>
        <w:instrText>Setralog</w:instrText>
      </w:r>
      <w:r w:rsidR="00C02816" w:rsidRPr="00E430E8">
        <w:rPr>
          <w:b/>
        </w:rPr>
        <w:instrText>:</w:instrText>
      </w:r>
      <w:r w:rsidR="00C02816" w:rsidRPr="00E430E8">
        <w:instrText>Nombre de Cliente para proyecto APT</w:instrText>
      </w:r>
      <w:r w:rsidR="00C02816">
        <w:instrText xml:space="preserve">" </w:instrText>
      </w:r>
      <w:r w:rsidR="00C02816">
        <w:fldChar w:fldCharType="end"/>
      </w:r>
      <w:r w:rsidR="004D6742" w:rsidRPr="004D6742">
        <w:t>, dedicada al transporte terrestre de carga en general, tales como electrodomésticos, herramientas, textiles, etc. Así también transporta carga especializada, como medicamentos, alimentos refrigerados y químicos no peligrosos.</w:t>
      </w:r>
    </w:p>
    <w:p w14:paraId="139C86D8" w14:textId="12E02E22" w:rsidR="39529CAC" w:rsidRPr="00C82852" w:rsidRDefault="39529CAC" w:rsidP="002F6F6F">
      <w:pPr>
        <w:pStyle w:val="ParrafoProyecto0"/>
      </w:pPr>
      <w:r w:rsidRPr="00C82852">
        <w:t>Setralog</w:t>
      </w:r>
      <w:r w:rsidR="00C02816">
        <w:fldChar w:fldCharType="begin"/>
      </w:r>
      <w:r w:rsidR="00C02816">
        <w:instrText xml:space="preserve"> XE "</w:instrText>
      </w:r>
      <w:r w:rsidR="00C02816" w:rsidRPr="00E430E8">
        <w:rPr>
          <w:b/>
          <w:lang w:eastAsia="es-CL"/>
        </w:rPr>
        <w:instrText>Setralog</w:instrText>
      </w:r>
      <w:r w:rsidR="00C02816" w:rsidRPr="00E430E8">
        <w:rPr>
          <w:b/>
        </w:rPr>
        <w:instrText>:</w:instrText>
      </w:r>
      <w:r w:rsidR="00C02816" w:rsidRPr="00E430E8">
        <w:instrText>Nombre de Cliente para proyecto APT</w:instrText>
      </w:r>
      <w:r w:rsidR="00C02816">
        <w:instrText xml:space="preserve">" </w:instrText>
      </w:r>
      <w:r w:rsidR="00C02816">
        <w:fldChar w:fldCharType="end"/>
      </w:r>
      <w:r w:rsidRPr="00C82852">
        <w:t>, fundada en 2018 por la ingeniera en logística Patricia González, quien actualmente se desempeña como gerente general, inició su trayectoria como una pyme enfrentando diversos desafíos</w:t>
      </w:r>
      <w:r w:rsidR="2A9FD9C2">
        <w:t>, e</w:t>
      </w:r>
      <w:r>
        <w:t>ntre</w:t>
      </w:r>
      <w:r w:rsidRPr="00C82852">
        <w:t xml:space="preserve"> los más significativos se encontraba la gestión eficiente de la información de clientes y órdenes de transporte. En sus primeros años, la administración de la empresa se apoyaba en hojas de cálculo en Excel</w:t>
      </w:r>
      <w:r w:rsidR="5D28E375">
        <w:t>,</w:t>
      </w:r>
      <w:r w:rsidRPr="00C82852">
        <w:t xml:space="preserve"> mientras que la comunicación con los clientes, </w:t>
      </w:r>
      <w:r w:rsidR="5D28E375">
        <w:t>especialmente</w:t>
      </w:r>
      <w:r w:rsidRPr="00C82852">
        <w:t xml:space="preserve"> para </w:t>
      </w:r>
      <w:r w:rsidR="5D28E375">
        <w:t>solicitar</w:t>
      </w:r>
      <w:r w:rsidRPr="00C82852">
        <w:t xml:space="preserve"> órdenes de transporte, se </w:t>
      </w:r>
      <w:r w:rsidR="5D28E375">
        <w:t>hacía por</w:t>
      </w:r>
      <w:r w:rsidRPr="00C82852">
        <w:t xml:space="preserve"> correo electrónico</w:t>
      </w:r>
      <w:r w:rsidR="5D28E375">
        <w:t>.</w:t>
      </w:r>
      <w:r>
        <w:fldChar w:fldCharType="begin"/>
      </w:r>
      <w:r>
        <w:instrText xml:space="preserve"> XE "</w:instrText>
      </w:r>
      <w:r w:rsidRPr="4111AAB9">
        <w:rPr>
          <w:b/>
          <w:bCs/>
          <w:lang w:eastAsia="es-CL"/>
        </w:rPr>
        <w:instrText>Excel</w:instrText>
      </w:r>
      <w:r w:rsidRPr="4111AAB9">
        <w:rPr>
          <w:b/>
          <w:bCs/>
        </w:rPr>
        <w:instrText>:</w:instrText>
      </w:r>
      <w:r>
        <w:instrText xml:space="preserve">Programa de hoja de cálculos" </w:instrText>
      </w:r>
      <w:r>
        <w:fldChar w:fldCharType="end"/>
      </w:r>
    </w:p>
    <w:p w14:paraId="45D65558" w14:textId="606566E5" w:rsidR="36E4D3B6" w:rsidRDefault="39529CAC" w:rsidP="00437C1C">
      <w:pPr>
        <w:pStyle w:val="ParrafoProyecto0"/>
        <w:rPr>
          <w:rFonts w:eastAsia="Arial"/>
        </w:rPr>
      </w:pPr>
      <w:r w:rsidRPr="00C82852">
        <w:t>Esta combinación de métodos permitió a Setralog</w:t>
      </w:r>
      <w:r w:rsidR="00C02816">
        <w:fldChar w:fldCharType="begin"/>
      </w:r>
      <w:r w:rsidR="00C02816">
        <w:instrText xml:space="preserve"> XE "</w:instrText>
      </w:r>
      <w:r w:rsidR="00C02816" w:rsidRPr="00E430E8">
        <w:rPr>
          <w:b/>
          <w:lang w:eastAsia="es-CL"/>
        </w:rPr>
        <w:instrText>Setralog</w:instrText>
      </w:r>
      <w:r w:rsidR="00C02816" w:rsidRPr="00E430E8">
        <w:rPr>
          <w:b/>
        </w:rPr>
        <w:instrText>:</w:instrText>
      </w:r>
      <w:r w:rsidR="00C02816" w:rsidRPr="00E430E8">
        <w:instrText>Nombre de Cliente para proyecto APT</w:instrText>
      </w:r>
      <w:r w:rsidR="00C02816">
        <w:instrText xml:space="preserve">" </w:instrText>
      </w:r>
      <w:r w:rsidR="00C02816">
        <w:fldChar w:fldCharType="end"/>
      </w:r>
      <w:r w:rsidRPr="00C82852">
        <w:t xml:space="preserve"> dar sus primeros pasos en el sector, aunque también evidenció la necesidad de optimizar procesos para adaptarse a un entorno empresarial en constante evolución</w:t>
      </w:r>
      <w:r w:rsidR="65037638" w:rsidRPr="22D0D16A">
        <w:rPr>
          <w:color w:val="156082" w:themeColor="accent1"/>
        </w:rPr>
        <w:t>.</w:t>
      </w:r>
    </w:p>
    <w:p w14:paraId="33168524" w14:textId="437CD0A4" w:rsidR="42470809" w:rsidRDefault="004D6742" w:rsidP="2FE4CAEF">
      <w:pPr>
        <w:spacing w:line="360" w:lineRule="auto"/>
        <w:jc w:val="both"/>
        <w:rPr>
          <w:rFonts w:ascii="Arial" w:hAnsi="Arial" w:cs="Arial"/>
          <w:sz w:val="24"/>
          <w:szCs w:val="24"/>
        </w:rPr>
      </w:pPr>
      <w:r w:rsidRPr="2FE4CAEF">
        <w:rPr>
          <w:rFonts w:ascii="Arial" w:hAnsi="Arial" w:cs="Arial"/>
          <w:sz w:val="24"/>
          <w:szCs w:val="24"/>
        </w:rPr>
        <w:t>En la actualidad, Setralog</w:t>
      </w:r>
      <w:r w:rsidR="42470809" w:rsidRPr="2FE4CAEF">
        <w:rPr>
          <w:rFonts w:ascii="Arial" w:hAnsi="Arial" w:cs="Arial"/>
          <w:sz w:val="24"/>
          <w:szCs w:val="24"/>
        </w:rPr>
        <w:fldChar w:fldCharType="begin"/>
      </w:r>
      <w:r w:rsidR="42470809">
        <w:instrText xml:space="preserve"> XE "</w:instrText>
      </w:r>
      <w:r w:rsidR="42470809" w:rsidRPr="2FE4CAEF">
        <w:rPr>
          <w:rFonts w:ascii="Arial" w:hAnsi="Arial" w:cs="Arial"/>
          <w:b/>
          <w:bCs/>
          <w:color w:val="000000" w:themeColor="text1"/>
          <w:sz w:val="24"/>
          <w:szCs w:val="24"/>
          <w:lang w:eastAsia="es-CL"/>
        </w:rPr>
        <w:instrText>Setralog</w:instrText>
      </w:r>
      <w:r w:rsidR="42470809" w:rsidRPr="2FE4CAEF">
        <w:rPr>
          <w:rFonts w:ascii="Arial" w:hAnsi="Arial" w:cs="Arial"/>
          <w:b/>
          <w:bCs/>
          <w:color w:val="000000" w:themeColor="text1"/>
        </w:rPr>
        <w:instrText>:</w:instrText>
      </w:r>
      <w:r w:rsidR="42470809">
        <w:instrText xml:space="preserve">Nombre de Cliente para proyecto APT" </w:instrText>
      </w:r>
      <w:r w:rsidR="42470809" w:rsidRPr="2FE4CAEF">
        <w:rPr>
          <w:rFonts w:ascii="Arial" w:hAnsi="Arial" w:cs="Arial"/>
          <w:sz w:val="24"/>
          <w:szCs w:val="24"/>
        </w:rPr>
        <w:fldChar w:fldCharType="end"/>
      </w:r>
      <w:r w:rsidRPr="2FE4CAEF">
        <w:rPr>
          <w:rFonts w:ascii="Arial" w:hAnsi="Arial" w:cs="Arial"/>
          <w:sz w:val="24"/>
          <w:szCs w:val="24"/>
        </w:rPr>
        <w:t xml:space="preserve"> ha experimentado un crecimiento tanto en capacidad operativa como en capacidad de transporte. Con el paso de los años, ha mantenido una cartera de clientes a los que presta sus servicios (72 clientes en el año 2024)</w:t>
      </w:r>
      <w:r w:rsidR="47A6258D" w:rsidRPr="2FE4CAEF">
        <w:rPr>
          <w:rFonts w:ascii="Arial" w:hAnsi="Arial" w:cs="Arial"/>
          <w:sz w:val="24"/>
          <w:szCs w:val="24"/>
        </w:rPr>
        <w:t>, s</w:t>
      </w:r>
      <w:r w:rsidRPr="2FE4CAEF">
        <w:rPr>
          <w:rFonts w:ascii="Arial" w:hAnsi="Arial" w:cs="Arial"/>
          <w:sz w:val="24"/>
          <w:szCs w:val="24"/>
        </w:rPr>
        <w:t xml:space="preserve">in embargo, sigue enfrentando </w:t>
      </w:r>
      <w:r w:rsidR="002F6F6F" w:rsidRPr="2FE4CAEF">
        <w:rPr>
          <w:rFonts w:ascii="Arial" w:hAnsi="Arial" w:cs="Arial"/>
          <w:sz w:val="24"/>
          <w:szCs w:val="24"/>
        </w:rPr>
        <w:t xml:space="preserve">desafíos </w:t>
      </w:r>
      <w:r w:rsidRPr="2FE4CAEF">
        <w:rPr>
          <w:rFonts w:ascii="Arial" w:hAnsi="Arial" w:cs="Arial"/>
          <w:sz w:val="24"/>
          <w:szCs w:val="24"/>
        </w:rPr>
        <w:t>derivados de la gestión manual de órdenes e información de clientes, ya que continúa utilizando hojas de cálculo y correo electrónico para registrar y administrar la información.</w:t>
      </w:r>
    </w:p>
    <w:p w14:paraId="393C76C2" w14:textId="0E443700" w:rsidR="42470809" w:rsidRDefault="004D6742" w:rsidP="42470809">
      <w:pPr>
        <w:spacing w:line="360" w:lineRule="auto"/>
        <w:jc w:val="both"/>
        <w:rPr>
          <w:rFonts w:ascii="Arial" w:hAnsi="Arial" w:cs="Arial"/>
          <w:sz w:val="24"/>
          <w:szCs w:val="24"/>
        </w:rPr>
      </w:pPr>
      <w:r w:rsidRPr="2FE4CAEF">
        <w:rPr>
          <w:rFonts w:ascii="Arial" w:hAnsi="Arial" w:cs="Arial"/>
          <w:sz w:val="24"/>
          <w:szCs w:val="24"/>
        </w:rPr>
        <w:t>Esto permitirá que tanto los colaboradores de Setralog</w:t>
      </w:r>
      <w:r w:rsidR="42470809" w:rsidRPr="2FE4CAEF">
        <w:rPr>
          <w:rFonts w:ascii="Arial" w:hAnsi="Arial" w:cs="Arial"/>
          <w:sz w:val="24"/>
          <w:szCs w:val="24"/>
        </w:rPr>
        <w:fldChar w:fldCharType="begin"/>
      </w:r>
      <w:r w:rsidR="42470809">
        <w:instrText xml:space="preserve"> XE "</w:instrText>
      </w:r>
      <w:r w:rsidR="42470809" w:rsidRPr="2FE4CAEF">
        <w:rPr>
          <w:rFonts w:ascii="Arial" w:hAnsi="Arial" w:cs="Arial"/>
          <w:b/>
          <w:bCs/>
          <w:color w:val="000000" w:themeColor="text1"/>
          <w:sz w:val="24"/>
          <w:szCs w:val="24"/>
          <w:lang w:eastAsia="es-CL"/>
        </w:rPr>
        <w:instrText>Setralog</w:instrText>
      </w:r>
      <w:r w:rsidR="42470809" w:rsidRPr="2FE4CAEF">
        <w:rPr>
          <w:rFonts w:ascii="Arial" w:hAnsi="Arial" w:cs="Arial"/>
          <w:b/>
          <w:bCs/>
          <w:color w:val="000000" w:themeColor="text1"/>
        </w:rPr>
        <w:instrText>:</w:instrText>
      </w:r>
      <w:r w:rsidR="42470809">
        <w:instrText xml:space="preserve">Nombre de Cliente para proyecto APT" </w:instrText>
      </w:r>
      <w:r w:rsidR="42470809" w:rsidRPr="2FE4CAEF">
        <w:rPr>
          <w:rFonts w:ascii="Arial" w:hAnsi="Arial" w:cs="Arial"/>
          <w:sz w:val="24"/>
          <w:szCs w:val="24"/>
        </w:rPr>
        <w:fldChar w:fldCharType="end"/>
      </w:r>
      <w:r w:rsidRPr="2FE4CAEF">
        <w:rPr>
          <w:rFonts w:ascii="Arial" w:hAnsi="Arial" w:cs="Arial"/>
          <w:sz w:val="24"/>
          <w:szCs w:val="24"/>
        </w:rPr>
        <w:t xml:space="preserve"> y sus clientes, puedan autogestionar sus datos y darse de alta como clientes</w:t>
      </w:r>
      <w:r w:rsidR="284366D3" w:rsidRPr="2FE4CAEF">
        <w:rPr>
          <w:rFonts w:ascii="Arial" w:hAnsi="Arial" w:cs="Arial"/>
          <w:sz w:val="24"/>
          <w:szCs w:val="24"/>
        </w:rPr>
        <w:t xml:space="preserve">, es decir que ellos mediante el mismo sistema web puedan rastrear sus </w:t>
      </w:r>
      <w:r w:rsidR="3EAEA19B" w:rsidRPr="2FE4CAEF">
        <w:rPr>
          <w:rFonts w:ascii="Arial" w:hAnsi="Arial" w:cs="Arial"/>
          <w:sz w:val="24"/>
          <w:szCs w:val="24"/>
        </w:rPr>
        <w:t>órdenes</w:t>
      </w:r>
      <w:r w:rsidRPr="2FE4CAEF">
        <w:rPr>
          <w:rFonts w:ascii="Arial" w:hAnsi="Arial" w:cs="Arial"/>
          <w:sz w:val="24"/>
          <w:szCs w:val="24"/>
        </w:rPr>
        <w:t xml:space="preserve"> y </w:t>
      </w:r>
      <w:r w:rsidR="2C660212" w:rsidRPr="2FE4CAEF">
        <w:rPr>
          <w:rFonts w:ascii="Arial" w:hAnsi="Arial" w:cs="Arial"/>
          <w:sz w:val="24"/>
          <w:szCs w:val="24"/>
        </w:rPr>
        <w:t xml:space="preserve">que </w:t>
      </w:r>
      <w:r w:rsidRPr="2FE4CAEF">
        <w:rPr>
          <w:rFonts w:ascii="Arial" w:hAnsi="Arial" w:cs="Arial"/>
          <w:sz w:val="24"/>
          <w:szCs w:val="24"/>
        </w:rPr>
        <w:t xml:space="preserve">a su vez </w:t>
      </w:r>
      <w:r w:rsidR="2E049110" w:rsidRPr="2FE4CAEF">
        <w:rPr>
          <w:rFonts w:ascii="Arial" w:hAnsi="Arial" w:cs="Arial"/>
          <w:sz w:val="24"/>
          <w:szCs w:val="24"/>
        </w:rPr>
        <w:t>se le</w:t>
      </w:r>
      <w:r w:rsidRPr="2FE4CAEF">
        <w:rPr>
          <w:rFonts w:ascii="Arial" w:hAnsi="Arial" w:cs="Arial"/>
          <w:sz w:val="24"/>
          <w:szCs w:val="24"/>
        </w:rPr>
        <w:t xml:space="preserve"> permita la </w:t>
      </w:r>
      <w:r w:rsidRPr="2FE4CAEF">
        <w:rPr>
          <w:rFonts w:ascii="Arial" w:hAnsi="Arial" w:cs="Arial"/>
          <w:sz w:val="24"/>
          <w:szCs w:val="24"/>
        </w:rPr>
        <w:lastRenderedPageBreak/>
        <w:t>creación de las solicitudes de transporte de manera autónoma por parte de los clientes.</w:t>
      </w:r>
    </w:p>
    <w:p w14:paraId="02C43662" w14:textId="09668EF7" w:rsidR="2FE4CAEF" w:rsidRDefault="2FE4CAEF" w:rsidP="2FE4CAEF">
      <w:pPr>
        <w:spacing w:line="360" w:lineRule="auto"/>
        <w:jc w:val="both"/>
        <w:rPr>
          <w:rFonts w:ascii="Arial" w:hAnsi="Arial" w:cs="Arial"/>
          <w:sz w:val="24"/>
          <w:szCs w:val="24"/>
        </w:rPr>
      </w:pPr>
    </w:p>
    <w:p w14:paraId="63795BD1" w14:textId="6BD113EB" w:rsidR="000D3262" w:rsidRPr="00234948" w:rsidRDefault="000D3262" w:rsidP="00EA42DD">
      <w:pPr>
        <w:pStyle w:val="TitulosProyecto"/>
        <w:outlineLvl w:val="0"/>
        <w:rPr>
          <w:rFonts w:cs="Arial"/>
        </w:rPr>
      </w:pPr>
      <w:bookmarkStart w:id="8" w:name="_Toc183471830"/>
      <w:bookmarkStart w:id="9" w:name="_Toc177724692"/>
      <w:r w:rsidRPr="00234948">
        <w:t>Descripción del problema</w:t>
      </w:r>
      <w:r w:rsidR="7E2B4819">
        <w:t>.</w:t>
      </w:r>
      <w:bookmarkEnd w:id="8"/>
      <w:bookmarkEnd w:id="9"/>
    </w:p>
    <w:p w14:paraId="3B7F803B" w14:textId="5EC7CF05" w:rsidR="463A6487" w:rsidRDefault="463A6487" w:rsidP="42470809">
      <w:pPr>
        <w:pStyle w:val="ParrafoProyecto0"/>
      </w:pPr>
      <w:r>
        <w:t xml:space="preserve">La problemática principal </w:t>
      </w:r>
      <w:r w:rsidR="6E5D86E3">
        <w:t xml:space="preserve">que enfrenta SetraLog actualmente se basa en el hecho de que siguen usando </w:t>
      </w:r>
      <w:r w:rsidR="77E03157">
        <w:t>Excel</w:t>
      </w:r>
      <w:r w:rsidR="6E5D86E3">
        <w:t xml:space="preserve"> y el correo de forma manual para registrar y admini</w:t>
      </w:r>
      <w:r w:rsidR="128410F6">
        <w:t xml:space="preserve">strar la </w:t>
      </w:r>
      <w:r w:rsidR="0C6A3F1F">
        <w:t>información; esta</w:t>
      </w:r>
      <w:r w:rsidR="6E5D86E3">
        <w:t xml:space="preserve"> forma de trabajo es lenta, y poco eficaz, propensa a errores, y genera un aumento en los tiempos de respuesta. Todas estas ineficiencias han llevado a la pérdida de 13 clientes en lo que va del 2024.  </w:t>
      </w:r>
      <w:r w:rsidR="5F386EA5">
        <w:t>SetraLog hoy en día se ve</w:t>
      </w:r>
      <w:r>
        <w:t xml:space="preserve"> en la necesidad de optimizar </w:t>
      </w:r>
      <w:r w:rsidR="12E4EA8B">
        <w:t>sus</w:t>
      </w:r>
      <w:r>
        <w:t xml:space="preserve"> procesos operativos. </w:t>
      </w:r>
    </w:p>
    <w:p w14:paraId="74657342" w14:textId="7A16EBDF" w:rsidR="463A6487" w:rsidRDefault="463A6487" w:rsidP="42470809">
      <w:pPr>
        <w:pStyle w:val="ParrafoProyecto0"/>
      </w:pPr>
      <w:r>
        <w:t>E</w:t>
      </w:r>
      <w:r w:rsidR="43773406">
        <w:t>l enfoque que SetraLog tiene hoy</w:t>
      </w:r>
      <w:r>
        <w:t xml:space="preserve"> no solo ralentiza las operaciones, generando un 45% más de retraso en los tiempos de entrega en comparación con estándares competitivos, sino que también incrementa el riesgo de errores en el ingreso de datos, lo que resulta en una tasa de error del 18%. Estas deficiencias impactan negativamente en la eficiencia operativa, la calidad del servicio y la satisfacción de los clientes.</w:t>
      </w:r>
    </w:p>
    <w:p w14:paraId="66650D6C" w14:textId="5044F90F" w:rsidR="42470809" w:rsidRDefault="009C6F24" w:rsidP="42470809">
      <w:pPr>
        <w:pStyle w:val="ParrafoProyecto0"/>
      </w:pPr>
      <w:r w:rsidRPr="00FA2D29">
        <w:t xml:space="preserve">Este método carece de unificación y eficiencia, afectando tanto a la empresa como a sus clientes. Lo que ha evidenciado en retraso en la entrega de pedidos, tiempos excesivos en procesos administrativos, errores de despacho y tipeo, </w:t>
      </w:r>
      <w:r w:rsidR="00E8098B">
        <w:t>pérdida</w:t>
      </w:r>
      <w:r w:rsidRPr="00FA2D29">
        <w:t xml:space="preserve"> de imagen ante la competencia lo que ha desencadenado </w:t>
      </w:r>
      <w:r w:rsidR="00E8098B">
        <w:t>en una disminución</w:t>
      </w:r>
      <w:r w:rsidRPr="00FA2D29">
        <w:t xml:space="preserve"> de clientes.</w:t>
      </w:r>
      <w:r w:rsidRPr="009C1874">
        <w:t xml:space="preserve"> </w:t>
      </w:r>
    </w:p>
    <w:p w14:paraId="34B774A3" w14:textId="58B2FB10" w:rsidR="13A54858" w:rsidRDefault="13A54858" w:rsidP="13A54858">
      <w:pPr>
        <w:pStyle w:val="ParrafoProyecto0"/>
      </w:pPr>
    </w:p>
    <w:p w14:paraId="56430239" w14:textId="7F6D23FB" w:rsidR="13A54858" w:rsidRDefault="13A54858" w:rsidP="13A54858">
      <w:pPr>
        <w:pStyle w:val="ParrafoProyecto0"/>
      </w:pPr>
    </w:p>
    <w:p w14:paraId="2A750373" w14:textId="50EEF42E" w:rsidR="13A54858" w:rsidRDefault="13A54858" w:rsidP="13A54858">
      <w:pPr>
        <w:pStyle w:val="ParrafoProyecto0"/>
      </w:pPr>
    </w:p>
    <w:p w14:paraId="1FF90212" w14:textId="246100F6" w:rsidR="13A54858" w:rsidRDefault="13A54858" w:rsidP="13A54858">
      <w:pPr>
        <w:pStyle w:val="ParrafoProyecto0"/>
      </w:pPr>
    </w:p>
    <w:p w14:paraId="021516C1" w14:textId="192F4770" w:rsidR="13A54858" w:rsidRDefault="13A54858" w:rsidP="13A54858">
      <w:pPr>
        <w:pStyle w:val="ParrafoProyecto0"/>
      </w:pPr>
    </w:p>
    <w:p w14:paraId="7E4A1435" w14:textId="1E7C83CE" w:rsidR="13A54858" w:rsidRDefault="13A54858" w:rsidP="13A54858">
      <w:pPr>
        <w:pStyle w:val="ParrafoProyecto0"/>
      </w:pPr>
    </w:p>
    <w:p w14:paraId="2DCA6FD9" w14:textId="7DE846BB" w:rsidR="2B66C4A8" w:rsidRDefault="2B66C4A8" w:rsidP="00AB0BFA">
      <w:pPr>
        <w:pStyle w:val="Subtituloproyecto"/>
        <w:outlineLvl w:val="1"/>
      </w:pPr>
      <w:bookmarkStart w:id="10" w:name="_Toc183471831"/>
      <w:bookmarkStart w:id="11" w:name="_Toc414744128"/>
      <w:r>
        <w:lastRenderedPageBreak/>
        <w:t>Flujo actual SetraLog</w:t>
      </w:r>
      <w:bookmarkEnd w:id="10"/>
      <w:bookmarkEnd w:id="11"/>
    </w:p>
    <w:p w14:paraId="2CED7A10" w14:textId="5DE5D242" w:rsidR="00BB02AE" w:rsidRDefault="00BB02AE" w:rsidP="00302422">
      <w:pPr>
        <w:pStyle w:val="ParrafoProyecto0"/>
      </w:pPr>
      <w:r w:rsidRPr="00302422">
        <w:t xml:space="preserve">En este flujo se </w:t>
      </w:r>
      <w:r w:rsidR="06D3F298">
        <w:t>aprecian</w:t>
      </w:r>
      <w:r w:rsidRPr="00302422">
        <w:t xml:space="preserve"> los procesos involucrados en una solicitud de transporte.</w:t>
      </w:r>
    </w:p>
    <w:p w14:paraId="4E0F7A60" w14:textId="285E89C7" w:rsidR="00B957F1" w:rsidRDefault="00B957F1" w:rsidP="00B957F1">
      <w:pPr>
        <w:pStyle w:val="Descripcin"/>
        <w:keepNext/>
        <w:jc w:val="both"/>
      </w:pPr>
      <w:bookmarkStart w:id="12" w:name="_Toc183468041"/>
      <w:r>
        <w:t xml:space="preserve">Ilustración </w:t>
      </w:r>
      <w:fldSimple w:instr=" SEQ Ilustración \* ARABIC ">
        <w:r w:rsidR="002C5966">
          <w:rPr>
            <w:noProof/>
          </w:rPr>
          <w:t>1</w:t>
        </w:r>
      </w:fldSimple>
      <w:r>
        <w:t>- Flujo de proceso actual</w:t>
      </w:r>
      <w:bookmarkEnd w:id="12"/>
    </w:p>
    <w:p w14:paraId="4CCF8205" w14:textId="77777777" w:rsidR="00BB02AE" w:rsidRDefault="00BB02AE" w:rsidP="42470809">
      <w:pPr>
        <w:pStyle w:val="Sinespaciado"/>
      </w:pPr>
      <w:r>
        <w:rPr>
          <w:noProof/>
        </w:rPr>
        <w:drawing>
          <wp:inline distT="0" distB="0" distL="0" distR="0" wp14:anchorId="43CABDED" wp14:editId="5EAEF42F">
            <wp:extent cx="5612130" cy="2641769"/>
            <wp:effectExtent l="19050" t="19050" r="26670" b="17145"/>
            <wp:docPr id="18114643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612130" cy="2641769"/>
                    </a:xfrm>
                    <a:prstGeom prst="rect">
                      <a:avLst/>
                    </a:prstGeom>
                    <a:ln>
                      <a:solidFill>
                        <a:schemeClr val="tx1"/>
                      </a:solidFill>
                    </a:ln>
                  </pic:spPr>
                </pic:pic>
              </a:graphicData>
            </a:graphic>
          </wp:inline>
        </w:drawing>
      </w:r>
    </w:p>
    <w:p w14:paraId="45129848" w14:textId="53B7943A" w:rsidR="000232B4" w:rsidRPr="00215CCE" w:rsidRDefault="0020171E" w:rsidP="000232B4">
      <w:pPr>
        <w:pStyle w:val="Sinespaciado"/>
        <w:rPr>
          <w:rFonts w:ascii="Arial" w:hAnsi="Arial" w:cs="Arial"/>
        </w:rPr>
      </w:pPr>
      <w:r w:rsidRPr="00215CCE">
        <w:rPr>
          <w:rFonts w:ascii="Arial" w:hAnsi="Arial" w:cs="Arial"/>
        </w:rPr>
        <w:t xml:space="preserve">Nota: </w:t>
      </w:r>
      <w:r w:rsidR="004B74E9" w:rsidRPr="00215CCE">
        <w:rPr>
          <w:rFonts w:ascii="Arial" w:hAnsi="Arial" w:cs="Arial"/>
        </w:rPr>
        <w:t>E</w:t>
      </w:r>
      <w:r w:rsidR="00147506" w:rsidRPr="00215CCE">
        <w:rPr>
          <w:rFonts w:ascii="Arial" w:hAnsi="Arial" w:cs="Arial"/>
        </w:rPr>
        <w:t xml:space="preserve">l flujo representado en la figura muestra todos los procesos que debe pasar el </w:t>
      </w:r>
      <w:r w:rsidR="000232B4" w:rsidRPr="00215CCE">
        <w:rPr>
          <w:rFonts w:ascii="Arial" w:hAnsi="Arial" w:cs="Arial"/>
        </w:rPr>
        <w:t>flujo de una orden y los actores involucrados</w:t>
      </w:r>
      <w:r w:rsidR="00EE7B30" w:rsidRPr="00215CCE">
        <w:rPr>
          <w:rFonts w:ascii="Arial" w:hAnsi="Arial" w:cs="Arial"/>
        </w:rPr>
        <w:t xml:space="preserve"> (Elaboración propia 2024)</w:t>
      </w:r>
    </w:p>
    <w:p w14:paraId="34FD0D6D" w14:textId="309A831A" w:rsidR="42470809" w:rsidRDefault="42470809" w:rsidP="42470809">
      <w:pPr>
        <w:pStyle w:val="Sinespaciado"/>
      </w:pPr>
    </w:p>
    <w:p w14:paraId="1C84F219" w14:textId="050AE03D" w:rsidR="00D8798E" w:rsidRPr="00256F46" w:rsidRDefault="00D8798E" w:rsidP="00D8798E">
      <w:pPr>
        <w:pStyle w:val="ParrafoProyecto0"/>
      </w:pPr>
      <w:r>
        <w:t xml:space="preserve">Detalles de flujo </w:t>
      </w:r>
      <w:r w:rsidR="00FA3CFE">
        <w:t>original</w:t>
      </w:r>
      <w:r>
        <w:t xml:space="preserve"> en </w:t>
      </w:r>
      <w:r w:rsidR="00241301">
        <w:t>el A</w:t>
      </w:r>
      <w:r>
        <w:t>nexo “</w:t>
      </w:r>
      <w:hyperlink w:anchor="Flujo_de_proceso_original" w:history="1">
        <w:r w:rsidR="00FA3CFE" w:rsidRPr="00241301">
          <w:rPr>
            <w:rStyle w:val="Hipervnculo"/>
          </w:rPr>
          <w:t xml:space="preserve">Flujo </w:t>
        </w:r>
        <w:r w:rsidR="00241301" w:rsidRPr="00241301">
          <w:rPr>
            <w:rStyle w:val="Hipervnculo"/>
          </w:rPr>
          <w:t xml:space="preserve">de proceso </w:t>
        </w:r>
        <w:r w:rsidR="00FA3CFE" w:rsidRPr="00241301">
          <w:rPr>
            <w:rStyle w:val="Hipervnculo"/>
          </w:rPr>
          <w:t>original</w:t>
        </w:r>
      </w:hyperlink>
      <w:r>
        <w:t>”</w:t>
      </w:r>
    </w:p>
    <w:p w14:paraId="2BDB9A1F" w14:textId="55BEAC99" w:rsidR="42470809" w:rsidRDefault="42470809" w:rsidP="42470809">
      <w:pPr>
        <w:pStyle w:val="Sinespaciado"/>
      </w:pPr>
    </w:p>
    <w:p w14:paraId="5409DA38" w14:textId="58C346BF" w:rsidR="42470809" w:rsidRDefault="42470809" w:rsidP="42470809">
      <w:pPr>
        <w:pStyle w:val="Sinespaciado"/>
      </w:pPr>
    </w:p>
    <w:p w14:paraId="27D3FF79" w14:textId="64C0977D" w:rsidR="42470809" w:rsidRDefault="42470809" w:rsidP="42470809">
      <w:pPr>
        <w:pStyle w:val="Sinespaciado"/>
      </w:pPr>
    </w:p>
    <w:p w14:paraId="6B6329BA" w14:textId="749B9AED" w:rsidR="42470809" w:rsidRDefault="42470809" w:rsidP="42470809">
      <w:pPr>
        <w:pStyle w:val="Sinespaciado"/>
      </w:pPr>
    </w:p>
    <w:p w14:paraId="6CF5A7CA" w14:textId="44D0749A" w:rsidR="42470809" w:rsidRDefault="42470809" w:rsidP="42470809">
      <w:pPr>
        <w:pStyle w:val="Sinespaciado"/>
      </w:pPr>
    </w:p>
    <w:p w14:paraId="00E76A21" w14:textId="4C8DEB8B" w:rsidR="42470809" w:rsidRDefault="42470809" w:rsidP="42470809">
      <w:pPr>
        <w:pStyle w:val="Sinespaciado"/>
      </w:pPr>
    </w:p>
    <w:p w14:paraId="0C5718C6" w14:textId="2790D2D1" w:rsidR="42470809" w:rsidRDefault="42470809" w:rsidP="42470809">
      <w:pPr>
        <w:pStyle w:val="Sinespaciado"/>
      </w:pPr>
    </w:p>
    <w:p w14:paraId="2D24E89C" w14:textId="07631067" w:rsidR="42470809" w:rsidRDefault="42470809" w:rsidP="42470809">
      <w:pPr>
        <w:pStyle w:val="Sinespaciado"/>
      </w:pPr>
    </w:p>
    <w:p w14:paraId="12CF0CF5" w14:textId="6EF14F8E" w:rsidR="42470809" w:rsidRDefault="42470809" w:rsidP="42470809">
      <w:pPr>
        <w:pStyle w:val="Sinespaciado"/>
      </w:pPr>
    </w:p>
    <w:p w14:paraId="177B8FEB" w14:textId="6FF88BEA" w:rsidR="42470809" w:rsidRDefault="42470809" w:rsidP="42470809">
      <w:pPr>
        <w:pStyle w:val="Sinespaciado"/>
      </w:pPr>
    </w:p>
    <w:p w14:paraId="7610FFDA" w14:textId="2A9EEC43" w:rsidR="42470809" w:rsidRDefault="42470809" w:rsidP="42470809">
      <w:pPr>
        <w:pStyle w:val="Sinespaciado"/>
      </w:pPr>
    </w:p>
    <w:p w14:paraId="798A44BE" w14:textId="28415F2F" w:rsidR="42470809" w:rsidRDefault="42470809" w:rsidP="42470809">
      <w:pPr>
        <w:pStyle w:val="Sinespaciado"/>
      </w:pPr>
    </w:p>
    <w:p w14:paraId="004E799F" w14:textId="38DA3068" w:rsidR="42470809" w:rsidRDefault="42470809" w:rsidP="42470809">
      <w:pPr>
        <w:pStyle w:val="Sinespaciado"/>
      </w:pPr>
    </w:p>
    <w:p w14:paraId="00E3C2ED" w14:textId="74798EA0" w:rsidR="42470809" w:rsidRDefault="42470809" w:rsidP="42470809">
      <w:pPr>
        <w:pStyle w:val="Sinespaciado"/>
      </w:pPr>
    </w:p>
    <w:p w14:paraId="284A955C" w14:textId="0342574D" w:rsidR="42470809" w:rsidRDefault="42470809" w:rsidP="42470809">
      <w:pPr>
        <w:pStyle w:val="Sinespaciado"/>
      </w:pPr>
    </w:p>
    <w:p w14:paraId="1D8D2D7D" w14:textId="617DEB6E" w:rsidR="42470809" w:rsidRDefault="42470809" w:rsidP="42470809">
      <w:pPr>
        <w:pStyle w:val="Sinespaciado"/>
      </w:pPr>
    </w:p>
    <w:p w14:paraId="6E394120" w14:textId="61F3B2E9" w:rsidR="42470809" w:rsidRDefault="42470809" w:rsidP="42470809">
      <w:pPr>
        <w:pStyle w:val="Sinespaciado"/>
      </w:pPr>
    </w:p>
    <w:p w14:paraId="11E6264C" w14:textId="6F47F170" w:rsidR="42470809" w:rsidRDefault="42470809" w:rsidP="42470809">
      <w:pPr>
        <w:pStyle w:val="Sinespaciado"/>
      </w:pPr>
    </w:p>
    <w:p w14:paraId="4A16309B" w14:textId="1601E143" w:rsidR="42470809" w:rsidRDefault="42470809" w:rsidP="42470809">
      <w:pPr>
        <w:pStyle w:val="Sinespaciado"/>
      </w:pPr>
    </w:p>
    <w:p w14:paraId="5F575ED8" w14:textId="58343C98" w:rsidR="42470809" w:rsidRDefault="42470809" w:rsidP="42470809">
      <w:pPr>
        <w:pStyle w:val="Sinespaciado"/>
      </w:pPr>
    </w:p>
    <w:p w14:paraId="0368E79C" w14:textId="77777777" w:rsidR="00437C1C" w:rsidRDefault="00437C1C" w:rsidP="42470809">
      <w:pPr>
        <w:pStyle w:val="Sinespaciado"/>
      </w:pPr>
    </w:p>
    <w:p w14:paraId="7F932E04" w14:textId="77777777" w:rsidR="00BB02AE" w:rsidRDefault="00BB02AE" w:rsidP="42470809">
      <w:pPr>
        <w:spacing w:after="0" w:line="360" w:lineRule="auto"/>
        <w:jc w:val="both"/>
        <w:rPr>
          <w:rFonts w:ascii="Arial" w:hAnsi="Arial" w:cs="Arial"/>
        </w:rPr>
      </w:pPr>
    </w:p>
    <w:p w14:paraId="27EAE922" w14:textId="0824C9A6" w:rsidR="009C6F24" w:rsidRPr="00D91184" w:rsidRDefault="125DDBEA" w:rsidP="00AB0BFA">
      <w:pPr>
        <w:pStyle w:val="TitulosProyecto"/>
        <w:outlineLvl w:val="0"/>
      </w:pPr>
      <w:bookmarkStart w:id="13" w:name="_Toc183471832"/>
      <w:bookmarkStart w:id="14" w:name="_Toc911547036"/>
      <w:r>
        <w:lastRenderedPageBreak/>
        <w:t>Solución al problema</w:t>
      </w:r>
      <w:r w:rsidR="1EEA38B0">
        <w:t>.</w:t>
      </w:r>
      <w:bookmarkEnd w:id="13"/>
      <w:bookmarkEnd w:id="14"/>
    </w:p>
    <w:p w14:paraId="5FDE303F" w14:textId="3E297569" w:rsidR="2FE4CAEF" w:rsidRDefault="1BE93DAE" w:rsidP="0618445F">
      <w:pPr>
        <w:spacing w:line="360" w:lineRule="auto"/>
        <w:jc w:val="both"/>
        <w:rPr>
          <w:rFonts w:ascii="Arial" w:hAnsi="Arial" w:cs="Arial"/>
          <w:sz w:val="24"/>
          <w:szCs w:val="24"/>
        </w:rPr>
      </w:pPr>
      <w:r w:rsidRPr="0618445F">
        <w:rPr>
          <w:rFonts w:ascii="Arial" w:hAnsi="Arial" w:cs="Arial"/>
          <w:sz w:val="24"/>
          <w:szCs w:val="24"/>
        </w:rPr>
        <w:t>La propuesta es centralizar todos los datos en un sistema unificado que pueda almacenar y procesar grandes volúmenes de información, lo que contribuirá a la eficiencia operativa y reducirá significativamente los errores derivados del ingreso manual de datos. La unificación y centralización permitirá a Setralog</w:t>
      </w:r>
      <w:r w:rsidR="2FE4CAEF" w:rsidRPr="0618445F">
        <w:rPr>
          <w:rFonts w:ascii="Arial" w:hAnsi="Arial" w:cs="Arial"/>
          <w:sz w:val="24"/>
          <w:szCs w:val="24"/>
        </w:rPr>
        <w:fldChar w:fldCharType="begin"/>
      </w:r>
      <w:r w:rsidR="2FE4CAEF">
        <w:instrText xml:space="preserve"> XE "</w:instrText>
      </w:r>
      <w:r w:rsidR="2FE4CAEF" w:rsidRPr="0618445F">
        <w:rPr>
          <w:rFonts w:ascii="Arial" w:hAnsi="Arial" w:cs="Arial"/>
          <w:b/>
          <w:bCs/>
          <w:color w:val="000000" w:themeColor="text1"/>
          <w:sz w:val="24"/>
          <w:szCs w:val="24"/>
          <w:lang w:eastAsia="es-CL"/>
        </w:rPr>
        <w:instrText>Setralog</w:instrText>
      </w:r>
      <w:r w:rsidR="2FE4CAEF" w:rsidRPr="0618445F">
        <w:rPr>
          <w:rFonts w:ascii="Arial" w:hAnsi="Arial" w:cs="Arial"/>
          <w:b/>
          <w:bCs/>
          <w:color w:val="000000" w:themeColor="text1"/>
        </w:rPr>
        <w:instrText>:</w:instrText>
      </w:r>
      <w:r w:rsidR="2FE4CAEF">
        <w:instrText xml:space="preserve">Nombre de Cliente para proyecto APT" </w:instrText>
      </w:r>
      <w:r w:rsidR="2FE4CAEF" w:rsidRPr="0618445F">
        <w:rPr>
          <w:rFonts w:ascii="Arial" w:hAnsi="Arial" w:cs="Arial"/>
          <w:sz w:val="24"/>
          <w:szCs w:val="24"/>
        </w:rPr>
        <w:fldChar w:fldCharType="end"/>
      </w:r>
      <w:r w:rsidRPr="0618445F">
        <w:rPr>
          <w:rFonts w:ascii="Arial" w:hAnsi="Arial" w:cs="Arial"/>
          <w:sz w:val="24"/>
          <w:szCs w:val="24"/>
        </w:rPr>
        <w:t xml:space="preserve"> contar con un flujo de trabajo más ágil, disminuir la carga administrativa de los empleados y mejorar la trazabilidad de los procesos logrando así una mejor calidad en los servicios ofrecidos.</w:t>
      </w:r>
    </w:p>
    <w:p w14:paraId="328A1A4A" w14:textId="6E9FF929" w:rsidR="0C26F3E7" w:rsidRDefault="0C26F3E7" w:rsidP="42470809">
      <w:pPr>
        <w:spacing w:line="360" w:lineRule="auto"/>
        <w:jc w:val="both"/>
        <w:rPr>
          <w:rFonts w:ascii="Arial" w:hAnsi="Arial" w:cs="Arial"/>
          <w:sz w:val="24"/>
          <w:szCs w:val="24"/>
          <w:lang w:val="es-MX"/>
        </w:rPr>
      </w:pPr>
      <w:r w:rsidRPr="42470809">
        <w:rPr>
          <w:rFonts w:ascii="Arial" w:hAnsi="Arial" w:cs="Arial"/>
          <w:sz w:val="24"/>
          <w:szCs w:val="24"/>
          <w:lang w:val="es-MX"/>
        </w:rPr>
        <w:t>El proyecto APT tiene como objetivo abordar la ineficiencia en la gestión de clientes y órdenes de transporte de la empresa Setralog, que actualmente opera con métodos manuales, como hojas de cálculo en Excel y correos electrónicos, para registrar y organizar información. Este enfoque genera altos tiempos de procesamiento y dificulta la optimización operativa.</w:t>
      </w:r>
    </w:p>
    <w:p w14:paraId="17C429DC" w14:textId="689D4C93" w:rsidR="000D3262" w:rsidRDefault="0DE0DFC1" w:rsidP="42470809">
      <w:pPr>
        <w:spacing w:line="360" w:lineRule="auto"/>
        <w:jc w:val="both"/>
        <w:rPr>
          <w:rFonts w:ascii="Arial" w:hAnsi="Arial" w:cs="Arial"/>
          <w:sz w:val="24"/>
          <w:szCs w:val="24"/>
        </w:rPr>
      </w:pPr>
      <w:r w:rsidRPr="3FD3BCAB">
        <w:rPr>
          <w:rFonts w:ascii="Arial" w:hAnsi="Arial" w:cs="Arial"/>
          <w:sz w:val="24"/>
          <w:szCs w:val="24"/>
        </w:rPr>
        <w:t>Esta solución está</w:t>
      </w:r>
      <w:r w:rsidR="004C74AD" w:rsidRPr="3FD3BCAB">
        <w:rPr>
          <w:rFonts w:ascii="Arial" w:hAnsi="Arial" w:cs="Arial"/>
          <w:sz w:val="24"/>
          <w:szCs w:val="24"/>
        </w:rPr>
        <w:t xml:space="preserve"> diseñada para automatizar</w:t>
      </w:r>
      <w:r w:rsidR="00B93021" w:rsidRPr="3FD3BCAB">
        <w:rPr>
          <w:rFonts w:ascii="Arial" w:hAnsi="Arial" w:cs="Arial"/>
          <w:sz w:val="24"/>
          <w:szCs w:val="24"/>
        </w:rPr>
        <w:t xml:space="preserve">, optimizar y </w:t>
      </w:r>
      <w:r w:rsidRPr="3FD3BCAB">
        <w:rPr>
          <w:rFonts w:ascii="Arial" w:hAnsi="Arial" w:cs="Arial"/>
          <w:sz w:val="24"/>
          <w:szCs w:val="24"/>
        </w:rPr>
        <w:t>centralizar</w:t>
      </w:r>
      <w:r w:rsidR="00B93021" w:rsidRPr="3FD3BCAB">
        <w:rPr>
          <w:rFonts w:ascii="Arial" w:hAnsi="Arial" w:cs="Arial"/>
          <w:sz w:val="24"/>
          <w:szCs w:val="24"/>
        </w:rPr>
        <w:t xml:space="preserve"> los procesos</w:t>
      </w:r>
      <w:r w:rsidR="00554E85" w:rsidRPr="3FD3BCAB">
        <w:rPr>
          <w:rFonts w:ascii="Arial" w:hAnsi="Arial" w:cs="Arial"/>
          <w:sz w:val="24"/>
          <w:szCs w:val="24"/>
        </w:rPr>
        <w:t xml:space="preserve"> operativos</w:t>
      </w:r>
      <w:r w:rsidRPr="3FD3BCAB">
        <w:rPr>
          <w:rFonts w:ascii="Arial" w:hAnsi="Arial" w:cs="Arial"/>
          <w:sz w:val="24"/>
          <w:szCs w:val="24"/>
        </w:rPr>
        <w:t>, mejorando significativamente la eficiencia y la calidad del servicio.</w:t>
      </w:r>
    </w:p>
    <w:p w14:paraId="2E068BE2" w14:textId="57C57F47" w:rsidR="000D3262" w:rsidRDefault="000811AE" w:rsidP="0009683A">
      <w:pPr>
        <w:spacing w:line="360" w:lineRule="auto"/>
        <w:jc w:val="both"/>
        <w:rPr>
          <w:rFonts w:ascii="Arial" w:hAnsi="Arial" w:cs="Arial"/>
          <w:sz w:val="24"/>
          <w:szCs w:val="24"/>
        </w:rPr>
      </w:pPr>
      <w:r w:rsidRPr="3FD3BCAB">
        <w:rPr>
          <w:rFonts w:ascii="Arial" w:hAnsi="Arial" w:cs="Arial"/>
          <w:sz w:val="24"/>
          <w:szCs w:val="24"/>
        </w:rPr>
        <w:t xml:space="preserve">La solución cuenta </w:t>
      </w:r>
      <w:r w:rsidR="00AE73B5" w:rsidRPr="3FD3BCAB">
        <w:rPr>
          <w:rFonts w:ascii="Arial" w:hAnsi="Arial" w:cs="Arial"/>
          <w:sz w:val="24"/>
          <w:szCs w:val="24"/>
        </w:rPr>
        <w:t xml:space="preserve">con </w:t>
      </w:r>
      <w:r w:rsidR="00714D40" w:rsidRPr="3FD3BCAB">
        <w:rPr>
          <w:rFonts w:ascii="Arial" w:hAnsi="Arial" w:cs="Arial"/>
          <w:sz w:val="24"/>
          <w:szCs w:val="24"/>
        </w:rPr>
        <w:t>componentes</w:t>
      </w:r>
      <w:r w:rsidR="00AE73B5" w:rsidRPr="3FD3BCAB">
        <w:rPr>
          <w:rFonts w:ascii="Arial" w:hAnsi="Arial" w:cs="Arial"/>
          <w:sz w:val="24"/>
          <w:szCs w:val="24"/>
        </w:rPr>
        <w:t xml:space="preserve"> clave</w:t>
      </w:r>
      <w:r w:rsidR="00714D40" w:rsidRPr="3FD3BCAB">
        <w:rPr>
          <w:rFonts w:ascii="Arial" w:hAnsi="Arial" w:cs="Arial"/>
          <w:sz w:val="24"/>
          <w:szCs w:val="24"/>
        </w:rPr>
        <w:t xml:space="preserve"> como:</w:t>
      </w:r>
    </w:p>
    <w:p w14:paraId="5749C219" w14:textId="0CF82866" w:rsidR="00714D40" w:rsidRDefault="008D44EE" w:rsidP="00111C90">
      <w:pPr>
        <w:pStyle w:val="Prrafodelista"/>
        <w:numPr>
          <w:ilvl w:val="0"/>
          <w:numId w:val="8"/>
        </w:numPr>
        <w:spacing w:line="360" w:lineRule="auto"/>
        <w:jc w:val="both"/>
        <w:rPr>
          <w:rFonts w:ascii="Arial" w:hAnsi="Arial" w:cs="Arial"/>
          <w:b/>
          <w:sz w:val="24"/>
          <w:szCs w:val="24"/>
        </w:rPr>
      </w:pPr>
      <w:r w:rsidRPr="3FD3BCAB">
        <w:rPr>
          <w:rFonts w:ascii="Arial" w:hAnsi="Arial" w:cs="Arial"/>
          <w:b/>
          <w:sz w:val="24"/>
          <w:szCs w:val="24"/>
        </w:rPr>
        <w:t>Centralización de datos</w:t>
      </w:r>
    </w:p>
    <w:p w14:paraId="598036A7" w14:textId="5F9FF55D" w:rsidR="008D44EE" w:rsidRPr="00506022" w:rsidRDefault="00651EDD" w:rsidP="0005088B">
      <w:pPr>
        <w:pStyle w:val="Prrafodelista"/>
        <w:numPr>
          <w:ilvl w:val="0"/>
          <w:numId w:val="9"/>
        </w:numPr>
        <w:spacing w:line="360" w:lineRule="auto"/>
        <w:jc w:val="both"/>
        <w:rPr>
          <w:rFonts w:ascii="Arial" w:hAnsi="Arial" w:cs="Arial"/>
          <w:b/>
          <w:sz w:val="24"/>
          <w:szCs w:val="24"/>
        </w:rPr>
      </w:pPr>
      <w:r w:rsidRPr="3FD3BCAB">
        <w:rPr>
          <w:rFonts w:ascii="Arial" w:hAnsi="Arial" w:cs="Arial"/>
          <w:sz w:val="24"/>
          <w:szCs w:val="24"/>
        </w:rPr>
        <w:t xml:space="preserve">Implementación de </w:t>
      </w:r>
      <w:r w:rsidR="008656DD" w:rsidRPr="3FD3BCAB">
        <w:rPr>
          <w:rFonts w:ascii="Arial" w:hAnsi="Arial" w:cs="Arial"/>
          <w:sz w:val="24"/>
          <w:szCs w:val="24"/>
        </w:rPr>
        <w:t>un</w:t>
      </w:r>
      <w:r w:rsidR="001B772C" w:rsidRPr="3FD3BCAB">
        <w:rPr>
          <w:rFonts w:ascii="Arial" w:hAnsi="Arial" w:cs="Arial"/>
          <w:sz w:val="24"/>
          <w:szCs w:val="24"/>
        </w:rPr>
        <w:t xml:space="preserve"> sistema </w:t>
      </w:r>
      <w:r w:rsidR="00506022" w:rsidRPr="3FD3BCAB">
        <w:rPr>
          <w:rFonts w:ascii="Arial" w:hAnsi="Arial" w:cs="Arial"/>
          <w:sz w:val="24"/>
          <w:szCs w:val="24"/>
        </w:rPr>
        <w:t xml:space="preserve">unificado para almacenar y gestionar información de clientes y </w:t>
      </w:r>
      <w:r w:rsidR="00C67118" w:rsidRPr="3FD3BCAB">
        <w:rPr>
          <w:rFonts w:ascii="Arial" w:hAnsi="Arial" w:cs="Arial"/>
          <w:sz w:val="24"/>
          <w:szCs w:val="24"/>
        </w:rPr>
        <w:t>órdenes</w:t>
      </w:r>
      <w:r w:rsidR="00506022" w:rsidRPr="3FD3BCAB">
        <w:rPr>
          <w:rFonts w:ascii="Arial" w:hAnsi="Arial" w:cs="Arial"/>
          <w:sz w:val="24"/>
          <w:szCs w:val="24"/>
        </w:rPr>
        <w:t xml:space="preserve"> de </w:t>
      </w:r>
      <w:r w:rsidR="00B910EF" w:rsidRPr="3FD3BCAB">
        <w:rPr>
          <w:rFonts w:ascii="Arial" w:hAnsi="Arial" w:cs="Arial"/>
          <w:sz w:val="24"/>
          <w:szCs w:val="24"/>
        </w:rPr>
        <w:t>transporte</w:t>
      </w:r>
      <w:r w:rsidR="00506022" w:rsidRPr="3FD3BCAB">
        <w:rPr>
          <w:rFonts w:ascii="Arial" w:hAnsi="Arial" w:cs="Arial"/>
          <w:sz w:val="24"/>
          <w:szCs w:val="24"/>
        </w:rPr>
        <w:t>.</w:t>
      </w:r>
    </w:p>
    <w:p w14:paraId="103B5F38" w14:textId="4F7E56F7" w:rsidR="00506022" w:rsidRPr="00A805D0" w:rsidRDefault="009B64F1" w:rsidP="0005088B">
      <w:pPr>
        <w:pStyle w:val="Prrafodelista"/>
        <w:numPr>
          <w:ilvl w:val="0"/>
          <w:numId w:val="9"/>
        </w:numPr>
        <w:spacing w:line="360" w:lineRule="auto"/>
        <w:jc w:val="both"/>
        <w:rPr>
          <w:rFonts w:ascii="Arial" w:hAnsi="Arial" w:cs="Arial"/>
          <w:b/>
          <w:sz w:val="24"/>
          <w:szCs w:val="24"/>
        </w:rPr>
      </w:pPr>
      <w:r w:rsidRPr="3FD3BCAB">
        <w:rPr>
          <w:rFonts w:ascii="Arial" w:hAnsi="Arial" w:cs="Arial"/>
          <w:sz w:val="24"/>
          <w:szCs w:val="24"/>
        </w:rPr>
        <w:t>Sustitución</w:t>
      </w:r>
      <w:r w:rsidR="00211483" w:rsidRPr="3FD3BCAB">
        <w:rPr>
          <w:rFonts w:ascii="Arial" w:hAnsi="Arial" w:cs="Arial"/>
          <w:sz w:val="24"/>
          <w:szCs w:val="24"/>
        </w:rPr>
        <w:t xml:space="preserve"> de hojas de </w:t>
      </w:r>
      <w:r w:rsidR="762862FB" w:rsidRPr="3FD3BCAB">
        <w:rPr>
          <w:rFonts w:ascii="Arial" w:hAnsi="Arial" w:cs="Arial"/>
          <w:sz w:val="24"/>
          <w:szCs w:val="24"/>
        </w:rPr>
        <w:t>cálculo</w:t>
      </w:r>
      <w:r w:rsidR="00211483" w:rsidRPr="3FD3BCAB">
        <w:rPr>
          <w:rFonts w:ascii="Arial" w:hAnsi="Arial" w:cs="Arial"/>
          <w:sz w:val="24"/>
          <w:szCs w:val="24"/>
        </w:rPr>
        <w:t xml:space="preserve"> Excel</w:t>
      </w:r>
      <w:r w:rsidR="004674C8">
        <w:rPr>
          <w:rFonts w:ascii="Arial" w:hAnsi="Arial" w:cs="Arial"/>
        </w:rPr>
        <w:fldChar w:fldCharType="begin"/>
      </w:r>
      <w:r w:rsidR="004674C8">
        <w:instrText xml:space="preserve"> XE "</w:instrText>
      </w:r>
      <w:r w:rsidR="004674C8" w:rsidRPr="00AE5FCD">
        <w:rPr>
          <w:rFonts w:ascii="Arial" w:hAnsi="Arial" w:cs="Arial"/>
          <w:b/>
          <w:color w:val="000000" w:themeColor="text1"/>
          <w:sz w:val="24"/>
          <w:szCs w:val="24"/>
          <w:lang w:eastAsia="es-CL"/>
        </w:rPr>
        <w:instrText>Excel</w:instrText>
      </w:r>
      <w:r w:rsidR="004674C8" w:rsidRPr="00AE5FCD">
        <w:rPr>
          <w:rFonts w:ascii="Arial" w:hAnsi="Arial" w:cs="Arial"/>
          <w:b/>
          <w:color w:val="000000" w:themeColor="text1"/>
        </w:rPr>
        <w:instrText>:</w:instrText>
      </w:r>
      <w:r w:rsidR="004674C8" w:rsidRPr="00AE5FCD">
        <w:instrText>Programa de hoja de cálculos</w:instrText>
      </w:r>
      <w:r w:rsidR="004674C8">
        <w:instrText xml:space="preserve">" </w:instrText>
      </w:r>
      <w:r w:rsidR="004674C8">
        <w:rPr>
          <w:rFonts w:ascii="Arial" w:hAnsi="Arial" w:cs="Arial"/>
        </w:rPr>
        <w:fldChar w:fldCharType="end"/>
      </w:r>
      <w:r w:rsidR="000F7313" w:rsidRPr="3FD3BCAB">
        <w:rPr>
          <w:rFonts w:ascii="Arial" w:hAnsi="Arial" w:cs="Arial"/>
          <w:sz w:val="24"/>
          <w:szCs w:val="24"/>
        </w:rPr>
        <w:t xml:space="preserve"> y correos electrónicos por una base de datos centralizada</w:t>
      </w:r>
      <w:r w:rsidRPr="3FD3BCAB">
        <w:rPr>
          <w:rFonts w:ascii="Arial" w:hAnsi="Arial" w:cs="Arial"/>
          <w:sz w:val="24"/>
          <w:szCs w:val="24"/>
        </w:rPr>
        <w:t xml:space="preserve">, unificada y segura. </w:t>
      </w:r>
    </w:p>
    <w:p w14:paraId="3A281F30" w14:textId="77777777" w:rsidR="00A805D0" w:rsidRPr="00B551BF" w:rsidRDefault="00A805D0" w:rsidP="00A805D0">
      <w:pPr>
        <w:pStyle w:val="Prrafodelista"/>
        <w:spacing w:line="360" w:lineRule="auto"/>
        <w:jc w:val="both"/>
        <w:rPr>
          <w:rFonts w:ascii="Arial" w:hAnsi="Arial" w:cs="Arial"/>
          <w:b/>
          <w:sz w:val="24"/>
          <w:szCs w:val="24"/>
        </w:rPr>
      </w:pPr>
    </w:p>
    <w:p w14:paraId="56C71B37" w14:textId="42AFBEA0" w:rsidR="00B551BF" w:rsidRDefault="00DC0AD9" w:rsidP="00B551BF">
      <w:pPr>
        <w:pStyle w:val="Prrafodelista"/>
        <w:numPr>
          <w:ilvl w:val="0"/>
          <w:numId w:val="8"/>
        </w:numPr>
        <w:spacing w:line="360" w:lineRule="auto"/>
        <w:jc w:val="both"/>
        <w:rPr>
          <w:rFonts w:ascii="Arial" w:hAnsi="Arial" w:cs="Arial"/>
          <w:b/>
          <w:sz w:val="24"/>
          <w:szCs w:val="24"/>
        </w:rPr>
      </w:pPr>
      <w:r w:rsidRPr="3FD3BCAB">
        <w:rPr>
          <w:rFonts w:ascii="Arial" w:hAnsi="Arial" w:cs="Arial"/>
          <w:b/>
          <w:sz w:val="24"/>
          <w:szCs w:val="24"/>
        </w:rPr>
        <w:t>Automatización de Procesos</w:t>
      </w:r>
    </w:p>
    <w:p w14:paraId="3117CC49" w14:textId="4E010420" w:rsidR="00402A2E" w:rsidRPr="00580CBD" w:rsidRDefault="00C74C6D" w:rsidP="00DC0AD9">
      <w:pPr>
        <w:pStyle w:val="Prrafodelista"/>
        <w:numPr>
          <w:ilvl w:val="0"/>
          <w:numId w:val="9"/>
        </w:numPr>
        <w:spacing w:line="360" w:lineRule="auto"/>
        <w:jc w:val="both"/>
        <w:rPr>
          <w:rFonts w:ascii="Arial" w:hAnsi="Arial" w:cs="Arial"/>
          <w:b/>
          <w:sz w:val="24"/>
          <w:szCs w:val="24"/>
        </w:rPr>
      </w:pPr>
      <w:r w:rsidRPr="3FD3BCAB">
        <w:rPr>
          <w:rFonts w:ascii="Arial" w:hAnsi="Arial" w:cs="Arial"/>
          <w:sz w:val="24"/>
          <w:szCs w:val="24"/>
        </w:rPr>
        <w:t xml:space="preserve">Desarrollo </w:t>
      </w:r>
      <w:r w:rsidR="009F2674" w:rsidRPr="3FD3BCAB">
        <w:rPr>
          <w:rFonts w:ascii="Arial" w:hAnsi="Arial" w:cs="Arial"/>
          <w:sz w:val="24"/>
          <w:szCs w:val="24"/>
        </w:rPr>
        <w:t>de módulos específicos para</w:t>
      </w:r>
      <w:r w:rsidR="009F2674" w:rsidRPr="3FD3BCAB">
        <w:rPr>
          <w:rFonts w:ascii="Arial" w:hAnsi="Arial" w:cs="Arial"/>
          <w:b/>
          <w:sz w:val="24"/>
          <w:szCs w:val="24"/>
        </w:rPr>
        <w:t>:</w:t>
      </w:r>
      <w:r w:rsidR="618205AE" w:rsidRPr="3FD3BCAB">
        <w:rPr>
          <w:rFonts w:ascii="Arial" w:hAnsi="Arial" w:cs="Arial"/>
          <w:b/>
          <w:sz w:val="24"/>
          <w:szCs w:val="24"/>
        </w:rPr>
        <w:t xml:space="preserve"> </w:t>
      </w:r>
      <w:r w:rsidR="60F18839" w:rsidRPr="3FD3BCAB">
        <w:rPr>
          <w:rFonts w:ascii="Arial" w:hAnsi="Arial" w:cs="Arial"/>
          <w:b/>
          <w:sz w:val="24"/>
          <w:szCs w:val="24"/>
        </w:rPr>
        <w:t>g</w:t>
      </w:r>
      <w:r w:rsidR="00722ABE" w:rsidRPr="3FD3BCAB">
        <w:rPr>
          <w:rFonts w:ascii="Arial" w:hAnsi="Arial" w:cs="Arial"/>
          <w:sz w:val="24"/>
          <w:szCs w:val="24"/>
        </w:rPr>
        <w:t>estión</w:t>
      </w:r>
      <w:r w:rsidR="00D97604" w:rsidRPr="3FD3BCAB">
        <w:rPr>
          <w:rFonts w:ascii="Arial" w:hAnsi="Arial" w:cs="Arial"/>
          <w:sz w:val="24"/>
          <w:szCs w:val="24"/>
        </w:rPr>
        <w:t xml:space="preserve"> de clientes</w:t>
      </w:r>
      <w:r w:rsidR="5FBB35CC" w:rsidRPr="3FD3BCAB">
        <w:rPr>
          <w:rFonts w:ascii="Arial" w:hAnsi="Arial" w:cs="Arial"/>
          <w:sz w:val="24"/>
          <w:szCs w:val="24"/>
        </w:rPr>
        <w:t>;</w:t>
      </w:r>
      <w:r w:rsidR="00D97604" w:rsidRPr="3FD3BCAB">
        <w:rPr>
          <w:rFonts w:ascii="Arial" w:hAnsi="Arial" w:cs="Arial"/>
          <w:sz w:val="24"/>
          <w:szCs w:val="24"/>
        </w:rPr>
        <w:t xml:space="preserve"> Registro</w:t>
      </w:r>
      <w:r w:rsidR="00580CBD" w:rsidRPr="3FD3BCAB">
        <w:rPr>
          <w:rFonts w:ascii="Arial" w:hAnsi="Arial" w:cs="Arial"/>
          <w:sz w:val="24"/>
          <w:szCs w:val="24"/>
        </w:rPr>
        <w:t>, actualización y consulta de datos en tiempo real.</w:t>
      </w:r>
    </w:p>
    <w:p w14:paraId="3827A1C3" w14:textId="48F74C84" w:rsidR="00580CBD" w:rsidRPr="008F5738" w:rsidRDefault="00722ABE" w:rsidP="00DC0AD9">
      <w:pPr>
        <w:pStyle w:val="Prrafodelista"/>
        <w:numPr>
          <w:ilvl w:val="0"/>
          <w:numId w:val="9"/>
        </w:numPr>
        <w:spacing w:line="360" w:lineRule="auto"/>
        <w:jc w:val="both"/>
        <w:rPr>
          <w:rFonts w:ascii="Arial" w:hAnsi="Arial" w:cs="Arial"/>
          <w:b/>
          <w:sz w:val="24"/>
          <w:szCs w:val="24"/>
        </w:rPr>
      </w:pPr>
      <w:r w:rsidRPr="3FD3BCAB">
        <w:rPr>
          <w:rFonts w:ascii="Arial" w:hAnsi="Arial" w:cs="Arial"/>
          <w:sz w:val="24"/>
          <w:szCs w:val="24"/>
        </w:rPr>
        <w:t>Gestión</w:t>
      </w:r>
      <w:r w:rsidR="005E72AB" w:rsidRPr="3FD3BCAB">
        <w:rPr>
          <w:rFonts w:ascii="Arial" w:hAnsi="Arial" w:cs="Arial"/>
          <w:sz w:val="24"/>
          <w:szCs w:val="24"/>
        </w:rPr>
        <w:t xml:space="preserve"> de órdenes de </w:t>
      </w:r>
      <w:r w:rsidR="00B910EF" w:rsidRPr="3FD3BCAB">
        <w:rPr>
          <w:rFonts w:ascii="Arial" w:hAnsi="Arial" w:cs="Arial"/>
          <w:sz w:val="24"/>
          <w:szCs w:val="24"/>
        </w:rPr>
        <w:t>transporte</w:t>
      </w:r>
      <w:r w:rsidR="005E72AB" w:rsidRPr="3FD3BCAB">
        <w:rPr>
          <w:rFonts w:ascii="Arial" w:hAnsi="Arial" w:cs="Arial"/>
          <w:sz w:val="24"/>
          <w:szCs w:val="24"/>
        </w:rPr>
        <w:t xml:space="preserve">: </w:t>
      </w:r>
      <w:r w:rsidR="1FB65958" w:rsidRPr="3FD3BCAB">
        <w:rPr>
          <w:rFonts w:ascii="Arial" w:hAnsi="Arial" w:cs="Arial"/>
          <w:sz w:val="24"/>
          <w:szCs w:val="24"/>
        </w:rPr>
        <w:t>c</w:t>
      </w:r>
      <w:r w:rsidR="005E72AB" w:rsidRPr="3FD3BCAB">
        <w:rPr>
          <w:rFonts w:ascii="Arial" w:hAnsi="Arial" w:cs="Arial"/>
          <w:sz w:val="24"/>
          <w:szCs w:val="24"/>
        </w:rPr>
        <w:t xml:space="preserve">reación, </w:t>
      </w:r>
      <w:r w:rsidR="00BB712A" w:rsidRPr="3FD3BCAB">
        <w:rPr>
          <w:rFonts w:ascii="Arial" w:hAnsi="Arial" w:cs="Arial"/>
          <w:sz w:val="24"/>
          <w:szCs w:val="24"/>
        </w:rPr>
        <w:t xml:space="preserve">asignación y seguimiento automatizado de las </w:t>
      </w:r>
      <w:r w:rsidRPr="3FD3BCAB">
        <w:rPr>
          <w:rFonts w:ascii="Arial" w:hAnsi="Arial" w:cs="Arial"/>
          <w:sz w:val="24"/>
          <w:szCs w:val="24"/>
        </w:rPr>
        <w:t>órdenes</w:t>
      </w:r>
      <w:r w:rsidR="00BB712A" w:rsidRPr="3FD3BCAB">
        <w:rPr>
          <w:rFonts w:ascii="Arial" w:hAnsi="Arial" w:cs="Arial"/>
          <w:sz w:val="24"/>
          <w:szCs w:val="24"/>
        </w:rPr>
        <w:t xml:space="preserve">. </w:t>
      </w:r>
      <w:r w:rsidR="00054AB8" w:rsidRPr="3FD3BCAB">
        <w:rPr>
          <w:rFonts w:ascii="Arial" w:hAnsi="Arial" w:cs="Arial"/>
          <w:sz w:val="24"/>
          <w:szCs w:val="24"/>
        </w:rPr>
        <w:t xml:space="preserve"> </w:t>
      </w:r>
    </w:p>
    <w:p w14:paraId="01C7F109" w14:textId="435E38B3" w:rsidR="00762E0B" w:rsidRPr="000D0098" w:rsidRDefault="00637ED4" w:rsidP="00762E0B">
      <w:pPr>
        <w:pStyle w:val="Prrafodelista"/>
        <w:numPr>
          <w:ilvl w:val="0"/>
          <w:numId w:val="9"/>
        </w:numPr>
        <w:spacing w:line="360" w:lineRule="auto"/>
        <w:jc w:val="both"/>
        <w:rPr>
          <w:rFonts w:ascii="Arial" w:hAnsi="Arial" w:cs="Arial"/>
          <w:b/>
          <w:sz w:val="24"/>
          <w:szCs w:val="24"/>
        </w:rPr>
      </w:pPr>
      <w:r w:rsidRPr="3FD3BCAB">
        <w:rPr>
          <w:rFonts w:ascii="Arial" w:hAnsi="Arial" w:cs="Arial"/>
          <w:sz w:val="24"/>
          <w:szCs w:val="24"/>
        </w:rPr>
        <w:t>Integración de herramientas en la nube</w:t>
      </w:r>
      <w:r w:rsidRPr="3FD3BCAB">
        <w:rPr>
          <w:rFonts w:ascii="Arial" w:hAnsi="Arial" w:cs="Arial"/>
          <w:color w:val="FF0000"/>
          <w:sz w:val="24"/>
          <w:szCs w:val="24"/>
        </w:rPr>
        <w:t xml:space="preserve"> </w:t>
      </w:r>
      <w:r w:rsidRPr="3FD3BCAB">
        <w:rPr>
          <w:rFonts w:ascii="Arial" w:hAnsi="Arial" w:cs="Arial"/>
          <w:sz w:val="24"/>
          <w:szCs w:val="24"/>
        </w:rPr>
        <w:t>(</w:t>
      </w:r>
      <w:r w:rsidR="006B24D4" w:rsidRPr="3FD3BCAB">
        <w:rPr>
          <w:rFonts w:ascii="Arial" w:hAnsi="Arial" w:cs="Arial"/>
          <w:sz w:val="24"/>
          <w:szCs w:val="24"/>
        </w:rPr>
        <w:t>Azure</w:t>
      </w:r>
      <w:r w:rsidR="00A9243B">
        <w:rPr>
          <w:rFonts w:ascii="Arial" w:hAnsi="Arial" w:cs="Arial"/>
        </w:rPr>
        <w:fldChar w:fldCharType="begin"/>
      </w:r>
      <w:r w:rsidR="00A9243B">
        <w:instrText xml:space="preserve"> XE "</w:instrText>
      </w:r>
      <w:r w:rsidR="00A9243B" w:rsidRPr="00621ED0">
        <w:rPr>
          <w:rFonts w:ascii="Arial" w:hAnsi="Arial" w:cs="Arial"/>
          <w:b/>
          <w:color w:val="000000" w:themeColor="text1"/>
          <w:sz w:val="24"/>
          <w:szCs w:val="24"/>
          <w:lang w:eastAsia="es-CL"/>
        </w:rPr>
        <w:instrText>Azure</w:instrText>
      </w:r>
      <w:r w:rsidR="00A9243B" w:rsidRPr="00621ED0">
        <w:rPr>
          <w:rFonts w:ascii="Arial" w:hAnsi="Arial" w:cs="Arial"/>
          <w:b/>
          <w:color w:val="000000" w:themeColor="text1"/>
        </w:rPr>
        <w:instrText>:</w:instrText>
      </w:r>
      <w:r w:rsidR="00A9243B" w:rsidRPr="00621ED0">
        <w:instrText>Es la plataforma Microsoft que ofrece servicios en la nube</w:instrText>
      </w:r>
      <w:r w:rsidR="00A9243B">
        <w:instrText xml:space="preserve">" </w:instrText>
      </w:r>
      <w:r w:rsidR="00A9243B">
        <w:rPr>
          <w:rFonts w:ascii="Arial" w:hAnsi="Arial" w:cs="Arial"/>
        </w:rPr>
        <w:fldChar w:fldCharType="end"/>
      </w:r>
      <w:r w:rsidR="006B24D4" w:rsidRPr="3FD3BCAB">
        <w:rPr>
          <w:rFonts w:ascii="Arial" w:hAnsi="Arial" w:cs="Arial"/>
          <w:sz w:val="24"/>
          <w:szCs w:val="24"/>
        </w:rPr>
        <w:t>, AWS, Google Cloud</w:t>
      </w:r>
      <w:r w:rsidR="00B737A9">
        <w:rPr>
          <w:rFonts w:ascii="Arial" w:hAnsi="Arial" w:cs="Arial"/>
        </w:rPr>
        <w:fldChar w:fldCharType="begin"/>
      </w:r>
      <w:r w:rsidR="00B737A9">
        <w:instrText xml:space="preserve"> XE "</w:instrText>
      </w:r>
      <w:r w:rsidR="00B737A9" w:rsidRPr="003E4750">
        <w:rPr>
          <w:rFonts w:ascii="Arial" w:hAnsi="Arial" w:cs="Arial"/>
          <w:b/>
          <w:color w:val="000000" w:themeColor="text1"/>
          <w:sz w:val="24"/>
          <w:szCs w:val="24"/>
          <w:lang w:eastAsia="es-CL"/>
        </w:rPr>
        <w:instrText>Google Cloud</w:instrText>
      </w:r>
      <w:r w:rsidR="00B737A9" w:rsidRPr="003E4750">
        <w:rPr>
          <w:rFonts w:ascii="Arial" w:hAnsi="Arial" w:cs="Arial"/>
          <w:b/>
          <w:color w:val="000000" w:themeColor="text1"/>
        </w:rPr>
        <w:instrText>:</w:instrText>
      </w:r>
      <w:r w:rsidR="00B737A9" w:rsidRPr="003E4750">
        <w:instrText>Plataforma Informática utilizada para almacenamiento de datos</w:instrText>
      </w:r>
      <w:r w:rsidR="00B737A9">
        <w:instrText xml:space="preserve">" </w:instrText>
      </w:r>
      <w:r w:rsidR="00B737A9">
        <w:rPr>
          <w:rFonts w:ascii="Arial" w:hAnsi="Arial" w:cs="Arial"/>
        </w:rPr>
        <w:fldChar w:fldCharType="end"/>
      </w:r>
      <w:r w:rsidR="00F00B4B" w:rsidRPr="3FD3BCAB">
        <w:rPr>
          <w:rFonts w:ascii="Arial" w:hAnsi="Arial" w:cs="Arial"/>
          <w:sz w:val="24"/>
          <w:szCs w:val="24"/>
        </w:rPr>
        <w:t>) para garantizar alta disponibilidad y escalabilidad</w:t>
      </w:r>
    </w:p>
    <w:p w14:paraId="515AC0DF" w14:textId="2C431E33" w:rsidR="1CC79177" w:rsidRDefault="1CC79177" w:rsidP="1CC79177">
      <w:pPr>
        <w:pStyle w:val="Prrafodelista"/>
        <w:spacing w:line="360" w:lineRule="auto"/>
        <w:jc w:val="both"/>
        <w:rPr>
          <w:rFonts w:ascii="Arial" w:hAnsi="Arial" w:cs="Arial"/>
          <w:b/>
          <w:bCs/>
          <w:sz w:val="24"/>
          <w:szCs w:val="24"/>
        </w:rPr>
      </w:pPr>
    </w:p>
    <w:p w14:paraId="21586BD4" w14:textId="77777777" w:rsidR="000D0098" w:rsidRPr="000D0098" w:rsidRDefault="000D0098" w:rsidP="000D0098">
      <w:pPr>
        <w:pStyle w:val="Prrafodelista"/>
        <w:spacing w:line="360" w:lineRule="auto"/>
        <w:jc w:val="both"/>
        <w:rPr>
          <w:rFonts w:ascii="Arial" w:hAnsi="Arial" w:cs="Arial"/>
          <w:b/>
          <w:sz w:val="24"/>
          <w:szCs w:val="24"/>
        </w:rPr>
      </w:pPr>
    </w:p>
    <w:p w14:paraId="01BD8734" w14:textId="3CED8514" w:rsidR="00902AA3" w:rsidRDefault="008812A1" w:rsidP="00902AA3">
      <w:pPr>
        <w:pStyle w:val="Prrafodelista"/>
        <w:numPr>
          <w:ilvl w:val="0"/>
          <w:numId w:val="8"/>
        </w:numPr>
        <w:spacing w:line="360" w:lineRule="auto"/>
        <w:jc w:val="both"/>
        <w:rPr>
          <w:rFonts w:ascii="Arial" w:hAnsi="Arial" w:cs="Arial"/>
          <w:b/>
          <w:sz w:val="24"/>
          <w:szCs w:val="24"/>
        </w:rPr>
      </w:pPr>
      <w:r w:rsidRPr="3FD3BCAB">
        <w:rPr>
          <w:rFonts w:ascii="Arial" w:hAnsi="Arial" w:cs="Arial"/>
          <w:b/>
          <w:sz w:val="24"/>
          <w:szCs w:val="24"/>
        </w:rPr>
        <w:t xml:space="preserve">Interacción </w:t>
      </w:r>
      <w:r w:rsidR="00167B71" w:rsidRPr="3FD3BCAB">
        <w:rPr>
          <w:rFonts w:ascii="Arial" w:hAnsi="Arial" w:cs="Arial"/>
          <w:b/>
          <w:sz w:val="24"/>
          <w:szCs w:val="24"/>
        </w:rPr>
        <w:t xml:space="preserve">Autónoma </w:t>
      </w:r>
    </w:p>
    <w:p w14:paraId="38830ACA" w14:textId="53C11980" w:rsidR="00167B71" w:rsidRPr="00E66020" w:rsidRDefault="00CB384F" w:rsidP="1CC79177">
      <w:pPr>
        <w:spacing w:line="360" w:lineRule="auto"/>
        <w:ind w:left="720"/>
        <w:jc w:val="both"/>
        <w:rPr>
          <w:rFonts w:ascii="Arial" w:hAnsi="Arial" w:cs="Arial"/>
          <w:b/>
          <w:sz w:val="24"/>
          <w:szCs w:val="24"/>
        </w:rPr>
      </w:pPr>
      <w:r w:rsidRPr="3FD3BCAB">
        <w:rPr>
          <w:rFonts w:ascii="Arial" w:hAnsi="Arial" w:cs="Arial"/>
          <w:sz w:val="24"/>
          <w:szCs w:val="24"/>
        </w:rPr>
        <w:t xml:space="preserve">Diseño </w:t>
      </w:r>
      <w:r w:rsidR="00C70509" w:rsidRPr="3FD3BCAB">
        <w:rPr>
          <w:rFonts w:ascii="Arial" w:hAnsi="Arial" w:cs="Arial"/>
          <w:sz w:val="24"/>
          <w:szCs w:val="24"/>
        </w:rPr>
        <w:t xml:space="preserve">de una interfaz web intuitiva que </w:t>
      </w:r>
      <w:r w:rsidR="00E66020" w:rsidRPr="3FD3BCAB">
        <w:rPr>
          <w:rFonts w:ascii="Arial" w:hAnsi="Arial" w:cs="Arial"/>
          <w:sz w:val="24"/>
          <w:szCs w:val="24"/>
        </w:rPr>
        <w:t>permita los clientes:</w:t>
      </w:r>
    </w:p>
    <w:p w14:paraId="320F4C7C" w14:textId="33636303" w:rsidR="00E66020" w:rsidRPr="00DC5E05" w:rsidRDefault="003D2867" w:rsidP="00E66020">
      <w:pPr>
        <w:pStyle w:val="Prrafodelista"/>
        <w:numPr>
          <w:ilvl w:val="0"/>
          <w:numId w:val="10"/>
        </w:numPr>
        <w:spacing w:line="360" w:lineRule="auto"/>
        <w:jc w:val="both"/>
        <w:rPr>
          <w:rFonts w:ascii="Arial" w:hAnsi="Arial" w:cs="Arial"/>
          <w:b/>
          <w:sz w:val="24"/>
          <w:szCs w:val="24"/>
        </w:rPr>
      </w:pPr>
      <w:r w:rsidRPr="3FD3BCAB">
        <w:rPr>
          <w:rFonts w:ascii="Arial" w:hAnsi="Arial" w:cs="Arial"/>
          <w:sz w:val="24"/>
          <w:szCs w:val="24"/>
        </w:rPr>
        <w:t>Registrarse como usuarios</w:t>
      </w:r>
      <w:r w:rsidR="00DC5E05" w:rsidRPr="3FD3BCAB">
        <w:rPr>
          <w:rFonts w:ascii="Arial" w:hAnsi="Arial" w:cs="Arial"/>
          <w:sz w:val="24"/>
          <w:szCs w:val="24"/>
        </w:rPr>
        <w:t>.</w:t>
      </w:r>
    </w:p>
    <w:p w14:paraId="7EB78FC4" w14:textId="4E3E7133" w:rsidR="00DC5E05" w:rsidRPr="003F2BEA" w:rsidRDefault="00DC5E05" w:rsidP="00E66020">
      <w:pPr>
        <w:pStyle w:val="Prrafodelista"/>
        <w:numPr>
          <w:ilvl w:val="0"/>
          <w:numId w:val="10"/>
        </w:numPr>
        <w:spacing w:line="360" w:lineRule="auto"/>
        <w:jc w:val="both"/>
        <w:rPr>
          <w:rFonts w:ascii="Arial" w:hAnsi="Arial" w:cs="Arial"/>
          <w:b/>
          <w:sz w:val="24"/>
          <w:szCs w:val="24"/>
        </w:rPr>
      </w:pPr>
      <w:r w:rsidRPr="3FD3BCAB">
        <w:rPr>
          <w:rFonts w:ascii="Arial" w:hAnsi="Arial" w:cs="Arial"/>
          <w:sz w:val="24"/>
          <w:szCs w:val="24"/>
        </w:rPr>
        <w:t>Crear y gestionar sus solicitudes de transporte</w:t>
      </w:r>
      <w:r w:rsidR="007568B1" w:rsidRPr="3FD3BCAB">
        <w:rPr>
          <w:rFonts w:ascii="Arial" w:hAnsi="Arial" w:cs="Arial"/>
          <w:sz w:val="24"/>
          <w:szCs w:val="24"/>
        </w:rPr>
        <w:t>.</w:t>
      </w:r>
    </w:p>
    <w:p w14:paraId="3B972E87" w14:textId="55C54F06" w:rsidR="003F2BEA" w:rsidRPr="007568B1" w:rsidRDefault="003F2BEA" w:rsidP="00E66020">
      <w:pPr>
        <w:pStyle w:val="Prrafodelista"/>
        <w:numPr>
          <w:ilvl w:val="0"/>
          <w:numId w:val="10"/>
        </w:numPr>
        <w:spacing w:line="360" w:lineRule="auto"/>
        <w:jc w:val="both"/>
        <w:rPr>
          <w:rFonts w:ascii="Arial" w:hAnsi="Arial" w:cs="Arial"/>
          <w:b/>
          <w:sz w:val="24"/>
          <w:szCs w:val="24"/>
        </w:rPr>
      </w:pPr>
      <w:r w:rsidRPr="3FD3BCAB">
        <w:rPr>
          <w:rFonts w:ascii="Arial" w:hAnsi="Arial" w:cs="Arial"/>
          <w:sz w:val="24"/>
          <w:szCs w:val="24"/>
        </w:rPr>
        <w:t xml:space="preserve">Consultar el estado de sus </w:t>
      </w:r>
      <w:r w:rsidR="007568B1" w:rsidRPr="3FD3BCAB">
        <w:rPr>
          <w:rFonts w:ascii="Arial" w:hAnsi="Arial" w:cs="Arial"/>
          <w:sz w:val="24"/>
          <w:szCs w:val="24"/>
        </w:rPr>
        <w:t>órdenes</w:t>
      </w:r>
      <w:r w:rsidRPr="3FD3BCAB">
        <w:rPr>
          <w:rFonts w:ascii="Arial" w:hAnsi="Arial" w:cs="Arial"/>
          <w:sz w:val="24"/>
          <w:szCs w:val="24"/>
        </w:rPr>
        <w:t xml:space="preserve"> en tiempo real</w:t>
      </w:r>
      <w:r w:rsidR="007568B1" w:rsidRPr="3FD3BCAB">
        <w:rPr>
          <w:rFonts w:ascii="Arial" w:hAnsi="Arial" w:cs="Arial"/>
          <w:sz w:val="24"/>
          <w:szCs w:val="24"/>
        </w:rPr>
        <w:t>.</w:t>
      </w:r>
    </w:p>
    <w:p w14:paraId="2C07BDAE" w14:textId="4AC481AC" w:rsidR="00063A83" w:rsidRDefault="00063A83" w:rsidP="004635F1">
      <w:pPr>
        <w:pStyle w:val="Prrafodelista"/>
        <w:numPr>
          <w:ilvl w:val="0"/>
          <w:numId w:val="10"/>
        </w:numPr>
        <w:spacing w:line="360" w:lineRule="auto"/>
        <w:jc w:val="both"/>
        <w:rPr>
          <w:rFonts w:ascii="Arial" w:hAnsi="Arial" w:cs="Arial"/>
          <w:b/>
          <w:sz w:val="24"/>
          <w:szCs w:val="24"/>
        </w:rPr>
      </w:pPr>
      <w:r w:rsidRPr="3FD3BCAB">
        <w:rPr>
          <w:rFonts w:ascii="Arial" w:hAnsi="Arial" w:cs="Arial"/>
          <w:sz w:val="24"/>
          <w:szCs w:val="24"/>
        </w:rPr>
        <w:t>Reducción</w:t>
      </w:r>
      <w:r w:rsidR="007568B1" w:rsidRPr="3FD3BCAB">
        <w:rPr>
          <w:rFonts w:ascii="Arial" w:hAnsi="Arial" w:cs="Arial"/>
          <w:sz w:val="24"/>
          <w:szCs w:val="24"/>
        </w:rPr>
        <w:t xml:space="preserve"> de la depend</w:t>
      </w:r>
      <w:r w:rsidR="001916A0" w:rsidRPr="3FD3BCAB">
        <w:rPr>
          <w:rFonts w:ascii="Arial" w:hAnsi="Arial" w:cs="Arial"/>
          <w:sz w:val="24"/>
          <w:szCs w:val="24"/>
        </w:rPr>
        <w:t xml:space="preserve">encia del </w:t>
      </w:r>
      <w:r w:rsidRPr="3FD3BCAB">
        <w:rPr>
          <w:rFonts w:ascii="Arial" w:hAnsi="Arial" w:cs="Arial"/>
          <w:sz w:val="24"/>
          <w:szCs w:val="24"/>
        </w:rPr>
        <w:t>soporte administrativo.</w:t>
      </w:r>
    </w:p>
    <w:p w14:paraId="3BE5F9A0" w14:textId="77777777" w:rsidR="00970F3C" w:rsidRPr="00970F3C" w:rsidRDefault="00970F3C" w:rsidP="40CADD40">
      <w:pPr>
        <w:pStyle w:val="Prrafodelista"/>
        <w:spacing w:line="360" w:lineRule="auto"/>
        <w:ind w:left="1080"/>
        <w:jc w:val="both"/>
        <w:rPr>
          <w:rFonts w:ascii="Arial" w:hAnsi="Arial" w:cs="Arial"/>
          <w:b/>
          <w:sz w:val="24"/>
          <w:szCs w:val="24"/>
        </w:rPr>
      </w:pPr>
    </w:p>
    <w:p w14:paraId="74D42C24" w14:textId="07B3E97D" w:rsidR="004635F1" w:rsidRDefault="00FE75A8" w:rsidP="00891864">
      <w:pPr>
        <w:pStyle w:val="Prrafodelista"/>
        <w:numPr>
          <w:ilvl w:val="0"/>
          <w:numId w:val="8"/>
        </w:numPr>
        <w:spacing w:line="360" w:lineRule="auto"/>
        <w:jc w:val="both"/>
        <w:rPr>
          <w:rFonts w:ascii="Arial" w:hAnsi="Arial" w:cs="Arial"/>
          <w:b/>
          <w:sz w:val="24"/>
          <w:szCs w:val="24"/>
        </w:rPr>
      </w:pPr>
      <w:r w:rsidRPr="3FD3BCAB">
        <w:rPr>
          <w:rFonts w:ascii="Arial" w:hAnsi="Arial" w:cs="Arial"/>
          <w:b/>
          <w:sz w:val="24"/>
          <w:szCs w:val="24"/>
        </w:rPr>
        <w:t>Reducción</w:t>
      </w:r>
      <w:r w:rsidR="00891864" w:rsidRPr="3FD3BCAB">
        <w:rPr>
          <w:rFonts w:ascii="Arial" w:hAnsi="Arial" w:cs="Arial"/>
          <w:b/>
          <w:sz w:val="24"/>
          <w:szCs w:val="24"/>
        </w:rPr>
        <w:t xml:space="preserve"> de Error</w:t>
      </w:r>
      <w:r w:rsidRPr="3FD3BCAB">
        <w:rPr>
          <w:rFonts w:ascii="Arial" w:hAnsi="Arial" w:cs="Arial"/>
          <w:b/>
          <w:sz w:val="24"/>
          <w:szCs w:val="24"/>
        </w:rPr>
        <w:t>es</w:t>
      </w:r>
    </w:p>
    <w:p w14:paraId="55FB3FB9" w14:textId="4E0AA844" w:rsidR="00FE75A8" w:rsidRPr="00750B2F" w:rsidRDefault="002B7987" w:rsidP="00FE75A8">
      <w:pPr>
        <w:pStyle w:val="Prrafodelista"/>
        <w:numPr>
          <w:ilvl w:val="0"/>
          <w:numId w:val="9"/>
        </w:numPr>
        <w:spacing w:line="360" w:lineRule="auto"/>
        <w:jc w:val="both"/>
        <w:rPr>
          <w:rFonts w:ascii="Arial" w:hAnsi="Arial" w:cs="Arial"/>
          <w:b/>
          <w:sz w:val="24"/>
          <w:szCs w:val="24"/>
        </w:rPr>
      </w:pPr>
      <w:r w:rsidRPr="3FD3BCAB">
        <w:rPr>
          <w:rFonts w:ascii="Arial" w:hAnsi="Arial" w:cs="Arial"/>
          <w:sz w:val="24"/>
          <w:szCs w:val="24"/>
        </w:rPr>
        <w:t xml:space="preserve">Implementación </w:t>
      </w:r>
      <w:r w:rsidR="00EA553B" w:rsidRPr="3FD3BCAB">
        <w:rPr>
          <w:rFonts w:ascii="Arial" w:hAnsi="Arial" w:cs="Arial"/>
          <w:sz w:val="24"/>
          <w:szCs w:val="24"/>
        </w:rPr>
        <w:t xml:space="preserve">de validaciones </w:t>
      </w:r>
      <w:r w:rsidR="00750B2F" w:rsidRPr="3FD3BCAB">
        <w:rPr>
          <w:rFonts w:ascii="Arial" w:hAnsi="Arial" w:cs="Arial"/>
          <w:sz w:val="24"/>
          <w:szCs w:val="24"/>
        </w:rPr>
        <w:t>automáticas en el ingreso de datos para minimizar errores humanos.</w:t>
      </w:r>
    </w:p>
    <w:p w14:paraId="6A21D518" w14:textId="77F158CF" w:rsidR="3FD3BCAB" w:rsidRDefault="00750B2F" w:rsidP="1CC79177">
      <w:pPr>
        <w:pStyle w:val="Prrafodelista"/>
        <w:numPr>
          <w:ilvl w:val="0"/>
          <w:numId w:val="9"/>
        </w:numPr>
        <w:spacing w:line="360" w:lineRule="auto"/>
        <w:jc w:val="both"/>
        <w:rPr>
          <w:rFonts w:ascii="Arial" w:hAnsi="Arial" w:cs="Arial"/>
          <w:b/>
          <w:bCs/>
          <w:sz w:val="24"/>
          <w:szCs w:val="24"/>
        </w:rPr>
      </w:pPr>
      <w:r w:rsidRPr="3FD3BCAB">
        <w:rPr>
          <w:rFonts w:ascii="Arial" w:hAnsi="Arial" w:cs="Arial"/>
          <w:sz w:val="24"/>
          <w:szCs w:val="24"/>
        </w:rPr>
        <w:t xml:space="preserve">Mejora en la precisión </w:t>
      </w:r>
      <w:r w:rsidR="00D26A63" w:rsidRPr="3FD3BCAB">
        <w:rPr>
          <w:rFonts w:ascii="Arial" w:hAnsi="Arial" w:cs="Arial"/>
          <w:sz w:val="24"/>
          <w:szCs w:val="24"/>
        </w:rPr>
        <w:t xml:space="preserve">y </w:t>
      </w:r>
      <w:r w:rsidR="00FE6806" w:rsidRPr="3FD3BCAB">
        <w:rPr>
          <w:rFonts w:ascii="Arial" w:hAnsi="Arial" w:cs="Arial"/>
          <w:sz w:val="24"/>
          <w:szCs w:val="24"/>
        </w:rPr>
        <w:t>consistencia de la información registrada</w:t>
      </w:r>
      <w:r w:rsidR="00906891" w:rsidRPr="3FD3BCAB">
        <w:rPr>
          <w:rFonts w:ascii="Arial" w:hAnsi="Arial" w:cs="Arial"/>
          <w:sz w:val="24"/>
          <w:szCs w:val="24"/>
        </w:rPr>
        <w:t>.</w:t>
      </w:r>
    </w:p>
    <w:p w14:paraId="5DBC5B8B" w14:textId="03DDA464" w:rsidR="3FD3BCAB" w:rsidRDefault="3FD3BCAB" w:rsidP="3FD3BCAB">
      <w:pPr>
        <w:pStyle w:val="Prrafodelista"/>
        <w:spacing w:line="360" w:lineRule="auto"/>
        <w:jc w:val="both"/>
        <w:rPr>
          <w:rFonts w:ascii="Arial" w:hAnsi="Arial" w:cs="Arial"/>
          <w:b/>
          <w:bCs/>
          <w:sz w:val="24"/>
          <w:szCs w:val="24"/>
        </w:rPr>
      </w:pPr>
    </w:p>
    <w:p w14:paraId="14A6D142" w14:textId="798880EA" w:rsidR="001658D1" w:rsidRDefault="00BE5680" w:rsidP="009D2915">
      <w:pPr>
        <w:pStyle w:val="Prrafodelista"/>
        <w:numPr>
          <w:ilvl w:val="0"/>
          <w:numId w:val="8"/>
        </w:numPr>
        <w:spacing w:line="360" w:lineRule="auto"/>
        <w:jc w:val="both"/>
        <w:rPr>
          <w:rFonts w:ascii="Arial" w:hAnsi="Arial" w:cs="Arial"/>
          <w:b/>
          <w:sz w:val="24"/>
          <w:szCs w:val="24"/>
        </w:rPr>
      </w:pPr>
      <w:r w:rsidRPr="3FD3BCAB">
        <w:rPr>
          <w:rFonts w:ascii="Arial" w:hAnsi="Arial" w:cs="Arial"/>
          <w:b/>
          <w:sz w:val="24"/>
          <w:szCs w:val="24"/>
        </w:rPr>
        <w:t>Mejora en la trazabilidad</w:t>
      </w:r>
    </w:p>
    <w:p w14:paraId="64B1137A" w14:textId="01CB2B56" w:rsidR="00BE5680" w:rsidRDefault="00AC3839" w:rsidP="00F90A5B">
      <w:pPr>
        <w:pStyle w:val="Prrafodelista"/>
        <w:numPr>
          <w:ilvl w:val="0"/>
          <w:numId w:val="9"/>
        </w:numPr>
        <w:spacing w:line="360" w:lineRule="auto"/>
        <w:jc w:val="both"/>
        <w:rPr>
          <w:rFonts w:ascii="Arial" w:hAnsi="Arial" w:cs="Arial"/>
          <w:sz w:val="24"/>
          <w:szCs w:val="24"/>
        </w:rPr>
      </w:pPr>
      <w:r w:rsidRPr="3FD3BCAB">
        <w:rPr>
          <w:rFonts w:ascii="Arial" w:hAnsi="Arial" w:cs="Arial"/>
          <w:sz w:val="24"/>
          <w:szCs w:val="24"/>
        </w:rPr>
        <w:t>Sistema de se</w:t>
      </w:r>
      <w:r w:rsidR="0066077E" w:rsidRPr="3FD3BCAB">
        <w:rPr>
          <w:rFonts w:ascii="Arial" w:hAnsi="Arial" w:cs="Arial"/>
          <w:sz w:val="24"/>
          <w:szCs w:val="24"/>
        </w:rPr>
        <w:t>guimiento en tiempo real para monitorear el estado de los pedidos.</w:t>
      </w:r>
    </w:p>
    <w:p w14:paraId="77F1D45F" w14:textId="4A257A7C" w:rsidR="00030608" w:rsidRDefault="00000D12" w:rsidP="001B1207">
      <w:pPr>
        <w:pStyle w:val="Prrafodelista"/>
        <w:numPr>
          <w:ilvl w:val="0"/>
          <w:numId w:val="9"/>
        </w:numPr>
        <w:spacing w:line="360" w:lineRule="auto"/>
        <w:jc w:val="both"/>
        <w:rPr>
          <w:rFonts w:ascii="Arial" w:hAnsi="Arial" w:cs="Arial"/>
          <w:sz w:val="24"/>
          <w:szCs w:val="24"/>
        </w:rPr>
      </w:pPr>
      <w:r w:rsidRPr="3FD3BCAB">
        <w:rPr>
          <w:rFonts w:ascii="Arial" w:hAnsi="Arial" w:cs="Arial"/>
          <w:sz w:val="24"/>
          <w:szCs w:val="24"/>
        </w:rPr>
        <w:t xml:space="preserve">Registro histórico para análisis y </w:t>
      </w:r>
      <w:r w:rsidR="00030608" w:rsidRPr="3FD3BCAB">
        <w:rPr>
          <w:rFonts w:ascii="Arial" w:hAnsi="Arial" w:cs="Arial"/>
          <w:sz w:val="24"/>
          <w:szCs w:val="24"/>
        </w:rPr>
        <w:t>optimización de procesos futuros.</w:t>
      </w:r>
    </w:p>
    <w:p w14:paraId="0AF0792C" w14:textId="77777777" w:rsidR="006B24D4" w:rsidRPr="006B24D4" w:rsidRDefault="006B24D4" w:rsidP="006B24D4">
      <w:pPr>
        <w:pStyle w:val="Prrafodelista"/>
        <w:spacing w:line="360" w:lineRule="auto"/>
        <w:jc w:val="both"/>
        <w:rPr>
          <w:rFonts w:ascii="Arial" w:hAnsi="Arial" w:cs="Arial"/>
          <w:sz w:val="24"/>
          <w:szCs w:val="24"/>
        </w:rPr>
      </w:pPr>
    </w:p>
    <w:p w14:paraId="465557A1" w14:textId="4C5F7180" w:rsidR="001B1207" w:rsidRDefault="009F2947" w:rsidP="001B1207">
      <w:pPr>
        <w:pStyle w:val="Prrafodelista"/>
        <w:numPr>
          <w:ilvl w:val="0"/>
          <w:numId w:val="8"/>
        </w:numPr>
        <w:spacing w:line="360" w:lineRule="auto"/>
        <w:jc w:val="both"/>
        <w:rPr>
          <w:rFonts w:ascii="Arial" w:hAnsi="Arial" w:cs="Arial"/>
          <w:b/>
          <w:sz w:val="24"/>
          <w:szCs w:val="24"/>
        </w:rPr>
      </w:pPr>
      <w:r w:rsidRPr="3FD3BCAB">
        <w:rPr>
          <w:rFonts w:ascii="Arial" w:hAnsi="Arial" w:cs="Arial"/>
          <w:b/>
          <w:sz w:val="24"/>
          <w:szCs w:val="24"/>
        </w:rPr>
        <w:t>Seguridad y Confid</w:t>
      </w:r>
      <w:r w:rsidR="001178A3" w:rsidRPr="3FD3BCAB">
        <w:rPr>
          <w:rFonts w:ascii="Arial" w:hAnsi="Arial" w:cs="Arial"/>
          <w:b/>
          <w:sz w:val="24"/>
          <w:szCs w:val="24"/>
        </w:rPr>
        <w:t>encialidad</w:t>
      </w:r>
    </w:p>
    <w:p w14:paraId="75A8AC2C" w14:textId="15270C95" w:rsidR="005A5EFC" w:rsidRDefault="00145D8A" w:rsidP="00924FF0">
      <w:pPr>
        <w:pStyle w:val="Prrafodelista"/>
        <w:numPr>
          <w:ilvl w:val="0"/>
          <w:numId w:val="9"/>
        </w:numPr>
        <w:spacing w:line="360" w:lineRule="auto"/>
        <w:jc w:val="both"/>
        <w:rPr>
          <w:rFonts w:ascii="Arial" w:hAnsi="Arial" w:cs="Arial"/>
          <w:sz w:val="24"/>
          <w:szCs w:val="24"/>
        </w:rPr>
      </w:pPr>
      <w:r w:rsidRPr="3FD3BCAB">
        <w:rPr>
          <w:rFonts w:ascii="Arial" w:hAnsi="Arial" w:cs="Arial"/>
          <w:sz w:val="24"/>
          <w:szCs w:val="24"/>
        </w:rPr>
        <w:t xml:space="preserve">Autenticación de usuarios. </w:t>
      </w:r>
    </w:p>
    <w:p w14:paraId="1FC8EB08" w14:textId="1C1F66C7" w:rsidR="00C557D7" w:rsidRDefault="000C3C55" w:rsidP="00924FF0">
      <w:pPr>
        <w:pStyle w:val="Prrafodelista"/>
        <w:numPr>
          <w:ilvl w:val="0"/>
          <w:numId w:val="9"/>
        </w:numPr>
        <w:spacing w:line="360" w:lineRule="auto"/>
        <w:jc w:val="both"/>
        <w:rPr>
          <w:rFonts w:ascii="Arial" w:hAnsi="Arial" w:cs="Arial"/>
          <w:sz w:val="24"/>
          <w:szCs w:val="24"/>
        </w:rPr>
      </w:pPr>
      <w:r w:rsidRPr="3FD3BCAB">
        <w:rPr>
          <w:rFonts w:ascii="Arial" w:hAnsi="Arial" w:cs="Arial"/>
          <w:sz w:val="24"/>
          <w:szCs w:val="24"/>
        </w:rPr>
        <w:t>Encriptación de Pass</w:t>
      </w:r>
      <w:r w:rsidR="00A53F55" w:rsidRPr="3FD3BCAB">
        <w:rPr>
          <w:rFonts w:ascii="Arial" w:hAnsi="Arial" w:cs="Arial"/>
          <w:sz w:val="24"/>
          <w:szCs w:val="24"/>
        </w:rPr>
        <w:t>word</w:t>
      </w:r>
      <w:r w:rsidR="4E960FAC" w:rsidRPr="1CC79177">
        <w:rPr>
          <w:rFonts w:ascii="Arial" w:hAnsi="Arial" w:cs="Arial"/>
          <w:sz w:val="24"/>
          <w:szCs w:val="24"/>
        </w:rPr>
        <w:t>.</w:t>
      </w:r>
    </w:p>
    <w:p w14:paraId="6DBD63D5" w14:textId="31C7FD52" w:rsidR="00975725" w:rsidRDefault="006E3FD4" w:rsidP="00924FF0">
      <w:pPr>
        <w:pStyle w:val="Prrafodelista"/>
        <w:numPr>
          <w:ilvl w:val="0"/>
          <w:numId w:val="9"/>
        </w:numPr>
        <w:spacing w:line="360" w:lineRule="auto"/>
        <w:jc w:val="both"/>
        <w:rPr>
          <w:rFonts w:ascii="Arial" w:hAnsi="Arial" w:cs="Arial"/>
          <w:sz w:val="24"/>
          <w:szCs w:val="24"/>
        </w:rPr>
      </w:pPr>
      <w:r w:rsidRPr="3FD3BCAB">
        <w:rPr>
          <w:rFonts w:ascii="Arial" w:hAnsi="Arial" w:cs="Arial"/>
          <w:sz w:val="24"/>
          <w:szCs w:val="24"/>
        </w:rPr>
        <w:t xml:space="preserve">Uso de protocolo </w:t>
      </w:r>
      <w:r w:rsidR="003F2C69" w:rsidRPr="3FD3BCAB">
        <w:rPr>
          <w:rFonts w:ascii="Arial" w:hAnsi="Arial" w:cs="Arial"/>
          <w:sz w:val="24"/>
          <w:szCs w:val="24"/>
        </w:rPr>
        <w:t>HTTPS y SSL.</w:t>
      </w:r>
    </w:p>
    <w:p w14:paraId="6AB70B6F" w14:textId="6874C97B" w:rsidR="00E96FCC" w:rsidRDefault="00837345" w:rsidP="00CA3324">
      <w:pPr>
        <w:spacing w:line="360" w:lineRule="auto"/>
        <w:ind w:left="360"/>
        <w:jc w:val="both"/>
        <w:rPr>
          <w:rFonts w:ascii="Arial" w:hAnsi="Arial" w:cs="Arial"/>
          <w:sz w:val="24"/>
          <w:szCs w:val="24"/>
        </w:rPr>
      </w:pPr>
      <w:r w:rsidRPr="3FD3BCAB">
        <w:rPr>
          <w:rFonts w:ascii="Arial" w:hAnsi="Arial" w:cs="Arial"/>
          <w:sz w:val="24"/>
          <w:szCs w:val="24"/>
        </w:rPr>
        <w:t xml:space="preserve">Esta solución moderniza </w:t>
      </w:r>
      <w:r w:rsidR="00B80D02" w:rsidRPr="3FD3BCAB">
        <w:rPr>
          <w:rFonts w:ascii="Arial" w:hAnsi="Arial" w:cs="Arial"/>
          <w:sz w:val="24"/>
          <w:szCs w:val="24"/>
        </w:rPr>
        <w:t>y automatiza los procesos de Setr</w:t>
      </w:r>
      <w:r w:rsidR="00FD245F" w:rsidRPr="3FD3BCAB">
        <w:rPr>
          <w:rFonts w:ascii="Arial" w:hAnsi="Arial" w:cs="Arial"/>
          <w:sz w:val="24"/>
          <w:szCs w:val="24"/>
        </w:rPr>
        <w:t>alog</w:t>
      </w:r>
      <w:r w:rsidR="00C02816">
        <w:rPr>
          <w:rFonts w:ascii="Arial" w:hAnsi="Arial" w:cs="Arial"/>
        </w:rPr>
        <w:fldChar w:fldCharType="begin"/>
      </w:r>
      <w:r w:rsidR="00C02816">
        <w:instrText xml:space="preserve"> XE "</w:instrText>
      </w:r>
      <w:r w:rsidR="00C02816" w:rsidRPr="00E430E8">
        <w:rPr>
          <w:rFonts w:ascii="Arial" w:hAnsi="Arial" w:cs="Arial"/>
          <w:b/>
          <w:color w:val="000000" w:themeColor="text1"/>
          <w:sz w:val="24"/>
          <w:szCs w:val="24"/>
          <w:lang w:eastAsia="es-CL"/>
        </w:rPr>
        <w:instrText>Setralog</w:instrText>
      </w:r>
      <w:r w:rsidR="00C02816" w:rsidRPr="00E430E8">
        <w:rPr>
          <w:rFonts w:ascii="Arial" w:hAnsi="Arial" w:cs="Arial"/>
          <w:b/>
          <w:color w:val="000000" w:themeColor="text1"/>
        </w:rPr>
        <w:instrText>:</w:instrText>
      </w:r>
      <w:r w:rsidR="00C02816" w:rsidRPr="00E430E8">
        <w:instrText>Nombre de Cliente para proyecto APT</w:instrText>
      </w:r>
      <w:r w:rsidR="00C02816">
        <w:instrText xml:space="preserve">" </w:instrText>
      </w:r>
      <w:r w:rsidR="00C02816">
        <w:rPr>
          <w:rFonts w:ascii="Arial" w:hAnsi="Arial" w:cs="Arial"/>
        </w:rPr>
        <w:fldChar w:fldCharType="end"/>
      </w:r>
      <w:r w:rsidR="00FD245F" w:rsidRPr="3FD3BCAB">
        <w:rPr>
          <w:rFonts w:ascii="Arial" w:hAnsi="Arial" w:cs="Arial"/>
          <w:sz w:val="24"/>
          <w:szCs w:val="24"/>
        </w:rPr>
        <w:t xml:space="preserve">, </w:t>
      </w:r>
      <w:r w:rsidR="00E44F14" w:rsidRPr="3FD3BCAB">
        <w:rPr>
          <w:rFonts w:ascii="Arial" w:hAnsi="Arial" w:cs="Arial"/>
          <w:sz w:val="24"/>
          <w:szCs w:val="24"/>
        </w:rPr>
        <w:t xml:space="preserve">permitiendo </w:t>
      </w:r>
      <w:r w:rsidR="00ED0F2D" w:rsidRPr="3FD3BCAB">
        <w:rPr>
          <w:rFonts w:ascii="Arial" w:hAnsi="Arial" w:cs="Arial"/>
          <w:sz w:val="24"/>
          <w:szCs w:val="24"/>
        </w:rPr>
        <w:t xml:space="preserve">una gestión </w:t>
      </w:r>
      <w:r w:rsidR="6ACFE7DE" w:rsidRPr="3FD3BCAB">
        <w:rPr>
          <w:rFonts w:ascii="Arial" w:hAnsi="Arial" w:cs="Arial"/>
          <w:sz w:val="24"/>
          <w:szCs w:val="24"/>
        </w:rPr>
        <w:t>más</w:t>
      </w:r>
      <w:r w:rsidR="00ED0F2D" w:rsidRPr="3FD3BCAB">
        <w:rPr>
          <w:rFonts w:ascii="Arial" w:hAnsi="Arial" w:cs="Arial"/>
          <w:sz w:val="24"/>
          <w:szCs w:val="24"/>
        </w:rPr>
        <w:t xml:space="preserve"> eficiente</w:t>
      </w:r>
      <w:r w:rsidR="00CA3324" w:rsidRPr="3FD3BCAB">
        <w:rPr>
          <w:rFonts w:ascii="Arial" w:hAnsi="Arial" w:cs="Arial"/>
          <w:sz w:val="24"/>
          <w:szCs w:val="24"/>
        </w:rPr>
        <w:t xml:space="preserve">, precisa y alineada con las demandas del mercado actual. </w:t>
      </w:r>
      <w:r w:rsidR="0080107E" w:rsidRPr="3FD3BCAB">
        <w:rPr>
          <w:rFonts w:ascii="Arial" w:hAnsi="Arial" w:cs="Arial"/>
          <w:sz w:val="24"/>
          <w:szCs w:val="24"/>
        </w:rPr>
        <w:t xml:space="preserve">En base a las mejoras el </w:t>
      </w:r>
      <w:r w:rsidR="00373520" w:rsidRPr="3FD3BCAB">
        <w:rPr>
          <w:rFonts w:ascii="Arial" w:hAnsi="Arial" w:cs="Arial"/>
          <w:sz w:val="24"/>
          <w:szCs w:val="24"/>
        </w:rPr>
        <w:t>flujo optimizado de los procesos queda de esta manera</w:t>
      </w:r>
      <w:r w:rsidR="1F001430" w:rsidRPr="3FD3BCAB">
        <w:rPr>
          <w:rFonts w:ascii="Arial" w:hAnsi="Arial" w:cs="Arial"/>
          <w:sz w:val="24"/>
          <w:szCs w:val="24"/>
        </w:rPr>
        <w:t>.</w:t>
      </w:r>
    </w:p>
    <w:p w14:paraId="082A6C57" w14:textId="752B2D7B" w:rsidR="00E96FCC" w:rsidRDefault="00E96FCC" w:rsidP="00E96FCC">
      <w:pPr>
        <w:pStyle w:val="Descripcin"/>
        <w:keepNext/>
        <w:jc w:val="both"/>
      </w:pPr>
      <w:bookmarkStart w:id="15" w:name="_Toc183468042"/>
      <w:r>
        <w:lastRenderedPageBreak/>
        <w:t xml:space="preserve">Ilustración </w:t>
      </w:r>
      <w:fldSimple w:instr=" SEQ Ilustración \* ARABIC ">
        <w:r w:rsidR="002C5966">
          <w:rPr>
            <w:noProof/>
          </w:rPr>
          <w:t>2</w:t>
        </w:r>
      </w:fldSimple>
      <w:r>
        <w:t xml:space="preserve"> - Flujo optimizado de procesos</w:t>
      </w:r>
      <w:bookmarkEnd w:id="15"/>
    </w:p>
    <w:p w14:paraId="14B81861" w14:textId="797F78F8" w:rsidR="0080107E" w:rsidRDefault="00373520" w:rsidP="00CA3324">
      <w:pPr>
        <w:spacing w:line="360" w:lineRule="auto"/>
        <w:ind w:left="360"/>
        <w:jc w:val="both"/>
        <w:rPr>
          <w:rFonts w:ascii="Arial" w:hAnsi="Arial" w:cs="Arial"/>
        </w:rPr>
      </w:pPr>
      <w:r>
        <w:rPr>
          <w:rFonts w:ascii="Arial" w:hAnsi="Arial" w:cs="Arial"/>
          <w:noProof/>
        </w:rPr>
        <w:drawing>
          <wp:inline distT="0" distB="0" distL="0" distR="0" wp14:anchorId="2A50B5C9" wp14:editId="268D7239">
            <wp:extent cx="5612130" cy="3275965"/>
            <wp:effectExtent l="0" t="0" r="7620" b="635"/>
            <wp:docPr id="21882148"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2148" name="Imagen 1" descr="Gráfico, 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275965"/>
                    </a:xfrm>
                    <a:prstGeom prst="rect">
                      <a:avLst/>
                    </a:prstGeom>
                  </pic:spPr>
                </pic:pic>
              </a:graphicData>
            </a:graphic>
          </wp:inline>
        </w:drawing>
      </w:r>
    </w:p>
    <w:p w14:paraId="43CD14BB" w14:textId="38900722" w:rsidR="00564F91" w:rsidRPr="00215CCE" w:rsidRDefault="00564F91" w:rsidP="00564F91">
      <w:pPr>
        <w:pStyle w:val="Sinespaciado"/>
        <w:rPr>
          <w:rFonts w:ascii="Arial" w:hAnsi="Arial" w:cs="Arial"/>
        </w:rPr>
      </w:pPr>
      <w:r w:rsidRPr="00215CCE">
        <w:rPr>
          <w:rFonts w:ascii="Arial" w:hAnsi="Arial" w:cs="Arial"/>
        </w:rPr>
        <w:t>Nota: El flujo representado en la figura muestra la optimización</w:t>
      </w:r>
      <w:r w:rsidR="00F32A34" w:rsidRPr="00215CCE">
        <w:rPr>
          <w:rFonts w:ascii="Arial" w:hAnsi="Arial" w:cs="Arial"/>
        </w:rPr>
        <w:t xml:space="preserve"> de los procesos a los cuales se espera llegar con la implementación de esta solución.</w:t>
      </w:r>
      <w:r w:rsidRPr="00215CCE">
        <w:rPr>
          <w:rFonts w:ascii="Arial" w:hAnsi="Arial" w:cs="Arial"/>
        </w:rPr>
        <w:t xml:space="preserve"> (Elaboración propia 2024)</w:t>
      </w:r>
    </w:p>
    <w:p w14:paraId="3D44FE2E" w14:textId="77777777" w:rsidR="003E262B" w:rsidRDefault="003E262B" w:rsidP="00CA3324">
      <w:pPr>
        <w:spacing w:line="360" w:lineRule="auto"/>
        <w:ind w:left="360"/>
        <w:jc w:val="both"/>
        <w:rPr>
          <w:rFonts w:ascii="Arial" w:hAnsi="Arial" w:cs="Arial"/>
        </w:rPr>
      </w:pPr>
    </w:p>
    <w:p w14:paraId="46A2B525" w14:textId="69AABEA4" w:rsidR="002F4A3F" w:rsidRPr="00256F46" w:rsidRDefault="002F4A3F" w:rsidP="002F4A3F">
      <w:pPr>
        <w:pStyle w:val="ParrafoProyecto0"/>
      </w:pPr>
      <w:r>
        <w:t>Detalles de flujo optimizado en el Anexo “</w:t>
      </w:r>
      <w:hyperlink w:anchor="Flujo_de_proceso_optimizado" w:history="1">
        <w:r w:rsidRPr="002F4A3F">
          <w:rPr>
            <w:rStyle w:val="Hipervnculo"/>
          </w:rPr>
          <w:t>Flujo de proceso optimizado”</w:t>
        </w:r>
      </w:hyperlink>
    </w:p>
    <w:p w14:paraId="6FC4126C" w14:textId="6B7198EE" w:rsidR="001C0069" w:rsidRPr="00234948" w:rsidRDefault="001C0069" w:rsidP="276A9C16">
      <w:pPr>
        <w:spacing w:line="360" w:lineRule="auto"/>
        <w:ind w:left="360"/>
        <w:jc w:val="both"/>
        <w:rPr>
          <w:rFonts w:ascii="Arial" w:hAnsi="Arial" w:cs="Arial"/>
        </w:rPr>
      </w:pPr>
    </w:p>
    <w:p w14:paraId="7F6C9CA2" w14:textId="2A2C124A" w:rsidR="3D9165BF" w:rsidRDefault="3D9165BF" w:rsidP="3D9165BF">
      <w:pPr>
        <w:spacing w:line="360" w:lineRule="auto"/>
        <w:jc w:val="both"/>
        <w:rPr>
          <w:rFonts w:ascii="Arial" w:hAnsi="Arial" w:cs="Arial"/>
        </w:rPr>
      </w:pPr>
    </w:p>
    <w:p w14:paraId="68C47DBA" w14:textId="46F7B126" w:rsidR="3D9165BF" w:rsidRDefault="3D9165BF" w:rsidP="3D9165BF">
      <w:pPr>
        <w:spacing w:line="360" w:lineRule="auto"/>
        <w:jc w:val="both"/>
        <w:rPr>
          <w:rFonts w:ascii="Arial" w:hAnsi="Arial" w:cs="Arial"/>
        </w:rPr>
      </w:pPr>
    </w:p>
    <w:p w14:paraId="52AABAA7" w14:textId="229361ED" w:rsidR="3D9165BF" w:rsidRDefault="3D9165BF" w:rsidP="3D9165BF">
      <w:pPr>
        <w:spacing w:line="360" w:lineRule="auto"/>
        <w:jc w:val="both"/>
        <w:rPr>
          <w:rFonts w:ascii="Arial" w:hAnsi="Arial" w:cs="Arial"/>
        </w:rPr>
      </w:pPr>
    </w:p>
    <w:p w14:paraId="748A14BD" w14:textId="3DB108A5" w:rsidR="3D9165BF" w:rsidRDefault="3D9165BF" w:rsidP="3D9165BF">
      <w:pPr>
        <w:spacing w:line="360" w:lineRule="auto"/>
        <w:jc w:val="both"/>
        <w:rPr>
          <w:rFonts w:ascii="Arial" w:hAnsi="Arial" w:cs="Arial"/>
        </w:rPr>
      </w:pPr>
    </w:p>
    <w:p w14:paraId="7F5EF68B" w14:textId="124345B2" w:rsidR="3D9165BF" w:rsidRDefault="3D9165BF" w:rsidP="3D9165BF">
      <w:pPr>
        <w:spacing w:line="360" w:lineRule="auto"/>
        <w:jc w:val="both"/>
        <w:rPr>
          <w:rFonts w:ascii="Arial" w:hAnsi="Arial" w:cs="Arial"/>
        </w:rPr>
      </w:pPr>
    </w:p>
    <w:p w14:paraId="0D7BDC62" w14:textId="0AEDBDFA" w:rsidR="3D9165BF" w:rsidRDefault="3D9165BF" w:rsidP="3D9165BF">
      <w:pPr>
        <w:spacing w:line="360" w:lineRule="auto"/>
        <w:jc w:val="both"/>
        <w:rPr>
          <w:rFonts w:ascii="Arial" w:hAnsi="Arial" w:cs="Arial"/>
        </w:rPr>
      </w:pPr>
    </w:p>
    <w:p w14:paraId="178326AD" w14:textId="01CEB5CE" w:rsidR="3D9165BF" w:rsidRDefault="3D9165BF" w:rsidP="3D9165BF">
      <w:pPr>
        <w:spacing w:line="360" w:lineRule="auto"/>
        <w:jc w:val="both"/>
        <w:rPr>
          <w:rFonts w:ascii="Arial" w:hAnsi="Arial" w:cs="Arial"/>
        </w:rPr>
      </w:pPr>
    </w:p>
    <w:p w14:paraId="6D778501" w14:textId="2FB50A0E" w:rsidR="3D9165BF" w:rsidRDefault="3D9165BF" w:rsidP="3D9165BF">
      <w:pPr>
        <w:spacing w:line="360" w:lineRule="auto"/>
        <w:jc w:val="both"/>
        <w:rPr>
          <w:rFonts w:ascii="Arial" w:hAnsi="Arial" w:cs="Arial"/>
        </w:rPr>
      </w:pPr>
    </w:p>
    <w:p w14:paraId="3608635F" w14:textId="6657DCBE" w:rsidR="3D9165BF" w:rsidRDefault="3D9165BF" w:rsidP="3D9165BF">
      <w:pPr>
        <w:spacing w:line="360" w:lineRule="auto"/>
        <w:jc w:val="both"/>
        <w:rPr>
          <w:rFonts w:ascii="Arial" w:hAnsi="Arial" w:cs="Arial"/>
        </w:rPr>
      </w:pPr>
    </w:p>
    <w:p w14:paraId="169FB287" w14:textId="13A50012" w:rsidR="000D3262" w:rsidRPr="0019607D" w:rsidRDefault="000D3262" w:rsidP="00AB0BFA">
      <w:pPr>
        <w:pStyle w:val="TitulosProyecto"/>
        <w:outlineLvl w:val="0"/>
      </w:pPr>
      <w:bookmarkStart w:id="16" w:name="_Toc183471833"/>
      <w:bookmarkStart w:id="17" w:name="_Toc1942963625"/>
      <w:r w:rsidRPr="0019607D">
        <w:lastRenderedPageBreak/>
        <w:t>Objetivo general</w:t>
      </w:r>
      <w:r w:rsidR="4802028B">
        <w:t>.</w:t>
      </w:r>
      <w:bookmarkEnd w:id="16"/>
      <w:bookmarkEnd w:id="17"/>
    </w:p>
    <w:p w14:paraId="26C1C124" w14:textId="74BE975A" w:rsidR="0009683A" w:rsidRDefault="0009683A" w:rsidP="0F059607">
      <w:pPr>
        <w:pStyle w:val="Parrafoproyecto"/>
        <w:numPr>
          <w:ilvl w:val="0"/>
          <w:numId w:val="0"/>
        </w:numPr>
      </w:pPr>
      <w:r w:rsidRPr="0009683A">
        <w:t xml:space="preserve">Desarrollar una plataforma integral que centralice y automatice la gestión de clientes y </w:t>
      </w:r>
      <w:r w:rsidR="00C67118">
        <w:t>órdenes</w:t>
      </w:r>
      <w:r w:rsidRPr="0009683A">
        <w:t xml:space="preserve"> de transporte para mejorar la eficiencia operativa</w:t>
      </w:r>
      <w:r w:rsidR="7762FA56">
        <w:t>, también m</w:t>
      </w:r>
      <w:r>
        <w:t>ejorar</w:t>
      </w:r>
      <w:r w:rsidRPr="0009683A">
        <w:t xml:space="preserve"> la experiencia del cliente con una interfaz intuitiva y funcional que facilite la interacción entre los clientes y Setralog</w:t>
      </w:r>
      <w:r w:rsidR="00C02816">
        <w:fldChar w:fldCharType="begin"/>
      </w:r>
      <w:r w:rsidR="00C02816">
        <w:instrText xml:space="preserve"> XE "</w:instrText>
      </w:r>
      <w:r w:rsidR="00C02816" w:rsidRPr="00E430E8">
        <w:rPr>
          <w:b/>
          <w:lang w:eastAsia="es-CL"/>
        </w:rPr>
        <w:instrText>Setralog</w:instrText>
      </w:r>
      <w:r w:rsidR="00C02816" w:rsidRPr="00E430E8">
        <w:rPr>
          <w:b/>
        </w:rPr>
        <w:instrText>:</w:instrText>
      </w:r>
      <w:r w:rsidR="00C02816" w:rsidRPr="00E430E8">
        <w:instrText>Nombre de Cliente para proyecto APT</w:instrText>
      </w:r>
      <w:r w:rsidR="00C02816">
        <w:instrText xml:space="preserve">" </w:instrText>
      </w:r>
      <w:r w:rsidR="00C02816">
        <w:fldChar w:fldCharType="end"/>
      </w:r>
      <w:r w:rsidRPr="0009683A">
        <w:t>, mejorando la satisfacción y fidelización de los clientes</w:t>
      </w:r>
      <w:r w:rsidR="463D70E8">
        <w:t>; a</w:t>
      </w:r>
      <w:r>
        <w:t>umenta</w:t>
      </w:r>
      <w:r w:rsidR="203D0EDA">
        <w:t>ndo así</w:t>
      </w:r>
      <w:r w:rsidRPr="0009683A">
        <w:t xml:space="preserve"> la eficiencia, mediante una solución tecnológica que haga el uso eficiente de los recursos y mejore los tiempos de respuesta.</w:t>
      </w:r>
    </w:p>
    <w:p w14:paraId="4B8013F9" w14:textId="0B37FCB4" w:rsidR="00437C1C" w:rsidRDefault="0054477A" w:rsidP="45287ADF">
      <w:pPr>
        <w:pStyle w:val="ParrafoProyecto0"/>
      </w:pPr>
      <w:r w:rsidRPr="00437C1C">
        <w:t>Al alcanzar estos objetivos se espera reducir de un 45% a un 10% los tiempos relacionado</w:t>
      </w:r>
      <w:r w:rsidR="0038704D" w:rsidRPr="00437C1C">
        <w:t>s</w:t>
      </w:r>
      <w:r w:rsidRPr="00437C1C">
        <w:t xml:space="preserve"> con </w:t>
      </w:r>
      <w:r w:rsidR="0038704D" w:rsidRPr="00437C1C">
        <w:t>la</w:t>
      </w:r>
      <w:r w:rsidRPr="00437C1C">
        <w:t xml:space="preserve"> generación y procesamiento de la orden de </w:t>
      </w:r>
      <w:r w:rsidR="00B910EF" w:rsidRPr="00437C1C">
        <w:t>transporte</w:t>
      </w:r>
      <w:r w:rsidR="6C3B027F">
        <w:t xml:space="preserve"> además de mitigar por completo los errores por ingreso de datos manuales</w:t>
      </w:r>
      <w:r w:rsidR="000B533D">
        <w:t>.</w:t>
      </w:r>
    </w:p>
    <w:p w14:paraId="7856530A" w14:textId="2194CF3E" w:rsidR="45287ADF" w:rsidRDefault="45287ADF" w:rsidP="45287ADF">
      <w:pPr>
        <w:pStyle w:val="ParrafoProyecto0"/>
      </w:pPr>
    </w:p>
    <w:p w14:paraId="5A1DECCB" w14:textId="0D891A64" w:rsidR="000D3262" w:rsidRPr="002A0241" w:rsidRDefault="000D3262" w:rsidP="002A0241">
      <w:pPr>
        <w:pStyle w:val="TitulosProyecto"/>
        <w:outlineLvl w:val="0"/>
      </w:pPr>
      <w:bookmarkStart w:id="18" w:name="_Toc1230055274"/>
      <w:bookmarkStart w:id="19" w:name="_Toc183471834"/>
      <w:bookmarkStart w:id="20" w:name="_Toc1753537628"/>
      <w:r w:rsidRPr="002A0241">
        <w:t>Objetivos específicos</w:t>
      </w:r>
      <w:r w:rsidR="201E18CA">
        <w:t>.</w:t>
      </w:r>
      <w:bookmarkEnd w:id="18"/>
      <w:bookmarkEnd w:id="19"/>
      <w:bookmarkEnd w:id="20"/>
    </w:p>
    <w:p w14:paraId="045F6035" w14:textId="56E69508" w:rsidR="0009683A" w:rsidRDefault="0009683A" w:rsidP="1E2419E6">
      <w:pPr>
        <w:pStyle w:val="Parrafoproyecto"/>
        <w:spacing w:before="240"/>
      </w:pPr>
      <w:r w:rsidRPr="0009683A">
        <w:t>Desarrollo de módulo de gestión de clientes: Este módulo permite registrar, actualizar y consultar información de los clientes de manera rápida y segura.</w:t>
      </w:r>
      <w:r w:rsidR="78185920">
        <w:t xml:space="preserve"> </w:t>
      </w:r>
      <w:r w:rsidR="00EE47FA">
        <w:t>Esto evitar</w:t>
      </w:r>
      <w:r w:rsidR="00233F10">
        <w:t>á</w:t>
      </w:r>
      <w:r w:rsidR="00736DE6">
        <w:t xml:space="preserve"> </w:t>
      </w:r>
      <w:r w:rsidR="001D475D">
        <w:t xml:space="preserve">información errónea, </w:t>
      </w:r>
      <w:r w:rsidR="00736DE6">
        <w:t xml:space="preserve">ya que </w:t>
      </w:r>
      <w:r w:rsidR="001D475D">
        <w:t>é</w:t>
      </w:r>
      <w:r w:rsidR="00736DE6">
        <w:t xml:space="preserve">l propio cliente se </w:t>
      </w:r>
      <w:r w:rsidR="000E4E8A">
        <w:t>creará</w:t>
      </w:r>
      <w:r w:rsidR="001D475D">
        <w:t xml:space="preserve"> como usuario</w:t>
      </w:r>
      <w:r w:rsidR="00736DE6">
        <w:t xml:space="preserve"> en el s</w:t>
      </w:r>
      <w:r w:rsidR="005251E9">
        <w:t>istema.</w:t>
      </w:r>
    </w:p>
    <w:p w14:paraId="15E88465" w14:textId="77777777" w:rsidR="00CC64E5" w:rsidRPr="0009683A" w:rsidRDefault="00CC64E5" w:rsidP="00CC64E5">
      <w:pPr>
        <w:pStyle w:val="Parrafoproyecto"/>
        <w:numPr>
          <w:ilvl w:val="0"/>
          <w:numId w:val="0"/>
        </w:numPr>
        <w:spacing w:before="240"/>
        <w:ind w:left="720"/>
      </w:pPr>
    </w:p>
    <w:p w14:paraId="59FA96A3" w14:textId="4B7302AB" w:rsidR="0009683A" w:rsidRPr="0009683A" w:rsidRDefault="0009683A" w:rsidP="002A0241">
      <w:pPr>
        <w:pStyle w:val="Parrafoproyecto"/>
      </w:pPr>
      <w:r w:rsidRPr="0009683A">
        <w:t xml:space="preserve">Desarrollo de módulo de orden de transporte: Este módulo permite la creación, asignación y seguimiento de las </w:t>
      </w:r>
      <w:r w:rsidR="00C67118">
        <w:t>órdenes</w:t>
      </w:r>
      <w:r w:rsidRPr="0009683A">
        <w:t xml:space="preserve"> de transporte.</w:t>
      </w:r>
      <w:r w:rsidR="005251E9">
        <w:t xml:space="preserve"> Esto </w:t>
      </w:r>
      <w:r w:rsidR="0014257F">
        <w:t>evitará</w:t>
      </w:r>
      <w:r w:rsidR="00083196">
        <w:t xml:space="preserve"> </w:t>
      </w:r>
      <w:r w:rsidR="007A5BE5">
        <w:t xml:space="preserve">la alta demora al generar una orden de </w:t>
      </w:r>
      <w:r w:rsidR="00B910EF">
        <w:t>transporte</w:t>
      </w:r>
      <w:r w:rsidR="007A5BE5">
        <w:t xml:space="preserve"> ya que ahora el propio cliente podrá generar la orden </w:t>
      </w:r>
      <w:r w:rsidR="0014257F">
        <w:t>con los datos suministrados por él.</w:t>
      </w:r>
    </w:p>
    <w:p w14:paraId="7D71CCB1" w14:textId="77777777" w:rsidR="0009683A" w:rsidRPr="0009683A" w:rsidRDefault="0009683A" w:rsidP="002A0241">
      <w:pPr>
        <w:pStyle w:val="Parrafoproyecto"/>
        <w:numPr>
          <w:ilvl w:val="0"/>
          <w:numId w:val="0"/>
        </w:numPr>
        <w:ind w:left="720"/>
      </w:pPr>
    </w:p>
    <w:p w14:paraId="11C6AE92" w14:textId="29AF55E2" w:rsidR="0009683A" w:rsidRPr="0009683A" w:rsidRDefault="0009683A" w:rsidP="002A0241">
      <w:pPr>
        <w:pStyle w:val="Parrafoproyecto"/>
      </w:pPr>
      <w:r w:rsidRPr="0009683A">
        <w:t>Integración de plataforma Cloud: implementar las soluciones de almacenamiento y procesamiento de datos en la nube.  (Azure</w:t>
      </w:r>
      <w:r w:rsidR="00A9243B">
        <w:fldChar w:fldCharType="begin"/>
      </w:r>
      <w:r w:rsidR="00A9243B">
        <w:instrText xml:space="preserve"> XE "</w:instrText>
      </w:r>
      <w:r w:rsidR="00A9243B" w:rsidRPr="00621ED0">
        <w:rPr>
          <w:b/>
          <w:lang w:eastAsia="es-CL"/>
        </w:rPr>
        <w:instrText>Azure</w:instrText>
      </w:r>
      <w:r w:rsidR="00A9243B" w:rsidRPr="00621ED0">
        <w:rPr>
          <w:b/>
        </w:rPr>
        <w:instrText>:</w:instrText>
      </w:r>
      <w:r w:rsidR="00A9243B" w:rsidRPr="00621ED0">
        <w:instrText>Es la plataforma Microsoft que ofrece servicios en la nube</w:instrText>
      </w:r>
      <w:r w:rsidR="00A9243B">
        <w:instrText xml:space="preserve">" </w:instrText>
      </w:r>
      <w:r w:rsidR="00A9243B">
        <w:fldChar w:fldCharType="end"/>
      </w:r>
      <w:r w:rsidRPr="0009683A">
        <w:t>, Google Cloud</w:t>
      </w:r>
      <w:r w:rsidR="00B737A9">
        <w:fldChar w:fldCharType="begin"/>
      </w:r>
      <w:r w:rsidR="00B737A9">
        <w:instrText xml:space="preserve"> XE "</w:instrText>
      </w:r>
      <w:r w:rsidR="00B737A9" w:rsidRPr="003E4750">
        <w:rPr>
          <w:b/>
          <w:lang w:eastAsia="es-CL"/>
        </w:rPr>
        <w:instrText>Google Cloud</w:instrText>
      </w:r>
      <w:r w:rsidR="00B737A9" w:rsidRPr="003E4750">
        <w:rPr>
          <w:b/>
        </w:rPr>
        <w:instrText>:</w:instrText>
      </w:r>
      <w:r w:rsidR="00B737A9" w:rsidRPr="003E4750">
        <w:instrText>Plataforma Informática utilizada para almacenamiento de datos</w:instrText>
      </w:r>
      <w:r w:rsidR="00B737A9">
        <w:instrText xml:space="preserve">" </w:instrText>
      </w:r>
      <w:r w:rsidR="00B737A9">
        <w:fldChar w:fldCharType="end"/>
      </w:r>
      <w:r w:rsidRPr="0009683A">
        <w:t xml:space="preserve">, </w:t>
      </w:r>
      <w:r w:rsidR="00D042B7" w:rsidRPr="0009683A">
        <w:t>Amazon</w:t>
      </w:r>
      <w:r w:rsidRPr="0009683A">
        <w:t xml:space="preserve"> Web</w:t>
      </w:r>
      <w:r w:rsidR="00B13C4E">
        <w:fldChar w:fldCharType="begin"/>
      </w:r>
      <w:r w:rsidR="00B13C4E">
        <w:instrText xml:space="preserve"> XE "</w:instrText>
      </w:r>
      <w:r w:rsidR="00B13C4E" w:rsidRPr="00B30E2C">
        <w:rPr>
          <w:b/>
          <w:lang w:eastAsia="es-CL"/>
        </w:rPr>
        <w:instrText>Web</w:instrText>
      </w:r>
      <w:r w:rsidR="00B13C4E" w:rsidRPr="00B30E2C">
        <w:rPr>
          <w:b/>
        </w:rPr>
        <w:instrText>:</w:instrText>
      </w:r>
      <w:r w:rsidR="00B13C4E" w:rsidRPr="00B30E2C">
        <w:instrText>Sistema de información que se comparte por Internet</w:instrText>
      </w:r>
      <w:r w:rsidR="00B13C4E">
        <w:instrText xml:space="preserve">" </w:instrText>
      </w:r>
      <w:r w:rsidR="00B13C4E">
        <w:fldChar w:fldCharType="end"/>
      </w:r>
      <w:r w:rsidRPr="0009683A">
        <w:t xml:space="preserve"> Services según la factibilidad del cliente).</w:t>
      </w:r>
    </w:p>
    <w:p w14:paraId="0E23CBB8" w14:textId="77777777" w:rsidR="0009683A" w:rsidRPr="0009683A" w:rsidRDefault="0009683A" w:rsidP="002A0241">
      <w:pPr>
        <w:pStyle w:val="Parrafoproyecto"/>
        <w:numPr>
          <w:ilvl w:val="0"/>
          <w:numId w:val="0"/>
        </w:numPr>
        <w:ind w:left="720"/>
      </w:pPr>
    </w:p>
    <w:p w14:paraId="40CE50FC" w14:textId="53411CE1" w:rsidR="1CC79177" w:rsidRDefault="1CC79177" w:rsidP="1CC79177">
      <w:pPr>
        <w:pStyle w:val="Parrafoproyecto"/>
        <w:numPr>
          <w:ilvl w:val="0"/>
          <w:numId w:val="0"/>
        </w:numPr>
        <w:ind w:left="720"/>
      </w:pPr>
    </w:p>
    <w:p w14:paraId="23CA48DB" w14:textId="7AFD99BE" w:rsidR="1CC79177" w:rsidRDefault="1CC79177" w:rsidP="1CC79177">
      <w:pPr>
        <w:pStyle w:val="Parrafoproyecto"/>
        <w:numPr>
          <w:ilvl w:val="0"/>
          <w:numId w:val="0"/>
        </w:numPr>
        <w:ind w:left="720"/>
      </w:pPr>
    </w:p>
    <w:p w14:paraId="788BF452" w14:textId="35BEFB9B" w:rsidR="1CC79177" w:rsidRDefault="1CC79177" w:rsidP="1CC79177">
      <w:pPr>
        <w:pStyle w:val="Parrafoproyecto"/>
        <w:numPr>
          <w:ilvl w:val="0"/>
          <w:numId w:val="0"/>
        </w:numPr>
        <w:ind w:left="720"/>
      </w:pPr>
    </w:p>
    <w:p w14:paraId="0E4AF98F" w14:textId="574718BA" w:rsidR="0009683A" w:rsidRPr="0009683A" w:rsidRDefault="0009683A" w:rsidP="002A0241">
      <w:pPr>
        <w:pStyle w:val="Parrafoproyecto"/>
      </w:pPr>
      <w:r w:rsidRPr="0009683A">
        <w:lastRenderedPageBreak/>
        <w:t xml:space="preserve">Seguridad de la información: Implementar medidas de seguridad para proteger la información de los clientes y </w:t>
      </w:r>
      <w:r w:rsidR="00C67118">
        <w:t>órdenes</w:t>
      </w:r>
      <w:r w:rsidRPr="0009683A">
        <w:t xml:space="preserve"> de transporte, utilizando las buenas prácticas de la industria y estándares de seguridad de la información. </w:t>
      </w:r>
    </w:p>
    <w:p w14:paraId="62A8536C" w14:textId="77777777" w:rsidR="0009683A" w:rsidRPr="0009683A" w:rsidRDefault="0009683A" w:rsidP="002A0241">
      <w:pPr>
        <w:pStyle w:val="Prrafodelista"/>
        <w:spacing w:line="360" w:lineRule="auto"/>
        <w:jc w:val="both"/>
        <w:rPr>
          <w:rFonts w:ascii="Arial" w:hAnsi="Arial" w:cs="Arial"/>
          <w:sz w:val="24"/>
          <w:szCs w:val="24"/>
          <w:lang w:val="es-MX"/>
        </w:rPr>
      </w:pPr>
    </w:p>
    <w:p w14:paraId="116A723C" w14:textId="1414761F" w:rsidR="000D3262" w:rsidRDefault="0009683A" w:rsidP="0009683A">
      <w:pPr>
        <w:pStyle w:val="Prrafodelista"/>
        <w:numPr>
          <w:ilvl w:val="0"/>
          <w:numId w:val="3"/>
        </w:numPr>
        <w:spacing w:line="360" w:lineRule="auto"/>
        <w:jc w:val="both"/>
        <w:rPr>
          <w:rFonts w:ascii="Arial" w:hAnsi="Arial" w:cs="Arial"/>
          <w:sz w:val="24"/>
          <w:szCs w:val="24"/>
          <w:lang w:val="es-MX"/>
        </w:rPr>
      </w:pPr>
      <w:r w:rsidRPr="0009683A">
        <w:rPr>
          <w:rFonts w:ascii="Arial" w:hAnsi="Arial" w:cs="Arial"/>
          <w:sz w:val="24"/>
          <w:szCs w:val="24"/>
          <w:lang w:val="es-MX"/>
        </w:rPr>
        <w:t>Capacitación y Soporte: Se proveerá capacitación para el uso eficiente de la plataforma, además de prestar soporte técnico al desarrollo en caso de alguna incidencia en su funcionamiento.</w:t>
      </w:r>
    </w:p>
    <w:p w14:paraId="5202556D" w14:textId="77777777" w:rsidR="00327B3A" w:rsidRPr="006B24D4" w:rsidRDefault="00327B3A" w:rsidP="00327B3A">
      <w:pPr>
        <w:pStyle w:val="Prrafodelista"/>
        <w:spacing w:line="360" w:lineRule="auto"/>
        <w:jc w:val="both"/>
        <w:rPr>
          <w:rFonts w:ascii="Arial" w:hAnsi="Arial" w:cs="Arial"/>
          <w:sz w:val="24"/>
          <w:szCs w:val="24"/>
          <w:lang w:val="es-MX"/>
        </w:rPr>
      </w:pPr>
    </w:p>
    <w:p w14:paraId="298A1EF7" w14:textId="77777777" w:rsidR="00C35C46" w:rsidRDefault="00C35C46" w:rsidP="002A0241">
      <w:pPr>
        <w:pStyle w:val="TitulosProyecto"/>
      </w:pPr>
    </w:p>
    <w:p w14:paraId="28D8F658" w14:textId="286CD444" w:rsidR="3D9165BF" w:rsidRDefault="3D9165BF" w:rsidP="3D9165BF">
      <w:pPr>
        <w:pStyle w:val="Ttulo1"/>
      </w:pPr>
    </w:p>
    <w:p w14:paraId="394B9C3F" w14:textId="54CB179A" w:rsidR="3D9165BF" w:rsidRDefault="3D9165BF" w:rsidP="3D9165BF"/>
    <w:p w14:paraId="7DFC5E61" w14:textId="27C69F21" w:rsidR="3D9165BF" w:rsidRDefault="3D9165BF" w:rsidP="3D9165BF"/>
    <w:p w14:paraId="7258A3D1" w14:textId="675FA5B1" w:rsidR="45287ADF" w:rsidRDefault="45287ADF"/>
    <w:p w14:paraId="5661FBDF" w14:textId="2F981ED0" w:rsidR="45287ADF" w:rsidRDefault="45287ADF"/>
    <w:p w14:paraId="43375F62" w14:textId="5CFE576F" w:rsidR="45287ADF" w:rsidRDefault="45287ADF"/>
    <w:p w14:paraId="26F0403B" w14:textId="20BF19DA" w:rsidR="45287ADF" w:rsidRDefault="45287ADF"/>
    <w:p w14:paraId="7CEC2427" w14:textId="297BFE87" w:rsidR="45287ADF" w:rsidRDefault="45287ADF"/>
    <w:p w14:paraId="7EDDB777" w14:textId="7A80EA7E" w:rsidR="45287ADF" w:rsidRDefault="45287ADF"/>
    <w:p w14:paraId="7494215F" w14:textId="0E7EFA3A" w:rsidR="45287ADF" w:rsidRDefault="45287ADF"/>
    <w:p w14:paraId="3960E0D1" w14:textId="3BAFD541" w:rsidR="45287ADF" w:rsidRDefault="45287ADF"/>
    <w:p w14:paraId="7F6AB4DC" w14:textId="6E187B6B" w:rsidR="45287ADF" w:rsidRDefault="45287ADF"/>
    <w:p w14:paraId="6B121C04" w14:textId="050C608A" w:rsidR="45287ADF" w:rsidRDefault="45287ADF"/>
    <w:p w14:paraId="0B3FD702" w14:textId="75510928" w:rsidR="45287ADF" w:rsidRDefault="45287ADF"/>
    <w:p w14:paraId="5220F67F" w14:textId="3EE234AB" w:rsidR="45287ADF" w:rsidRDefault="45287ADF"/>
    <w:p w14:paraId="5044D458" w14:textId="44E7C5C1" w:rsidR="45287ADF" w:rsidRDefault="45287ADF"/>
    <w:p w14:paraId="3354E596" w14:textId="515F7234" w:rsidR="45287ADF" w:rsidRDefault="45287ADF"/>
    <w:p w14:paraId="1186E74B" w14:textId="72A46415" w:rsidR="45287ADF" w:rsidRDefault="45287ADF"/>
    <w:p w14:paraId="722056E6" w14:textId="43271EC9" w:rsidR="00437C1C" w:rsidRDefault="00437C1C" w:rsidP="3D9165BF"/>
    <w:p w14:paraId="7DB3BECD" w14:textId="496DC1F8" w:rsidR="000D3262" w:rsidRPr="00F939DC" w:rsidRDefault="000D3262" w:rsidP="0013687A">
      <w:pPr>
        <w:pStyle w:val="TitulosProyecto"/>
        <w:outlineLvl w:val="0"/>
      </w:pPr>
      <w:bookmarkStart w:id="21" w:name="_Toc183471835"/>
      <w:bookmarkStart w:id="22" w:name="_Toc952065073"/>
      <w:r w:rsidRPr="00F939DC">
        <w:lastRenderedPageBreak/>
        <w:t>Competencias del perfil de egreso</w:t>
      </w:r>
      <w:r w:rsidR="2F76BC7A">
        <w:t>.</w:t>
      </w:r>
      <w:bookmarkEnd w:id="21"/>
      <w:bookmarkEnd w:id="22"/>
    </w:p>
    <w:p w14:paraId="1FFB11DD" w14:textId="02A25F8F" w:rsidR="00715FDE" w:rsidRPr="00F939DC" w:rsidRDefault="00715FDE" w:rsidP="00715FDE">
      <w:pPr>
        <w:pStyle w:val="ParrafoProyecto0"/>
        <w:rPr>
          <w:color w:val="auto"/>
        </w:rPr>
      </w:pPr>
      <w:r w:rsidRPr="00F939DC">
        <w:rPr>
          <w:color w:val="auto"/>
        </w:rPr>
        <w:t>Los egresados de la carrera de Ingeniería en Informática deben desarrollar un conjunto de competencias fundamentales a lo largo de su formación, que son esenciales para su desempeño profesional y la ejecución exitosa de proyectos. Estas competencias se dividen en tres categorías principales:</w:t>
      </w:r>
    </w:p>
    <w:p w14:paraId="7DE90EDE" w14:textId="2FC4AFA0" w:rsidR="00715FDE" w:rsidRPr="00F939DC" w:rsidRDefault="00715FDE" w:rsidP="00715FDE">
      <w:pPr>
        <w:pStyle w:val="ParrafoProyecto0"/>
        <w:numPr>
          <w:ilvl w:val="0"/>
          <w:numId w:val="27"/>
        </w:numPr>
        <w:rPr>
          <w:color w:val="auto"/>
        </w:rPr>
      </w:pPr>
      <w:r w:rsidRPr="00F939DC">
        <w:rPr>
          <w:b/>
          <w:bCs/>
          <w:color w:val="auto"/>
        </w:rPr>
        <w:t>Competencias Técnicas:</w:t>
      </w:r>
    </w:p>
    <w:p w14:paraId="70EC54B4" w14:textId="2AA76EB4" w:rsidR="00715FDE" w:rsidRPr="00F939DC" w:rsidRDefault="00715FDE" w:rsidP="00BE03AC">
      <w:pPr>
        <w:pStyle w:val="ParrafoProyecto0"/>
        <w:numPr>
          <w:ilvl w:val="0"/>
          <w:numId w:val="31"/>
        </w:numPr>
        <w:rPr>
          <w:color w:val="auto"/>
        </w:rPr>
      </w:pPr>
      <w:r w:rsidRPr="00F939DC">
        <w:rPr>
          <w:color w:val="auto"/>
        </w:rPr>
        <w:t>Dominio de lenguajes de programación y desarrollo de software.</w:t>
      </w:r>
    </w:p>
    <w:p w14:paraId="357A798C" w14:textId="15759ED9" w:rsidR="00715FDE" w:rsidRPr="00F939DC" w:rsidRDefault="00715FDE" w:rsidP="00BE03AC">
      <w:pPr>
        <w:pStyle w:val="ParrafoProyecto0"/>
        <w:numPr>
          <w:ilvl w:val="0"/>
          <w:numId w:val="31"/>
        </w:numPr>
        <w:rPr>
          <w:color w:val="auto"/>
        </w:rPr>
      </w:pPr>
      <w:r w:rsidRPr="00F939DC">
        <w:rPr>
          <w:color w:val="auto"/>
        </w:rPr>
        <w:t>Gestión de bases de datos y administración de sistemas.</w:t>
      </w:r>
    </w:p>
    <w:p w14:paraId="3695C8F3" w14:textId="3F7F2879" w:rsidR="00715FDE" w:rsidRPr="00F939DC" w:rsidRDefault="00715FDE" w:rsidP="00BE03AC">
      <w:pPr>
        <w:pStyle w:val="ParrafoProyecto0"/>
        <w:numPr>
          <w:ilvl w:val="0"/>
          <w:numId w:val="31"/>
        </w:numPr>
        <w:rPr>
          <w:color w:val="auto"/>
        </w:rPr>
      </w:pPr>
      <w:r w:rsidRPr="00F939DC">
        <w:rPr>
          <w:color w:val="auto"/>
        </w:rPr>
        <w:t>Implementación de soluciones tecnológicas innovadoras.</w:t>
      </w:r>
    </w:p>
    <w:p w14:paraId="2B4AEAFE" w14:textId="14127FB5" w:rsidR="00715FDE" w:rsidRPr="00F939DC" w:rsidRDefault="00715FDE" w:rsidP="00715FDE">
      <w:pPr>
        <w:pStyle w:val="ParrafoProyecto0"/>
        <w:numPr>
          <w:ilvl w:val="0"/>
          <w:numId w:val="27"/>
        </w:numPr>
        <w:rPr>
          <w:color w:val="auto"/>
        </w:rPr>
      </w:pPr>
      <w:r w:rsidRPr="00F939DC">
        <w:rPr>
          <w:b/>
          <w:bCs/>
          <w:color w:val="auto"/>
        </w:rPr>
        <w:t>Competencias Blandas:</w:t>
      </w:r>
    </w:p>
    <w:p w14:paraId="7425EE82" w14:textId="3ADF29CE" w:rsidR="00715FDE" w:rsidRPr="00F939DC" w:rsidRDefault="00715FDE" w:rsidP="00BE03AC">
      <w:pPr>
        <w:pStyle w:val="ParrafoProyecto0"/>
        <w:numPr>
          <w:ilvl w:val="0"/>
          <w:numId w:val="32"/>
        </w:numPr>
        <w:rPr>
          <w:color w:val="auto"/>
        </w:rPr>
      </w:pPr>
      <w:r w:rsidRPr="00F939DC">
        <w:rPr>
          <w:color w:val="auto"/>
        </w:rPr>
        <w:t>Habilidades de comunicación efectiva y trabajo en equipo.</w:t>
      </w:r>
    </w:p>
    <w:p w14:paraId="6E3BE211" w14:textId="5F08BFE4" w:rsidR="00715FDE" w:rsidRPr="00F939DC" w:rsidRDefault="00715FDE" w:rsidP="00BE03AC">
      <w:pPr>
        <w:pStyle w:val="ParrafoProyecto0"/>
        <w:numPr>
          <w:ilvl w:val="0"/>
          <w:numId w:val="32"/>
        </w:numPr>
        <w:rPr>
          <w:color w:val="auto"/>
        </w:rPr>
      </w:pPr>
      <w:r w:rsidRPr="00F939DC">
        <w:rPr>
          <w:color w:val="auto"/>
        </w:rPr>
        <w:t>Resolución de problemas y pensamiento crítico.</w:t>
      </w:r>
    </w:p>
    <w:p w14:paraId="0A5C954C" w14:textId="4C2CF3AD" w:rsidR="00715FDE" w:rsidRPr="00F939DC" w:rsidRDefault="00715FDE" w:rsidP="00BE03AC">
      <w:pPr>
        <w:pStyle w:val="ParrafoProyecto0"/>
        <w:numPr>
          <w:ilvl w:val="0"/>
          <w:numId w:val="32"/>
        </w:numPr>
        <w:rPr>
          <w:color w:val="auto"/>
        </w:rPr>
      </w:pPr>
      <w:r w:rsidRPr="00F939DC">
        <w:rPr>
          <w:color w:val="auto"/>
        </w:rPr>
        <w:t>Adaptabilidad y aprendizaje continuo.</w:t>
      </w:r>
    </w:p>
    <w:p w14:paraId="1CD84679" w14:textId="7F8A8C14" w:rsidR="00715FDE" w:rsidRPr="00F939DC" w:rsidRDefault="00715FDE" w:rsidP="00715FDE">
      <w:pPr>
        <w:pStyle w:val="ParrafoProyecto0"/>
        <w:numPr>
          <w:ilvl w:val="0"/>
          <w:numId w:val="27"/>
        </w:numPr>
        <w:rPr>
          <w:color w:val="auto"/>
        </w:rPr>
      </w:pPr>
      <w:r w:rsidRPr="00F939DC">
        <w:rPr>
          <w:b/>
          <w:bCs/>
          <w:color w:val="auto"/>
        </w:rPr>
        <w:t>Competencias de Gestión:</w:t>
      </w:r>
    </w:p>
    <w:p w14:paraId="30145CD6" w14:textId="17FC6754" w:rsidR="00715FDE" w:rsidRPr="00F939DC" w:rsidRDefault="00715FDE" w:rsidP="00BE03AC">
      <w:pPr>
        <w:pStyle w:val="ParrafoProyecto0"/>
        <w:numPr>
          <w:ilvl w:val="0"/>
          <w:numId w:val="33"/>
        </w:numPr>
        <w:rPr>
          <w:color w:val="auto"/>
        </w:rPr>
      </w:pPr>
      <w:r w:rsidRPr="00F939DC">
        <w:rPr>
          <w:color w:val="auto"/>
        </w:rPr>
        <w:t>Planificación y ejecución de proyectos tecnológicos.</w:t>
      </w:r>
    </w:p>
    <w:p w14:paraId="183A3F28" w14:textId="0937464E" w:rsidR="00715FDE" w:rsidRPr="00F939DC" w:rsidRDefault="00715FDE" w:rsidP="00BE03AC">
      <w:pPr>
        <w:pStyle w:val="ParrafoProyecto0"/>
        <w:numPr>
          <w:ilvl w:val="0"/>
          <w:numId w:val="33"/>
        </w:numPr>
        <w:rPr>
          <w:color w:val="auto"/>
        </w:rPr>
      </w:pPr>
      <w:r w:rsidRPr="00F939DC">
        <w:rPr>
          <w:color w:val="auto"/>
        </w:rPr>
        <w:t>Gestión de recursos y liderazgo de equipos multidisciplinarios.</w:t>
      </w:r>
    </w:p>
    <w:p w14:paraId="0D95AAF7" w14:textId="4EB2F6A3" w:rsidR="00715FDE" w:rsidRPr="00F939DC" w:rsidRDefault="00715FDE" w:rsidP="00BE03AC">
      <w:pPr>
        <w:pStyle w:val="ParrafoProyecto0"/>
        <w:numPr>
          <w:ilvl w:val="0"/>
          <w:numId w:val="33"/>
        </w:numPr>
        <w:rPr>
          <w:color w:val="auto"/>
        </w:rPr>
      </w:pPr>
      <w:r w:rsidRPr="00F939DC">
        <w:rPr>
          <w:color w:val="auto"/>
        </w:rPr>
        <w:t>Enfoque en la calidad, seguridad y cumplimiento de objetivos estratégicos.</w:t>
      </w:r>
    </w:p>
    <w:p w14:paraId="41CC7982" w14:textId="2053C2ED" w:rsidR="00715FDE" w:rsidRPr="00F939DC" w:rsidRDefault="00715FDE" w:rsidP="00715FDE">
      <w:pPr>
        <w:pStyle w:val="ParrafoProyecto0"/>
        <w:rPr>
          <w:color w:val="auto"/>
        </w:rPr>
      </w:pPr>
      <w:r w:rsidRPr="00F939DC">
        <w:rPr>
          <w:color w:val="auto"/>
        </w:rPr>
        <w:t>Estas competencias aseguran que los egresados estén preparados para enfrentar los desafíos del sector tecnológico y contribuir de manera efectiva al desarrollo de soluciones informáticas innovadoras.</w:t>
      </w:r>
    </w:p>
    <w:p w14:paraId="0E5DD5B7" w14:textId="77777777" w:rsidR="0009683A" w:rsidRDefault="0009683A" w:rsidP="0009683A">
      <w:pPr>
        <w:pStyle w:val="Prrafodelista"/>
        <w:spacing w:line="360" w:lineRule="auto"/>
        <w:jc w:val="both"/>
        <w:rPr>
          <w:rFonts w:ascii="Arial" w:hAnsi="Arial" w:cs="Arial"/>
        </w:rPr>
      </w:pPr>
    </w:p>
    <w:p w14:paraId="2790F6D9" w14:textId="77777777" w:rsidR="00C35C46" w:rsidRDefault="00C35C46" w:rsidP="0009683A">
      <w:pPr>
        <w:pStyle w:val="Prrafodelista"/>
        <w:spacing w:line="360" w:lineRule="auto"/>
        <w:jc w:val="both"/>
        <w:rPr>
          <w:rFonts w:ascii="Arial" w:hAnsi="Arial" w:cs="Arial"/>
        </w:rPr>
      </w:pPr>
    </w:p>
    <w:p w14:paraId="4C947657" w14:textId="77777777" w:rsidR="00C35C46" w:rsidRDefault="00C35C46" w:rsidP="0009683A">
      <w:pPr>
        <w:pStyle w:val="Prrafodelista"/>
        <w:spacing w:line="360" w:lineRule="auto"/>
        <w:jc w:val="both"/>
        <w:rPr>
          <w:rFonts w:ascii="Arial" w:hAnsi="Arial" w:cs="Arial"/>
        </w:rPr>
      </w:pPr>
    </w:p>
    <w:p w14:paraId="0C2CA64D" w14:textId="77777777" w:rsidR="00C35C46" w:rsidRDefault="00C35C46" w:rsidP="0009683A">
      <w:pPr>
        <w:pStyle w:val="Prrafodelista"/>
        <w:spacing w:line="360" w:lineRule="auto"/>
        <w:jc w:val="both"/>
        <w:rPr>
          <w:rFonts w:ascii="Arial" w:hAnsi="Arial" w:cs="Arial"/>
        </w:rPr>
      </w:pPr>
    </w:p>
    <w:p w14:paraId="3151BB67" w14:textId="77777777" w:rsidR="00C35C46" w:rsidRDefault="00C35C46" w:rsidP="0009683A">
      <w:pPr>
        <w:pStyle w:val="Prrafodelista"/>
        <w:spacing w:line="360" w:lineRule="auto"/>
        <w:jc w:val="both"/>
        <w:rPr>
          <w:rFonts w:ascii="Arial" w:hAnsi="Arial" w:cs="Arial"/>
        </w:rPr>
      </w:pPr>
    </w:p>
    <w:p w14:paraId="2EDA07FB" w14:textId="00C5D201" w:rsidR="1CC79177" w:rsidRDefault="1CC79177" w:rsidP="1CC79177">
      <w:pPr>
        <w:pStyle w:val="TitulosProyecto"/>
        <w:outlineLvl w:val="0"/>
      </w:pPr>
    </w:p>
    <w:p w14:paraId="03C616D5" w14:textId="4656D6C6" w:rsidR="000D3262" w:rsidRPr="00234948" w:rsidRDefault="000D3262" w:rsidP="009849D3">
      <w:pPr>
        <w:pStyle w:val="TitulosProyecto"/>
        <w:outlineLvl w:val="0"/>
      </w:pPr>
      <w:bookmarkStart w:id="23" w:name="_Toc1085502854"/>
      <w:bookmarkStart w:id="24" w:name="_Toc183471836"/>
      <w:bookmarkStart w:id="25" w:name="_Toc1561860352"/>
      <w:r w:rsidRPr="00234948">
        <w:t>Acta de constitución de proyecto.</w:t>
      </w:r>
      <w:bookmarkEnd w:id="23"/>
      <w:bookmarkEnd w:id="24"/>
      <w:bookmarkEnd w:id="25"/>
    </w:p>
    <w:tbl>
      <w:tblPr>
        <w:tblStyle w:val="Tablaconcuadrcula"/>
        <w:tblW w:w="0" w:type="auto"/>
        <w:tblLook w:val="04A0" w:firstRow="1" w:lastRow="0" w:firstColumn="1" w:lastColumn="0" w:noHBand="0" w:noVBand="1"/>
      </w:tblPr>
      <w:tblGrid>
        <w:gridCol w:w="8828"/>
      </w:tblGrid>
      <w:tr w:rsidR="005B6C52" w14:paraId="4B4F0A3B" w14:textId="77777777" w:rsidTr="00611088">
        <w:trPr>
          <w:trHeight w:val="5513"/>
        </w:trPr>
        <w:tc>
          <w:tcPr>
            <w:tcW w:w="8828" w:type="dxa"/>
          </w:tcPr>
          <w:p w14:paraId="03D03076" w14:textId="77777777" w:rsidR="005B6C52" w:rsidRDefault="005B6C52" w:rsidP="0078091C">
            <w:pPr>
              <w:rPr>
                <w:rFonts w:ascii="Arial" w:hAnsi="Arial" w:cs="Arial"/>
              </w:rPr>
            </w:pPr>
          </w:p>
          <w:p w14:paraId="58D2F3A4" w14:textId="73061F8B" w:rsidR="00814B85" w:rsidRPr="00DD2B85" w:rsidRDefault="00814B85" w:rsidP="0078091C">
            <w:pPr>
              <w:pStyle w:val="TitulosProyecto"/>
            </w:pPr>
            <w:bookmarkStart w:id="26" w:name="_Toc179205781"/>
            <w:r w:rsidRPr="00DD2B85">
              <w:t xml:space="preserve">Proyecto: </w:t>
            </w:r>
            <w:bookmarkEnd w:id="26"/>
            <w:r w:rsidRPr="00DD2B85">
              <w:t>Proyecto APT</w:t>
            </w:r>
            <w:r w:rsidR="002573BA">
              <w:fldChar w:fldCharType="begin"/>
            </w:r>
            <w:r w:rsidR="002573BA">
              <w:instrText xml:space="preserve"> XE "</w:instrText>
            </w:r>
            <w:r w:rsidR="002573BA" w:rsidRPr="00B530F6">
              <w:rPr>
                <w:rFonts w:cs="Arial"/>
                <w:sz w:val="24"/>
                <w:szCs w:val="24"/>
              </w:rPr>
              <w:instrText>APT</w:instrText>
            </w:r>
            <w:r w:rsidR="002573BA" w:rsidRPr="00B530F6">
              <w:rPr>
                <w:rFonts w:cs="Arial"/>
              </w:rPr>
              <w:instrText>:</w:instrText>
            </w:r>
            <w:r w:rsidR="002573BA" w:rsidRPr="00B530F6">
              <w:instrText>Asignatura de portafolio de título</w:instrText>
            </w:r>
            <w:r w:rsidR="002573BA">
              <w:instrText xml:space="preserve">" </w:instrText>
            </w:r>
            <w:r w:rsidR="002573BA">
              <w:fldChar w:fldCharType="end"/>
            </w:r>
            <w:r w:rsidRPr="00DD2B85">
              <w:t xml:space="preserve"> “Plataforma Integral de gestión de clientes y </w:t>
            </w:r>
            <w:r w:rsidR="00C67118">
              <w:t>órdenes</w:t>
            </w:r>
            <w:r w:rsidRPr="00DD2B85">
              <w:t xml:space="preserve"> de </w:t>
            </w:r>
            <w:r w:rsidR="00B910EF">
              <w:t>transporte</w:t>
            </w:r>
            <w:r w:rsidRPr="00DD2B85">
              <w:t>”</w:t>
            </w:r>
          </w:p>
          <w:p w14:paraId="249E031B" w14:textId="77777777" w:rsidR="005B6C52" w:rsidRPr="00DD2B85" w:rsidRDefault="005B6C52" w:rsidP="0078091C">
            <w:pPr>
              <w:rPr>
                <w:rFonts w:ascii="Arial" w:hAnsi="Arial" w:cs="Arial"/>
              </w:rPr>
            </w:pPr>
          </w:p>
          <w:p w14:paraId="3F606A59" w14:textId="77777777" w:rsidR="00F45A8E" w:rsidRPr="00DD2B85" w:rsidRDefault="00F45A8E" w:rsidP="0078091C">
            <w:pPr>
              <w:pStyle w:val="Subtituloproyecto"/>
              <w:rPr>
                <w:rStyle w:val="Ttulo2Car"/>
                <w:rFonts w:ascii="Arial" w:hAnsi="Arial" w:cs="Arial"/>
                <w:sz w:val="24"/>
                <w:szCs w:val="24"/>
              </w:rPr>
            </w:pPr>
            <w:bookmarkStart w:id="27" w:name="_Toc179205782"/>
            <w:bookmarkStart w:id="28" w:name="_Toc1113573724"/>
            <w:bookmarkStart w:id="29" w:name="_Toc183471837"/>
            <w:bookmarkStart w:id="30" w:name="_Toc465033528"/>
            <w:r w:rsidRPr="00DD2B85">
              <w:rPr>
                <w:rStyle w:val="Ttulo2Car"/>
                <w:rFonts w:ascii="Arial" w:hAnsi="Arial" w:cs="Arial"/>
                <w:sz w:val="24"/>
                <w:szCs w:val="24"/>
              </w:rPr>
              <w:t>Información general</w:t>
            </w:r>
            <w:bookmarkEnd w:id="27"/>
            <w:bookmarkEnd w:id="28"/>
            <w:bookmarkEnd w:id="29"/>
            <w:bookmarkEnd w:id="30"/>
          </w:p>
          <w:p w14:paraId="70DCA7FA" w14:textId="1072638E" w:rsidR="00F45A8E" w:rsidRPr="00DD2B85" w:rsidRDefault="00F45A8E" w:rsidP="0078091C">
            <w:pPr>
              <w:rPr>
                <w:rFonts w:ascii="Arial" w:hAnsi="Arial" w:cs="Arial"/>
              </w:rPr>
            </w:pPr>
            <w:r w:rsidRPr="00DD2B85">
              <w:rPr>
                <w:rFonts w:ascii="Arial" w:hAnsi="Arial" w:cs="Arial"/>
                <w:b/>
                <w:bCs/>
              </w:rPr>
              <w:t>Proyecto</w:t>
            </w:r>
            <w:r w:rsidRPr="00DD2B85">
              <w:rPr>
                <w:rFonts w:ascii="Arial" w:hAnsi="Arial" w:cs="Arial"/>
              </w:rPr>
              <w:t xml:space="preserve">: </w:t>
            </w:r>
            <w:r w:rsidRPr="00DD2B85">
              <w:rPr>
                <w:rFonts w:ascii="Arial" w:hAnsi="Arial" w:cs="Arial"/>
                <w:b/>
                <w:bCs/>
                <w:lang w:val="es-MX"/>
              </w:rPr>
              <w:t xml:space="preserve">Plataforma Integral de gestión de clientes y </w:t>
            </w:r>
            <w:r w:rsidR="00C67118">
              <w:rPr>
                <w:rFonts w:ascii="Arial" w:hAnsi="Arial" w:cs="Arial"/>
                <w:b/>
                <w:bCs/>
                <w:lang w:val="es-MX"/>
              </w:rPr>
              <w:t>órdenes</w:t>
            </w:r>
            <w:r w:rsidRPr="00DD2B85">
              <w:rPr>
                <w:rFonts w:ascii="Arial" w:hAnsi="Arial" w:cs="Arial"/>
                <w:b/>
                <w:bCs/>
                <w:lang w:val="es-MX"/>
              </w:rPr>
              <w:t xml:space="preserve"> de transporte.</w:t>
            </w:r>
          </w:p>
          <w:p w14:paraId="5C25253E" w14:textId="0A4C1340" w:rsidR="00F45A8E" w:rsidRPr="00DD2B85" w:rsidRDefault="00F45A8E" w:rsidP="0078091C">
            <w:pPr>
              <w:rPr>
                <w:rFonts w:ascii="Arial" w:hAnsi="Arial" w:cs="Arial"/>
              </w:rPr>
            </w:pPr>
            <w:r w:rsidRPr="00DD2B85">
              <w:rPr>
                <w:rFonts w:ascii="Arial" w:hAnsi="Arial" w:cs="Arial"/>
                <w:b/>
                <w:bCs/>
              </w:rPr>
              <w:t>Fecha</w:t>
            </w:r>
            <w:r w:rsidRPr="00DD2B85">
              <w:rPr>
                <w:rFonts w:ascii="Arial" w:hAnsi="Arial" w:cs="Arial"/>
              </w:rPr>
              <w:t xml:space="preserve">:  </w:t>
            </w:r>
            <w:r w:rsidR="001821B8" w:rsidRPr="00DD2B85">
              <w:rPr>
                <w:rFonts w:ascii="Arial" w:hAnsi="Arial" w:cs="Arial"/>
              </w:rPr>
              <w:t>Agosto 2024</w:t>
            </w:r>
          </w:p>
          <w:p w14:paraId="1812AC71" w14:textId="77777777" w:rsidR="00F45A8E" w:rsidRPr="00DD2B85" w:rsidRDefault="00F45A8E" w:rsidP="0078091C">
            <w:pPr>
              <w:rPr>
                <w:rFonts w:ascii="Arial" w:hAnsi="Arial" w:cs="Arial"/>
              </w:rPr>
            </w:pPr>
            <w:r w:rsidRPr="00DD2B85">
              <w:rPr>
                <w:rFonts w:ascii="Arial" w:hAnsi="Arial" w:cs="Arial"/>
                <w:b/>
                <w:bCs/>
              </w:rPr>
              <w:t>Versión</w:t>
            </w:r>
            <w:r w:rsidRPr="00DD2B85">
              <w:rPr>
                <w:rFonts w:ascii="Arial" w:hAnsi="Arial" w:cs="Arial"/>
              </w:rPr>
              <w:t xml:space="preserve">: 1.0 </w:t>
            </w:r>
          </w:p>
          <w:p w14:paraId="1F6E3AA0" w14:textId="77777777" w:rsidR="00F45A8E" w:rsidRPr="00DD2B85" w:rsidRDefault="00F45A8E" w:rsidP="0078091C">
            <w:pPr>
              <w:rPr>
                <w:rFonts w:ascii="Arial" w:hAnsi="Arial" w:cs="Arial"/>
              </w:rPr>
            </w:pPr>
            <w:r w:rsidRPr="00DD2B85">
              <w:rPr>
                <w:rFonts w:ascii="Arial" w:hAnsi="Arial" w:cs="Arial"/>
                <w:b/>
                <w:bCs/>
              </w:rPr>
              <w:t>Duración Total del Proyecto</w:t>
            </w:r>
            <w:r w:rsidRPr="00DD2B85">
              <w:rPr>
                <w:rFonts w:ascii="Arial" w:hAnsi="Arial" w:cs="Arial"/>
              </w:rPr>
              <w:t xml:space="preserve">: 90 días </w:t>
            </w:r>
          </w:p>
          <w:p w14:paraId="62CBE237" w14:textId="31FCCA01" w:rsidR="00F45A8E" w:rsidRPr="00DD2B85" w:rsidRDefault="00F45A8E" w:rsidP="0078091C">
            <w:pPr>
              <w:rPr>
                <w:rFonts w:ascii="Arial" w:hAnsi="Arial" w:cs="Arial"/>
              </w:rPr>
            </w:pPr>
            <w:r w:rsidRPr="00DD2B85">
              <w:rPr>
                <w:rFonts w:ascii="Arial" w:hAnsi="Arial" w:cs="Arial"/>
                <w:b/>
                <w:bCs/>
              </w:rPr>
              <w:t xml:space="preserve">Responsable del Proyecto: </w:t>
            </w:r>
            <w:r w:rsidRPr="00DD2B85">
              <w:rPr>
                <w:rFonts w:ascii="Arial" w:hAnsi="Arial" w:cs="Arial"/>
              </w:rPr>
              <w:t>Jonatan Sandoval (Product Owner</w:t>
            </w:r>
            <w:r w:rsidR="004857F5">
              <w:rPr>
                <w:rFonts w:ascii="Arial" w:hAnsi="Arial" w:cs="Arial"/>
              </w:rPr>
              <w:fldChar w:fldCharType="begin"/>
            </w:r>
            <w:r w:rsidR="004857F5">
              <w:instrText xml:space="preserve"> XE "</w:instrText>
            </w:r>
            <w:r w:rsidR="004857F5" w:rsidRPr="003F335F">
              <w:rPr>
                <w:rFonts w:ascii="Arial" w:hAnsi="Arial" w:cs="Arial"/>
                <w:b/>
                <w:color w:val="000000" w:themeColor="text1"/>
                <w:sz w:val="24"/>
                <w:szCs w:val="24"/>
                <w:lang w:eastAsia="es-CL"/>
              </w:rPr>
              <w:instrText>Product Owner</w:instrText>
            </w:r>
            <w:r w:rsidR="004857F5" w:rsidRPr="003F335F">
              <w:rPr>
                <w:rFonts w:ascii="Arial" w:hAnsi="Arial" w:cs="Arial"/>
                <w:b/>
                <w:color w:val="000000" w:themeColor="text1"/>
              </w:rPr>
              <w:instrText>:</w:instrText>
            </w:r>
            <w:r w:rsidR="004857F5" w:rsidRPr="003F335F">
              <w:instrText>Persona que toma decisiones sobre un proyecto</w:instrText>
            </w:r>
            <w:r w:rsidR="004857F5">
              <w:instrText xml:space="preserve">" </w:instrText>
            </w:r>
            <w:r w:rsidR="004857F5">
              <w:rPr>
                <w:rFonts w:ascii="Arial" w:hAnsi="Arial" w:cs="Arial"/>
              </w:rPr>
              <w:fldChar w:fldCharType="end"/>
            </w:r>
            <w:r w:rsidRPr="00DD2B85">
              <w:rPr>
                <w:rFonts w:ascii="Arial" w:hAnsi="Arial" w:cs="Arial"/>
              </w:rPr>
              <w:t>)</w:t>
            </w:r>
          </w:p>
          <w:p w14:paraId="42B24CDE" w14:textId="3B6A5555" w:rsidR="00F45A8E" w:rsidRPr="00DD2B85" w:rsidRDefault="00F45A8E" w:rsidP="0078091C">
            <w:pPr>
              <w:rPr>
                <w:rFonts w:ascii="Arial" w:hAnsi="Arial" w:cs="Arial"/>
              </w:rPr>
            </w:pPr>
            <w:r w:rsidRPr="00DD2B85">
              <w:rPr>
                <w:rFonts w:ascii="Arial" w:hAnsi="Arial" w:cs="Arial"/>
                <w:b/>
                <w:bCs/>
              </w:rPr>
              <w:t xml:space="preserve">Cliente: </w:t>
            </w:r>
            <w:r w:rsidRPr="00DD2B85">
              <w:rPr>
                <w:rFonts w:ascii="Arial" w:hAnsi="Arial" w:cs="Arial"/>
              </w:rPr>
              <w:t>Setralog</w:t>
            </w:r>
            <w:r w:rsidR="00C02816">
              <w:rPr>
                <w:rFonts w:ascii="Arial" w:hAnsi="Arial" w:cs="Arial"/>
              </w:rPr>
              <w:fldChar w:fldCharType="begin"/>
            </w:r>
            <w:r w:rsidR="00C02816">
              <w:instrText xml:space="preserve"> XE "</w:instrText>
            </w:r>
            <w:r w:rsidR="00C02816" w:rsidRPr="00E430E8">
              <w:rPr>
                <w:rFonts w:ascii="Arial" w:hAnsi="Arial" w:cs="Arial"/>
                <w:b/>
                <w:color w:val="000000" w:themeColor="text1"/>
                <w:sz w:val="24"/>
                <w:szCs w:val="24"/>
                <w:lang w:eastAsia="es-CL"/>
              </w:rPr>
              <w:instrText>Setralog</w:instrText>
            </w:r>
            <w:r w:rsidR="00C02816" w:rsidRPr="00E430E8">
              <w:rPr>
                <w:rFonts w:ascii="Arial" w:hAnsi="Arial" w:cs="Arial"/>
                <w:b/>
                <w:color w:val="000000" w:themeColor="text1"/>
              </w:rPr>
              <w:instrText>:</w:instrText>
            </w:r>
            <w:r w:rsidR="00C02816" w:rsidRPr="00E430E8">
              <w:instrText>Nombre de Cliente para proyecto APT</w:instrText>
            </w:r>
            <w:r w:rsidR="00C02816">
              <w:instrText xml:space="preserve">" </w:instrText>
            </w:r>
            <w:r w:rsidR="00C02816">
              <w:rPr>
                <w:rFonts w:ascii="Arial" w:hAnsi="Arial" w:cs="Arial"/>
              </w:rPr>
              <w:fldChar w:fldCharType="end"/>
            </w:r>
            <w:r w:rsidRPr="00DD2B85">
              <w:rPr>
                <w:rFonts w:ascii="Arial" w:hAnsi="Arial" w:cs="Arial"/>
              </w:rPr>
              <w:t xml:space="preserve"> (Patricia González, Gerente General)</w:t>
            </w:r>
          </w:p>
          <w:p w14:paraId="5C174706" w14:textId="77777777" w:rsidR="00814B85" w:rsidRPr="00DD2B85" w:rsidRDefault="00814B85" w:rsidP="0078091C">
            <w:pPr>
              <w:rPr>
                <w:rFonts w:ascii="Arial" w:hAnsi="Arial" w:cs="Arial"/>
              </w:rPr>
            </w:pPr>
          </w:p>
          <w:p w14:paraId="22694A43" w14:textId="77777777" w:rsidR="00CB6094" w:rsidRPr="00DD2B85" w:rsidRDefault="00CB6094" w:rsidP="0078091C">
            <w:pPr>
              <w:pStyle w:val="Subtituloproyecto"/>
              <w:rPr>
                <w:rStyle w:val="Ttulo2Car"/>
                <w:rFonts w:ascii="Arial" w:eastAsiaTheme="minorEastAsia" w:hAnsi="Arial" w:cs="Arial"/>
                <w:color w:val="156082" w:themeColor="accent1"/>
                <w:sz w:val="26"/>
                <w:szCs w:val="26"/>
              </w:rPr>
            </w:pPr>
            <w:bookmarkStart w:id="31" w:name="_Toc179205783"/>
            <w:bookmarkStart w:id="32" w:name="_Toc681360564"/>
            <w:bookmarkStart w:id="33" w:name="_Toc183471838"/>
            <w:bookmarkStart w:id="34" w:name="_Toc228945974"/>
            <w:r w:rsidRPr="45287ADF">
              <w:rPr>
                <w:rStyle w:val="Ttulo2Car"/>
                <w:rFonts w:ascii="Arial" w:eastAsiaTheme="minorEastAsia" w:hAnsi="Arial" w:cs="Arial"/>
                <w:color w:val="156082" w:themeColor="accent1"/>
                <w:sz w:val="26"/>
                <w:szCs w:val="26"/>
              </w:rPr>
              <w:t>Propósito del Proyecto</w:t>
            </w:r>
            <w:bookmarkEnd w:id="31"/>
            <w:bookmarkEnd w:id="32"/>
            <w:bookmarkEnd w:id="33"/>
            <w:bookmarkEnd w:id="34"/>
          </w:p>
          <w:p w14:paraId="1BB7BDFD" w14:textId="66455E01" w:rsidR="72B0D651" w:rsidRPr="00EB4DFD" w:rsidRDefault="72B0D651" w:rsidP="36E4D3B6">
            <w:pPr>
              <w:spacing w:before="240" w:after="240"/>
              <w:rPr>
                <w:rFonts w:ascii="Arial" w:eastAsia="Arial" w:hAnsi="Arial" w:cs="Arial"/>
              </w:rPr>
            </w:pPr>
            <w:r w:rsidRPr="00EB4DFD">
              <w:rPr>
                <w:rFonts w:ascii="Arial" w:eastAsia="Arial" w:hAnsi="Arial" w:cs="Arial"/>
              </w:rPr>
              <w:t>El objetivo de este proyecto es desarrollar una plataforma web integral que centralice y automatice la gestión de clientes y órdenes de transporte para la empresa Setralog</w:t>
            </w:r>
            <w:r w:rsidR="00C02816">
              <w:rPr>
                <w:rFonts w:ascii="Arial" w:eastAsia="Arial" w:hAnsi="Arial" w:cs="Arial"/>
              </w:rPr>
              <w:fldChar w:fldCharType="begin"/>
            </w:r>
            <w:r w:rsidR="00C02816">
              <w:instrText xml:space="preserve"> XE "</w:instrText>
            </w:r>
            <w:r w:rsidR="00C02816" w:rsidRPr="00E430E8">
              <w:rPr>
                <w:rFonts w:ascii="Arial" w:hAnsi="Arial" w:cs="Arial"/>
                <w:b/>
                <w:color w:val="000000" w:themeColor="text1"/>
                <w:sz w:val="24"/>
                <w:szCs w:val="24"/>
                <w:lang w:eastAsia="es-CL"/>
              </w:rPr>
              <w:instrText>Setralog</w:instrText>
            </w:r>
            <w:r w:rsidR="00C02816" w:rsidRPr="00E430E8">
              <w:rPr>
                <w:rFonts w:ascii="Arial" w:hAnsi="Arial" w:cs="Arial"/>
                <w:b/>
                <w:color w:val="000000" w:themeColor="text1"/>
              </w:rPr>
              <w:instrText>:</w:instrText>
            </w:r>
            <w:r w:rsidR="00C02816" w:rsidRPr="00E430E8">
              <w:instrText>Nombre de Cliente para proyecto APT</w:instrText>
            </w:r>
            <w:r w:rsidR="00C02816">
              <w:instrText xml:space="preserve">" </w:instrText>
            </w:r>
            <w:r w:rsidR="00C02816">
              <w:rPr>
                <w:rFonts w:ascii="Arial" w:eastAsia="Arial" w:hAnsi="Arial" w:cs="Arial"/>
              </w:rPr>
              <w:fldChar w:fldCharType="end"/>
            </w:r>
            <w:r w:rsidRPr="00EB4DFD">
              <w:rPr>
                <w:rFonts w:ascii="Arial" w:eastAsia="Arial" w:hAnsi="Arial" w:cs="Arial"/>
              </w:rPr>
              <w:t>, optimizando sus procesos operativos. La solución está diseñada para minimizar errores de registro, mejorar los tiempos de respuesta y proporcionar una experiencia más eficiente tanto para los colaboradores como para los clientes.</w:t>
            </w:r>
          </w:p>
          <w:p w14:paraId="1488B44D" w14:textId="2576E051" w:rsidR="36E4D3B6" w:rsidRDefault="72B0D651" w:rsidP="36C3B248">
            <w:pPr>
              <w:spacing w:before="240" w:after="240"/>
              <w:rPr>
                <w:rFonts w:ascii="Arial" w:eastAsia="Arial" w:hAnsi="Arial" w:cs="Arial"/>
              </w:rPr>
            </w:pPr>
            <w:r w:rsidRPr="00EB4DFD">
              <w:rPr>
                <w:rFonts w:ascii="Arial" w:eastAsia="Arial" w:hAnsi="Arial" w:cs="Arial"/>
              </w:rPr>
              <w:t>Mediante la implementación de tecnologías modernas y un enfoque sólido en la seguridad de la información, este proyecto busca no solo aumentar la competitividad de Setralog</w:t>
            </w:r>
            <w:r w:rsidR="00C02816">
              <w:rPr>
                <w:rFonts w:ascii="Arial" w:eastAsia="Arial" w:hAnsi="Arial" w:cs="Arial"/>
              </w:rPr>
              <w:fldChar w:fldCharType="begin"/>
            </w:r>
            <w:r w:rsidR="00C02816">
              <w:instrText xml:space="preserve"> XE "</w:instrText>
            </w:r>
            <w:r w:rsidR="00C02816" w:rsidRPr="303800D2">
              <w:rPr>
                <w:rFonts w:ascii="Arial" w:hAnsi="Arial" w:cs="Arial"/>
                <w:b/>
                <w:bCs/>
                <w:color w:val="000000" w:themeColor="text1"/>
                <w:sz w:val="24"/>
                <w:szCs w:val="24"/>
                <w:lang w:eastAsia="es-CL"/>
              </w:rPr>
              <w:instrText>Setralog</w:instrText>
            </w:r>
            <w:r w:rsidR="00C02816" w:rsidRPr="303800D2">
              <w:rPr>
                <w:rFonts w:ascii="Arial" w:hAnsi="Arial" w:cs="Arial"/>
                <w:b/>
                <w:bCs/>
                <w:color w:val="000000" w:themeColor="text1"/>
              </w:rPr>
              <w:instrText>:</w:instrText>
            </w:r>
            <w:r w:rsidR="00C02816" w:rsidRPr="00E430E8">
              <w:instrText>Nombre de Cliente para proyecto APT</w:instrText>
            </w:r>
            <w:r w:rsidR="00C02816">
              <w:instrText xml:space="preserve">" </w:instrText>
            </w:r>
            <w:r w:rsidR="00C02816">
              <w:rPr>
                <w:rFonts w:ascii="Arial" w:eastAsia="Arial" w:hAnsi="Arial" w:cs="Arial"/>
              </w:rPr>
              <w:fldChar w:fldCharType="end"/>
            </w:r>
            <w:r w:rsidRPr="00EB4DFD">
              <w:rPr>
                <w:rFonts w:ascii="Arial" w:eastAsia="Arial" w:hAnsi="Arial" w:cs="Arial"/>
              </w:rPr>
              <w:t xml:space="preserve"> en el mercado, sino también fortalecer la fidelización de sus clientes al ofrecer un servicio más confiable y ágil.</w:t>
            </w:r>
          </w:p>
          <w:p w14:paraId="3F545C64" w14:textId="77777777" w:rsidR="00CB6094" w:rsidRPr="00DD2B85" w:rsidRDefault="00CB6094" w:rsidP="0078091C">
            <w:pPr>
              <w:pStyle w:val="Subtituloproyecto"/>
            </w:pPr>
          </w:p>
          <w:p w14:paraId="6F84EA55" w14:textId="77777777" w:rsidR="00E272A2" w:rsidRPr="00DD2B85" w:rsidRDefault="00E272A2" w:rsidP="0078091C">
            <w:pPr>
              <w:pStyle w:val="Subtituloproyecto"/>
              <w:rPr>
                <w:rFonts w:cs="Arial"/>
              </w:rPr>
            </w:pPr>
            <w:bookmarkStart w:id="35" w:name="_Toc179205784"/>
            <w:r w:rsidRPr="00DD2B85">
              <w:rPr>
                <w:rFonts w:cs="Arial"/>
              </w:rPr>
              <w:t>Objetivos del proyecto</w:t>
            </w:r>
            <w:bookmarkEnd w:id="35"/>
          </w:p>
          <w:p w14:paraId="71C7116B" w14:textId="77777777" w:rsidR="00E272A2" w:rsidRPr="00DD2B85" w:rsidRDefault="00E272A2" w:rsidP="0078091C">
            <w:pPr>
              <w:rPr>
                <w:rFonts w:ascii="Arial" w:hAnsi="Arial" w:cs="Arial"/>
              </w:rPr>
            </w:pPr>
          </w:p>
          <w:p w14:paraId="591EA621" w14:textId="77777777" w:rsidR="00E272A2" w:rsidRPr="00DD2B85" w:rsidRDefault="00E272A2" w:rsidP="0078091C">
            <w:pPr>
              <w:pStyle w:val="Subtituloproyecto"/>
              <w:rPr>
                <w:rFonts w:cs="Arial"/>
              </w:rPr>
            </w:pPr>
            <w:r w:rsidRPr="00DD2B85">
              <w:rPr>
                <w:rFonts w:cs="Arial"/>
              </w:rPr>
              <w:t>Objetivo general</w:t>
            </w:r>
          </w:p>
          <w:p w14:paraId="07D82585" w14:textId="688F2503" w:rsidR="00E272A2" w:rsidRPr="00DD2B85" w:rsidRDefault="00CD0B93" w:rsidP="0078091C">
            <w:pPr>
              <w:rPr>
                <w:rFonts w:ascii="Arial" w:hAnsi="Arial" w:cs="Arial"/>
              </w:rPr>
            </w:pPr>
            <w:r w:rsidRPr="00DD2B85">
              <w:rPr>
                <w:rFonts w:ascii="Arial" w:hAnsi="Arial" w:cs="Arial"/>
              </w:rPr>
              <w:t xml:space="preserve">Implementar una solución de software basado en web para </w:t>
            </w:r>
            <w:r w:rsidR="002E767E" w:rsidRPr="00DD2B85">
              <w:rPr>
                <w:rFonts w:ascii="Arial" w:hAnsi="Arial" w:cs="Arial"/>
              </w:rPr>
              <w:t>c</w:t>
            </w:r>
            <w:r w:rsidR="00E272A2" w:rsidRPr="00DD2B85">
              <w:rPr>
                <w:rFonts w:ascii="Arial" w:hAnsi="Arial" w:cs="Arial"/>
              </w:rPr>
              <w:t xml:space="preserve">entralizar, automatizar y unificar la gestión de cliente y órdenes de </w:t>
            </w:r>
            <w:r w:rsidR="00B910EF">
              <w:rPr>
                <w:rFonts w:ascii="Arial" w:hAnsi="Arial" w:cs="Arial"/>
              </w:rPr>
              <w:t>transporte</w:t>
            </w:r>
            <w:r w:rsidR="00E272A2" w:rsidRPr="00DD2B85">
              <w:rPr>
                <w:rFonts w:ascii="Arial" w:hAnsi="Arial" w:cs="Arial"/>
              </w:rPr>
              <w:t xml:space="preserve"> para mejorar la eficiencia operativa y la experiencia del cliente Setralog</w:t>
            </w:r>
            <w:r w:rsidR="00C02816">
              <w:rPr>
                <w:rFonts w:ascii="Arial" w:hAnsi="Arial" w:cs="Arial"/>
              </w:rPr>
              <w:fldChar w:fldCharType="begin"/>
            </w:r>
            <w:r w:rsidR="00C02816">
              <w:instrText xml:space="preserve"> XE "</w:instrText>
            </w:r>
            <w:r w:rsidR="00C02816" w:rsidRPr="00E430E8">
              <w:rPr>
                <w:rFonts w:ascii="Arial" w:hAnsi="Arial" w:cs="Arial"/>
                <w:b/>
                <w:color w:val="000000" w:themeColor="text1"/>
                <w:sz w:val="24"/>
                <w:szCs w:val="24"/>
                <w:lang w:eastAsia="es-CL"/>
              </w:rPr>
              <w:instrText>Setralog</w:instrText>
            </w:r>
            <w:r w:rsidR="00C02816" w:rsidRPr="00E430E8">
              <w:rPr>
                <w:rFonts w:ascii="Arial" w:hAnsi="Arial" w:cs="Arial"/>
                <w:b/>
                <w:color w:val="000000" w:themeColor="text1"/>
              </w:rPr>
              <w:instrText>:</w:instrText>
            </w:r>
            <w:r w:rsidR="00C02816" w:rsidRPr="00E430E8">
              <w:instrText>Nombre de Cliente para proyecto APT</w:instrText>
            </w:r>
            <w:r w:rsidR="00C02816">
              <w:instrText xml:space="preserve">" </w:instrText>
            </w:r>
            <w:r w:rsidR="00C02816">
              <w:rPr>
                <w:rFonts w:ascii="Arial" w:hAnsi="Arial" w:cs="Arial"/>
              </w:rPr>
              <w:fldChar w:fldCharType="end"/>
            </w:r>
            <w:r w:rsidR="00E272A2" w:rsidRPr="00DD2B85">
              <w:rPr>
                <w:rFonts w:ascii="Arial" w:hAnsi="Arial" w:cs="Arial"/>
              </w:rPr>
              <w:t>.</w:t>
            </w:r>
          </w:p>
          <w:p w14:paraId="3F093340" w14:textId="77777777" w:rsidR="002E767E" w:rsidRPr="00DD2B85" w:rsidRDefault="002E767E" w:rsidP="0078091C">
            <w:pPr>
              <w:rPr>
                <w:rFonts w:ascii="Arial" w:hAnsi="Arial" w:cs="Arial"/>
              </w:rPr>
            </w:pPr>
          </w:p>
          <w:p w14:paraId="0A241784" w14:textId="77777777" w:rsidR="00E272A2" w:rsidRPr="00DD2B85" w:rsidRDefault="00E272A2" w:rsidP="00611088">
            <w:pPr>
              <w:pStyle w:val="Subtituloproyecto"/>
            </w:pPr>
            <w:r w:rsidRPr="00DD2B85">
              <w:t>Objetivos específicos</w:t>
            </w:r>
          </w:p>
          <w:p w14:paraId="49F7A6F0" w14:textId="77777777" w:rsidR="00A94870" w:rsidRPr="00A94870" w:rsidRDefault="00A94870" w:rsidP="005553DF">
            <w:pPr>
              <w:rPr>
                <w:rFonts w:ascii="Arial" w:hAnsi="Arial" w:cs="Arial"/>
              </w:rPr>
            </w:pPr>
            <w:r w:rsidRPr="00A94870">
              <w:rPr>
                <w:rFonts w:ascii="Arial" w:hAnsi="Arial" w:cs="Arial"/>
              </w:rPr>
              <w:t>Desarrollar una solución web integral que incluya un módulo de gestión de clientes, permitiendo registrar, actualizar y consultar información de manera eficiente y centralizada. Además, implementar un módulo autónomo para la creación, seguimiento y asignación de órdenes de transporte, optimizando estos procesos clave. La solución estará basada en la web, con almacenamiento y procesamiento de datos completamente en la nube, lo que garantizará escalabilidad, seguridad y eficiencia en la gestión de la información.</w:t>
            </w:r>
          </w:p>
          <w:p w14:paraId="672D38F6" w14:textId="3CCC12D0" w:rsidR="00835D16" w:rsidRDefault="00A94870" w:rsidP="005553DF">
            <w:pPr>
              <w:rPr>
                <w:rFonts w:ascii="Arial" w:hAnsi="Arial" w:cs="Arial"/>
              </w:rPr>
            </w:pPr>
            <w:r w:rsidRPr="00A94870">
              <w:rPr>
                <w:rFonts w:ascii="Arial" w:hAnsi="Arial" w:cs="Arial"/>
              </w:rPr>
              <w:t>Adicionalmente, se proporcionará capacitación y soporte continuo a los usuarios para asegurar el uso óptimo y eficiente de la plataforma, mejorando la productividad y la calidad del servicio.</w:t>
            </w:r>
          </w:p>
          <w:p w14:paraId="02B392CB" w14:textId="723F6839" w:rsidR="36C3B248" w:rsidRDefault="36C3B248" w:rsidP="36C3B248">
            <w:pPr>
              <w:rPr>
                <w:rFonts w:ascii="Arial" w:hAnsi="Arial" w:cs="Arial"/>
              </w:rPr>
            </w:pPr>
          </w:p>
          <w:p w14:paraId="404CD123" w14:textId="77777777" w:rsidR="00437C1C" w:rsidRDefault="00437C1C" w:rsidP="36C3B248">
            <w:pPr>
              <w:rPr>
                <w:rFonts w:ascii="Arial" w:hAnsi="Arial" w:cs="Arial"/>
              </w:rPr>
            </w:pPr>
          </w:p>
          <w:p w14:paraId="295DFD83" w14:textId="0286F6B6" w:rsidR="36C3B248" w:rsidRDefault="36C3B248" w:rsidP="36C3B248">
            <w:pPr>
              <w:rPr>
                <w:rFonts w:ascii="Arial" w:hAnsi="Arial" w:cs="Arial"/>
              </w:rPr>
            </w:pPr>
          </w:p>
          <w:p w14:paraId="039F4BCA" w14:textId="24FEA34E" w:rsidR="00695597" w:rsidRDefault="00695597" w:rsidP="00611088">
            <w:pPr>
              <w:pStyle w:val="Subtituloproyecto"/>
            </w:pPr>
            <w:r>
              <w:t>Factores de éxito del proyecto</w:t>
            </w:r>
          </w:p>
          <w:p w14:paraId="63F3D567" w14:textId="77777777" w:rsidR="004C62E2" w:rsidRDefault="004C62E2" w:rsidP="0078091C"/>
          <w:p w14:paraId="5C5DA844" w14:textId="08A4A104" w:rsidR="002F6BA5" w:rsidRPr="00843BF7" w:rsidRDefault="002F6BA5" w:rsidP="0078091C">
            <w:pPr>
              <w:rPr>
                <w:color w:val="000000" w:themeColor="text1"/>
                <w:szCs w:val="18"/>
              </w:rPr>
            </w:pPr>
            <w:r w:rsidRPr="00ED7113">
              <w:rPr>
                <w:b/>
                <w:bCs/>
                <w:color w:val="000000" w:themeColor="text1"/>
                <w:szCs w:val="18"/>
              </w:rPr>
              <w:t>Facilidad de uso</w:t>
            </w:r>
            <w:r w:rsidRPr="00843BF7">
              <w:rPr>
                <w:color w:val="000000" w:themeColor="text1"/>
                <w:szCs w:val="18"/>
              </w:rPr>
              <w:t xml:space="preserve">: </w:t>
            </w:r>
            <w:r w:rsidR="000552BB" w:rsidRPr="00843BF7">
              <w:rPr>
                <w:color w:val="000000" w:themeColor="text1"/>
                <w:szCs w:val="18"/>
              </w:rPr>
              <w:t>Una interfaz sencilla e intuitiva para usuarios y clientes.</w:t>
            </w:r>
          </w:p>
          <w:p w14:paraId="22F9936A" w14:textId="23DE74CE" w:rsidR="000552BB" w:rsidRPr="00843BF7" w:rsidRDefault="009D30D8" w:rsidP="0078091C">
            <w:pPr>
              <w:rPr>
                <w:color w:val="000000" w:themeColor="text1"/>
                <w:szCs w:val="18"/>
              </w:rPr>
            </w:pPr>
            <w:r w:rsidRPr="00ED7113">
              <w:rPr>
                <w:b/>
                <w:bCs/>
                <w:color w:val="000000" w:themeColor="text1"/>
                <w:szCs w:val="18"/>
              </w:rPr>
              <w:t>Confiable:</w:t>
            </w:r>
            <w:r w:rsidRPr="00843BF7">
              <w:rPr>
                <w:color w:val="000000" w:themeColor="text1"/>
                <w:szCs w:val="18"/>
              </w:rPr>
              <w:t xml:space="preserve"> sistema estable y sin interrupciones.</w:t>
            </w:r>
          </w:p>
          <w:p w14:paraId="635D6547" w14:textId="7634D180" w:rsidR="00EE2384" w:rsidRPr="00843BF7" w:rsidRDefault="00EE2384" w:rsidP="0078091C">
            <w:pPr>
              <w:rPr>
                <w:color w:val="000000" w:themeColor="text1"/>
                <w:szCs w:val="18"/>
              </w:rPr>
            </w:pPr>
            <w:r w:rsidRPr="00ED7113">
              <w:rPr>
                <w:b/>
                <w:bCs/>
                <w:color w:val="000000" w:themeColor="text1"/>
                <w:szCs w:val="18"/>
              </w:rPr>
              <w:t>Escalabilidad:</w:t>
            </w:r>
            <w:r w:rsidRPr="00843BF7">
              <w:rPr>
                <w:color w:val="000000" w:themeColor="text1"/>
                <w:szCs w:val="18"/>
              </w:rPr>
              <w:t xml:space="preserve"> capacidad de crecer bajo demanda.</w:t>
            </w:r>
          </w:p>
          <w:p w14:paraId="4BAC0C1E" w14:textId="23FCC5A0" w:rsidR="00F215D6" w:rsidRPr="00843BF7" w:rsidRDefault="00F215D6" w:rsidP="0078091C">
            <w:pPr>
              <w:rPr>
                <w:color w:val="000000" w:themeColor="text1"/>
                <w:szCs w:val="18"/>
              </w:rPr>
            </w:pPr>
            <w:r w:rsidRPr="00ED7113">
              <w:rPr>
                <w:b/>
                <w:bCs/>
                <w:color w:val="000000" w:themeColor="text1"/>
                <w:szCs w:val="18"/>
              </w:rPr>
              <w:t xml:space="preserve">Capacitación: </w:t>
            </w:r>
            <w:r w:rsidRPr="00843BF7">
              <w:rPr>
                <w:color w:val="000000" w:themeColor="text1"/>
                <w:szCs w:val="18"/>
              </w:rPr>
              <w:t>los usuarios serán capacitados para el uso de</w:t>
            </w:r>
            <w:r w:rsidR="00CC305E" w:rsidRPr="00843BF7">
              <w:rPr>
                <w:color w:val="000000" w:themeColor="text1"/>
                <w:szCs w:val="18"/>
              </w:rPr>
              <w:t>l aplicativo.</w:t>
            </w:r>
          </w:p>
          <w:p w14:paraId="471A1CEE" w14:textId="2D1664D9" w:rsidR="00CC305E" w:rsidRDefault="00CC305E" w:rsidP="0078091C">
            <w:pPr>
              <w:rPr>
                <w:color w:val="000000" w:themeColor="text1"/>
                <w:szCs w:val="18"/>
              </w:rPr>
            </w:pPr>
            <w:r w:rsidRPr="00ED7113">
              <w:rPr>
                <w:b/>
                <w:bCs/>
                <w:color w:val="000000" w:themeColor="text1"/>
                <w:szCs w:val="18"/>
              </w:rPr>
              <w:t>Costo:</w:t>
            </w:r>
            <w:r w:rsidRPr="00843BF7">
              <w:rPr>
                <w:color w:val="000000" w:themeColor="text1"/>
                <w:szCs w:val="18"/>
              </w:rPr>
              <w:t xml:space="preserve"> </w:t>
            </w:r>
            <w:r w:rsidR="00843BF7" w:rsidRPr="00843BF7">
              <w:rPr>
                <w:color w:val="000000" w:themeColor="text1"/>
                <w:szCs w:val="18"/>
              </w:rPr>
              <w:t>cumple con el presupuesto establecido.</w:t>
            </w:r>
          </w:p>
          <w:p w14:paraId="412C4016" w14:textId="3DB8C189" w:rsidR="00843BF7" w:rsidRDefault="0079682B" w:rsidP="0078091C">
            <w:pPr>
              <w:rPr>
                <w:color w:val="000000" w:themeColor="text1"/>
                <w:szCs w:val="18"/>
              </w:rPr>
            </w:pPr>
            <w:r w:rsidRPr="00ED7113">
              <w:rPr>
                <w:b/>
                <w:bCs/>
                <w:color w:val="000000" w:themeColor="text1"/>
                <w:szCs w:val="18"/>
              </w:rPr>
              <w:t xml:space="preserve">Valor </w:t>
            </w:r>
            <w:r w:rsidR="00B038C7" w:rsidRPr="00ED7113">
              <w:rPr>
                <w:b/>
                <w:bCs/>
                <w:color w:val="000000" w:themeColor="text1"/>
                <w:szCs w:val="18"/>
              </w:rPr>
              <w:t>percibido</w:t>
            </w:r>
            <w:r w:rsidRPr="00ED7113">
              <w:rPr>
                <w:b/>
                <w:bCs/>
                <w:color w:val="000000" w:themeColor="text1"/>
                <w:szCs w:val="18"/>
              </w:rPr>
              <w:t>:</w:t>
            </w:r>
            <w:r>
              <w:rPr>
                <w:color w:val="000000" w:themeColor="text1"/>
                <w:szCs w:val="18"/>
              </w:rPr>
              <w:t xml:space="preserve"> el sistema permite ahorrar tiempo</w:t>
            </w:r>
            <w:r w:rsidR="00BB667D">
              <w:rPr>
                <w:color w:val="000000" w:themeColor="text1"/>
                <w:szCs w:val="18"/>
              </w:rPr>
              <w:t>, disminuir errores y aumenta</w:t>
            </w:r>
            <w:r w:rsidR="00BC78D4">
              <w:rPr>
                <w:color w:val="000000" w:themeColor="text1"/>
                <w:szCs w:val="18"/>
              </w:rPr>
              <w:t>r</w:t>
            </w:r>
            <w:r w:rsidR="00BB667D">
              <w:rPr>
                <w:color w:val="000000" w:themeColor="text1"/>
                <w:szCs w:val="18"/>
              </w:rPr>
              <w:t xml:space="preserve"> la satisfacción del cliente</w:t>
            </w:r>
            <w:r w:rsidR="00ED7113">
              <w:rPr>
                <w:color w:val="000000" w:themeColor="text1"/>
                <w:szCs w:val="18"/>
              </w:rPr>
              <w:t>.</w:t>
            </w:r>
          </w:p>
          <w:p w14:paraId="65039F4F" w14:textId="3DBB9EF1" w:rsidR="00ED7113" w:rsidRDefault="00ED7113" w:rsidP="0078091C">
            <w:pPr>
              <w:rPr>
                <w:color w:val="000000" w:themeColor="text1"/>
                <w:szCs w:val="18"/>
              </w:rPr>
            </w:pPr>
            <w:r w:rsidRPr="00ED7113">
              <w:rPr>
                <w:b/>
                <w:bCs/>
                <w:color w:val="000000" w:themeColor="text1"/>
                <w:szCs w:val="18"/>
              </w:rPr>
              <w:t>Tecnología</w:t>
            </w:r>
            <w:r>
              <w:rPr>
                <w:color w:val="000000" w:themeColor="text1"/>
                <w:szCs w:val="18"/>
              </w:rPr>
              <w:t>: el sistema utiliza tecnologías actuales, estables y con amplia documentación de soporte.</w:t>
            </w:r>
          </w:p>
          <w:p w14:paraId="18CC0A94" w14:textId="4B1E78A2" w:rsidR="000D5D88" w:rsidRPr="00843BF7" w:rsidRDefault="000D5D88" w:rsidP="0078091C">
            <w:pPr>
              <w:rPr>
                <w:color w:val="000000" w:themeColor="text1"/>
                <w:szCs w:val="18"/>
              </w:rPr>
            </w:pPr>
            <w:r w:rsidRPr="007D712C">
              <w:rPr>
                <w:b/>
                <w:bCs/>
                <w:color w:val="000000" w:themeColor="text1"/>
                <w:szCs w:val="18"/>
              </w:rPr>
              <w:t>Metodología de desarrollo:</w:t>
            </w:r>
            <w:r>
              <w:rPr>
                <w:color w:val="000000" w:themeColor="text1"/>
                <w:szCs w:val="18"/>
              </w:rPr>
              <w:t xml:space="preserve"> </w:t>
            </w:r>
            <w:r w:rsidR="003B4D7E">
              <w:rPr>
                <w:color w:val="000000" w:themeColor="text1"/>
                <w:szCs w:val="18"/>
              </w:rPr>
              <w:t xml:space="preserve">Se </w:t>
            </w:r>
            <w:r w:rsidR="007D712C">
              <w:rPr>
                <w:color w:val="000000" w:themeColor="text1"/>
                <w:szCs w:val="18"/>
              </w:rPr>
              <w:t>utilizará</w:t>
            </w:r>
            <w:r w:rsidR="003B4D7E">
              <w:rPr>
                <w:color w:val="000000" w:themeColor="text1"/>
                <w:szCs w:val="18"/>
              </w:rPr>
              <w:t xml:space="preserve"> metodología Agile Scrum que permite </w:t>
            </w:r>
            <w:r w:rsidR="007D712C">
              <w:rPr>
                <w:color w:val="000000" w:themeColor="text1"/>
                <w:szCs w:val="18"/>
              </w:rPr>
              <w:t>entregas</w:t>
            </w:r>
            <w:r w:rsidR="003B4D7E">
              <w:rPr>
                <w:color w:val="000000" w:themeColor="text1"/>
                <w:szCs w:val="18"/>
              </w:rPr>
              <w:t xml:space="preserve"> parcializadas </w:t>
            </w:r>
            <w:r w:rsidR="00D042B7">
              <w:rPr>
                <w:color w:val="000000" w:themeColor="text1"/>
                <w:szCs w:val="18"/>
              </w:rPr>
              <w:t>e</w:t>
            </w:r>
            <w:r w:rsidR="003B4D7E">
              <w:rPr>
                <w:color w:val="000000" w:themeColor="text1"/>
                <w:szCs w:val="18"/>
              </w:rPr>
              <w:t xml:space="preserve"> </w:t>
            </w:r>
            <w:r w:rsidR="007D712C">
              <w:rPr>
                <w:color w:val="000000" w:themeColor="text1"/>
                <w:szCs w:val="18"/>
              </w:rPr>
              <w:t>implementando mejora continua.</w:t>
            </w:r>
          </w:p>
          <w:p w14:paraId="0F151D28" w14:textId="77777777" w:rsidR="00835D16" w:rsidRPr="00DD2B85" w:rsidRDefault="00835D16" w:rsidP="0078091C">
            <w:pPr>
              <w:rPr>
                <w:rFonts w:ascii="Arial" w:hAnsi="Arial" w:cs="Arial"/>
              </w:rPr>
            </w:pPr>
          </w:p>
          <w:p w14:paraId="474678A6" w14:textId="74A470FC" w:rsidR="00835D16" w:rsidRPr="00DD2B85" w:rsidRDefault="00DD2B85" w:rsidP="0078091C">
            <w:pPr>
              <w:rPr>
                <w:rFonts w:ascii="Arial" w:hAnsi="Arial" w:cs="Arial"/>
              </w:rPr>
            </w:pPr>
            <w:r w:rsidRPr="00DD2B85">
              <w:rPr>
                <w:rFonts w:ascii="Arial" w:hAnsi="Arial" w:cs="Arial"/>
              </w:rPr>
              <w:t>Interesados claves</w:t>
            </w:r>
          </w:p>
          <w:p w14:paraId="183AB100" w14:textId="77777777" w:rsidR="00835D16" w:rsidRDefault="00835D16" w:rsidP="0078091C">
            <w:pPr>
              <w:rPr>
                <w:rFonts w:ascii="Arial" w:hAnsi="Arial" w:cs="Arial"/>
              </w:rPr>
            </w:pPr>
          </w:p>
          <w:tbl>
            <w:tblPr>
              <w:tblStyle w:val="Tablaconcuadrcula"/>
              <w:tblW w:w="0" w:type="auto"/>
              <w:tblLook w:val="04A0" w:firstRow="1" w:lastRow="0" w:firstColumn="1" w:lastColumn="0" w:noHBand="0" w:noVBand="1"/>
            </w:tblPr>
            <w:tblGrid>
              <w:gridCol w:w="4301"/>
              <w:gridCol w:w="4301"/>
            </w:tblGrid>
            <w:tr w:rsidR="00446C15" w14:paraId="0F922EBF" w14:textId="77777777" w:rsidTr="00FC53EC">
              <w:tc>
                <w:tcPr>
                  <w:tcW w:w="4301" w:type="dxa"/>
                  <w:vAlign w:val="center"/>
                </w:tcPr>
                <w:p w14:paraId="3464C615" w14:textId="4753BCD5" w:rsidR="00446C15" w:rsidRPr="00FC53EC" w:rsidRDefault="00F8280D" w:rsidP="0078091C">
                  <w:pPr>
                    <w:rPr>
                      <w:rFonts w:ascii="Arial" w:hAnsi="Arial" w:cs="Arial"/>
                      <w:b/>
                      <w:bCs/>
                    </w:rPr>
                  </w:pPr>
                  <w:r w:rsidRPr="00FC53EC">
                    <w:rPr>
                      <w:rFonts w:ascii="Arial" w:hAnsi="Arial" w:cs="Arial"/>
                      <w:b/>
                      <w:bCs/>
                    </w:rPr>
                    <w:t>Rol</w:t>
                  </w:r>
                  <w:r w:rsidR="00CD2E25">
                    <w:rPr>
                      <w:rFonts w:ascii="Arial" w:hAnsi="Arial" w:cs="Arial"/>
                      <w:b/>
                      <w:bCs/>
                    </w:rPr>
                    <w:fldChar w:fldCharType="begin"/>
                  </w:r>
                  <w:r w:rsidR="00CD2E25">
                    <w:instrText xml:space="preserve"> XE "</w:instrText>
                  </w:r>
                  <w:r w:rsidR="00CD2E25" w:rsidRPr="003A14A4">
                    <w:rPr>
                      <w:rFonts w:ascii="Arial" w:hAnsi="Arial" w:cs="Arial"/>
                      <w:b/>
                      <w:color w:val="000000" w:themeColor="text1"/>
                      <w:sz w:val="24"/>
                      <w:szCs w:val="24"/>
                      <w:lang w:eastAsia="es-CL"/>
                    </w:rPr>
                    <w:instrText>Rol</w:instrText>
                  </w:r>
                  <w:r w:rsidR="00CD2E25" w:rsidRPr="003A14A4">
                    <w:rPr>
                      <w:rFonts w:ascii="Arial" w:hAnsi="Arial" w:cs="Arial"/>
                      <w:b/>
                      <w:color w:val="000000" w:themeColor="text1"/>
                    </w:rPr>
                    <w:instrText>:</w:instrText>
                  </w:r>
                  <w:r w:rsidR="00CD2E25" w:rsidRPr="003A14A4">
                    <w:instrText>Funciones que debe realizar una determinada persona en su entorno laboral</w:instrText>
                  </w:r>
                  <w:r w:rsidR="00CD2E25">
                    <w:instrText xml:space="preserve">" </w:instrText>
                  </w:r>
                  <w:r w:rsidR="00CD2E25">
                    <w:rPr>
                      <w:rFonts w:ascii="Arial" w:hAnsi="Arial" w:cs="Arial"/>
                      <w:b/>
                      <w:bCs/>
                    </w:rPr>
                    <w:fldChar w:fldCharType="end"/>
                  </w:r>
                  <w:r w:rsidRPr="00FC53EC">
                    <w:rPr>
                      <w:rFonts w:ascii="Arial" w:hAnsi="Arial" w:cs="Arial"/>
                      <w:b/>
                      <w:bCs/>
                    </w:rPr>
                    <w:t xml:space="preserve"> asignado</w:t>
                  </w:r>
                </w:p>
              </w:tc>
              <w:tc>
                <w:tcPr>
                  <w:tcW w:w="4301" w:type="dxa"/>
                  <w:vAlign w:val="center"/>
                </w:tcPr>
                <w:p w14:paraId="190FD605" w14:textId="0E00292B" w:rsidR="00446C15" w:rsidRPr="00FC53EC" w:rsidRDefault="00F8280D" w:rsidP="0078091C">
                  <w:pPr>
                    <w:rPr>
                      <w:rFonts w:ascii="Arial" w:hAnsi="Arial" w:cs="Arial"/>
                      <w:b/>
                      <w:bCs/>
                    </w:rPr>
                  </w:pPr>
                  <w:r w:rsidRPr="00FC53EC">
                    <w:rPr>
                      <w:rFonts w:ascii="Arial" w:hAnsi="Arial" w:cs="Arial"/>
                      <w:b/>
                      <w:bCs/>
                    </w:rPr>
                    <w:t>Nombre</w:t>
                  </w:r>
                </w:p>
              </w:tc>
            </w:tr>
            <w:tr w:rsidR="00446C15" w14:paraId="0F392340" w14:textId="77777777" w:rsidTr="00F8280D">
              <w:tc>
                <w:tcPr>
                  <w:tcW w:w="4301" w:type="dxa"/>
                  <w:vAlign w:val="center"/>
                </w:tcPr>
                <w:p w14:paraId="76182050" w14:textId="0815BADB" w:rsidR="00446C15" w:rsidRPr="00FC53EC" w:rsidRDefault="00446C15" w:rsidP="00F8280D">
                  <w:pPr>
                    <w:spacing w:line="360" w:lineRule="auto"/>
                    <w:rPr>
                      <w:rFonts w:ascii="Arial" w:hAnsi="Arial" w:cs="Arial"/>
                    </w:rPr>
                  </w:pPr>
                  <w:r w:rsidRPr="00FC53EC">
                    <w:rPr>
                      <w:rFonts w:ascii="Arial" w:hAnsi="Arial" w:cs="Arial"/>
                    </w:rPr>
                    <w:t>Cliente</w:t>
                  </w:r>
                </w:p>
              </w:tc>
              <w:tc>
                <w:tcPr>
                  <w:tcW w:w="4301" w:type="dxa"/>
                  <w:vAlign w:val="center"/>
                </w:tcPr>
                <w:p w14:paraId="169C8F7B" w14:textId="34D175AE" w:rsidR="00446C15" w:rsidRPr="00FC53EC" w:rsidRDefault="00446C15" w:rsidP="00F8280D">
                  <w:pPr>
                    <w:spacing w:line="360" w:lineRule="auto"/>
                    <w:jc w:val="center"/>
                    <w:rPr>
                      <w:rFonts w:ascii="Arial" w:hAnsi="Arial" w:cs="Arial"/>
                    </w:rPr>
                  </w:pPr>
                  <w:r w:rsidRPr="00FC53EC">
                    <w:rPr>
                      <w:rFonts w:ascii="Arial" w:hAnsi="Arial" w:cs="Arial"/>
                    </w:rPr>
                    <w:t xml:space="preserve">Patricia </w:t>
                  </w:r>
                  <w:r w:rsidR="00615152" w:rsidRPr="00FC53EC">
                    <w:rPr>
                      <w:rFonts w:ascii="Arial" w:hAnsi="Arial" w:cs="Arial"/>
                    </w:rPr>
                    <w:t>González</w:t>
                  </w:r>
                  <w:r w:rsidRPr="00FC53EC">
                    <w:rPr>
                      <w:rFonts w:ascii="Arial" w:hAnsi="Arial" w:cs="Arial"/>
                    </w:rPr>
                    <w:t xml:space="preserve"> / Setralog</w:t>
                  </w:r>
                  <w:r w:rsidR="00C02816">
                    <w:rPr>
                      <w:rFonts w:ascii="Arial" w:hAnsi="Arial" w:cs="Arial"/>
                    </w:rPr>
                    <w:fldChar w:fldCharType="begin"/>
                  </w:r>
                  <w:r w:rsidR="00C02816">
                    <w:instrText xml:space="preserve"> XE "</w:instrText>
                  </w:r>
                  <w:r w:rsidR="00C02816" w:rsidRPr="00E430E8">
                    <w:rPr>
                      <w:rFonts w:ascii="Arial" w:hAnsi="Arial" w:cs="Arial"/>
                      <w:b/>
                      <w:color w:val="000000" w:themeColor="text1"/>
                      <w:sz w:val="24"/>
                      <w:szCs w:val="24"/>
                      <w:lang w:eastAsia="es-CL"/>
                    </w:rPr>
                    <w:instrText>Setralog</w:instrText>
                  </w:r>
                  <w:r w:rsidR="00C02816" w:rsidRPr="00E430E8">
                    <w:rPr>
                      <w:rFonts w:ascii="Arial" w:hAnsi="Arial" w:cs="Arial"/>
                      <w:b/>
                      <w:color w:val="000000" w:themeColor="text1"/>
                    </w:rPr>
                    <w:instrText>:</w:instrText>
                  </w:r>
                  <w:r w:rsidR="00C02816" w:rsidRPr="00E430E8">
                    <w:instrText>Nombre de Cliente para proyecto APT</w:instrText>
                  </w:r>
                  <w:r w:rsidR="00C02816">
                    <w:instrText xml:space="preserve">" </w:instrText>
                  </w:r>
                  <w:r w:rsidR="00C02816">
                    <w:rPr>
                      <w:rFonts w:ascii="Arial" w:hAnsi="Arial" w:cs="Arial"/>
                    </w:rPr>
                    <w:fldChar w:fldCharType="end"/>
                  </w:r>
                </w:p>
              </w:tc>
            </w:tr>
            <w:tr w:rsidR="00446C15" w14:paraId="03A89386" w14:textId="77777777" w:rsidTr="00F8280D">
              <w:tc>
                <w:tcPr>
                  <w:tcW w:w="4301" w:type="dxa"/>
                  <w:vAlign w:val="center"/>
                </w:tcPr>
                <w:p w14:paraId="1E09FF41" w14:textId="7EC98F60" w:rsidR="00446C15" w:rsidRPr="00FC53EC" w:rsidRDefault="00446C15" w:rsidP="00F8280D">
                  <w:pPr>
                    <w:spacing w:line="360" w:lineRule="auto"/>
                    <w:rPr>
                      <w:rFonts w:ascii="Arial" w:hAnsi="Arial" w:cs="Arial"/>
                    </w:rPr>
                  </w:pPr>
                  <w:r w:rsidRPr="00FC53EC">
                    <w:rPr>
                      <w:rFonts w:ascii="Arial" w:hAnsi="Arial" w:cs="Arial"/>
                    </w:rPr>
                    <w:t>Product owner / jefe de proyecto</w:t>
                  </w:r>
                </w:p>
              </w:tc>
              <w:tc>
                <w:tcPr>
                  <w:tcW w:w="4301" w:type="dxa"/>
                  <w:vAlign w:val="center"/>
                </w:tcPr>
                <w:p w14:paraId="00923284" w14:textId="36898E0F" w:rsidR="00446C15" w:rsidRPr="00FC53EC" w:rsidRDefault="00CE0334" w:rsidP="00F8280D">
                  <w:pPr>
                    <w:spacing w:line="360" w:lineRule="auto"/>
                    <w:jc w:val="center"/>
                    <w:rPr>
                      <w:rFonts w:ascii="Arial" w:hAnsi="Arial" w:cs="Arial"/>
                    </w:rPr>
                  </w:pPr>
                  <w:r w:rsidRPr="00FC53EC">
                    <w:rPr>
                      <w:rFonts w:ascii="Arial" w:hAnsi="Arial" w:cs="Arial"/>
                    </w:rPr>
                    <w:t>Jonatan Sandoval</w:t>
                  </w:r>
                </w:p>
              </w:tc>
            </w:tr>
            <w:tr w:rsidR="00446C15" w14:paraId="18DA9478" w14:textId="77777777" w:rsidTr="00F8280D">
              <w:tc>
                <w:tcPr>
                  <w:tcW w:w="4301" w:type="dxa"/>
                  <w:vAlign w:val="center"/>
                </w:tcPr>
                <w:p w14:paraId="75303D8A" w14:textId="4B98386E" w:rsidR="00446C15" w:rsidRPr="00FC53EC" w:rsidRDefault="00A615A1" w:rsidP="00F8280D">
                  <w:pPr>
                    <w:spacing w:line="360" w:lineRule="auto"/>
                    <w:rPr>
                      <w:rFonts w:ascii="Arial" w:hAnsi="Arial" w:cs="Arial"/>
                    </w:rPr>
                  </w:pPr>
                  <w:r w:rsidRPr="00FC53EC">
                    <w:rPr>
                      <w:rFonts w:ascii="Arial" w:hAnsi="Arial" w:cs="Arial"/>
                    </w:rPr>
                    <w:t xml:space="preserve">Scrum </w:t>
                  </w:r>
                  <w:r w:rsidR="4B84EEC9" w:rsidRPr="4111AAB9">
                    <w:rPr>
                      <w:rFonts w:ascii="Arial" w:hAnsi="Arial" w:cs="Arial"/>
                    </w:rPr>
                    <w:t>Máster</w:t>
                  </w:r>
                  <w:r w:rsidR="00C02816">
                    <w:rPr>
                      <w:rFonts w:ascii="Arial" w:hAnsi="Arial" w:cs="Arial"/>
                    </w:rPr>
                    <w:fldChar w:fldCharType="begin"/>
                  </w:r>
                  <w:r w:rsidR="00C02816">
                    <w:instrText xml:space="preserve"> XE "</w:instrText>
                  </w:r>
                  <w:r w:rsidR="00C02816" w:rsidRPr="002D682D">
                    <w:rPr>
                      <w:rFonts w:ascii="Arial" w:hAnsi="Arial" w:cs="Arial"/>
                      <w:b/>
                      <w:color w:val="000000" w:themeColor="text1"/>
                      <w:sz w:val="24"/>
                      <w:szCs w:val="24"/>
                      <w:lang w:eastAsia="es-CL"/>
                    </w:rPr>
                    <w:instrText>Scrum Master</w:instrText>
                  </w:r>
                  <w:r w:rsidR="00C02816" w:rsidRPr="002D682D">
                    <w:rPr>
                      <w:rFonts w:ascii="Arial" w:hAnsi="Arial" w:cs="Arial"/>
                      <w:b/>
                      <w:color w:val="000000" w:themeColor="text1"/>
                    </w:rPr>
                    <w:instrText>:</w:instrText>
                  </w:r>
                  <w:r w:rsidR="00C02816" w:rsidRPr="002D682D">
                    <w:instrText>Encargado de facilitar y agilizar proyectos</w:instrText>
                  </w:r>
                  <w:r w:rsidR="00C02816">
                    <w:instrText xml:space="preserve">" </w:instrText>
                  </w:r>
                  <w:r w:rsidR="00C02816">
                    <w:rPr>
                      <w:rFonts w:ascii="Arial" w:hAnsi="Arial" w:cs="Arial"/>
                    </w:rPr>
                    <w:fldChar w:fldCharType="end"/>
                  </w:r>
                  <w:r w:rsidRPr="00FC53EC">
                    <w:rPr>
                      <w:rFonts w:ascii="Arial" w:hAnsi="Arial" w:cs="Arial"/>
                    </w:rPr>
                    <w:t>/Coordinador del Proyecto</w:t>
                  </w:r>
                </w:p>
              </w:tc>
              <w:tc>
                <w:tcPr>
                  <w:tcW w:w="4301" w:type="dxa"/>
                  <w:vAlign w:val="center"/>
                </w:tcPr>
                <w:p w14:paraId="56B5D5DE" w14:textId="3215E549" w:rsidR="00446C15" w:rsidRPr="00FC53EC" w:rsidRDefault="00B86583" w:rsidP="00F8280D">
                  <w:pPr>
                    <w:spacing w:line="360" w:lineRule="auto"/>
                    <w:jc w:val="center"/>
                    <w:rPr>
                      <w:rFonts w:ascii="Arial" w:hAnsi="Arial" w:cs="Arial"/>
                    </w:rPr>
                  </w:pPr>
                  <w:r w:rsidRPr="00FC53EC">
                    <w:rPr>
                      <w:rFonts w:ascii="Arial" w:hAnsi="Arial" w:cs="Arial"/>
                    </w:rPr>
                    <w:t>Vanessa Salazar</w:t>
                  </w:r>
                </w:p>
              </w:tc>
            </w:tr>
            <w:tr w:rsidR="00A615A1" w14:paraId="71940739" w14:textId="77777777" w:rsidTr="00F8280D">
              <w:tc>
                <w:tcPr>
                  <w:tcW w:w="4301" w:type="dxa"/>
                  <w:vAlign w:val="center"/>
                </w:tcPr>
                <w:p w14:paraId="35B7175E" w14:textId="708532F4" w:rsidR="00A615A1" w:rsidRPr="00FC53EC" w:rsidRDefault="00D42559" w:rsidP="00F8280D">
                  <w:pPr>
                    <w:spacing w:line="360" w:lineRule="auto"/>
                    <w:rPr>
                      <w:rFonts w:ascii="Arial" w:hAnsi="Arial" w:cs="Arial"/>
                    </w:rPr>
                  </w:pPr>
                  <w:r w:rsidRPr="00FC53EC">
                    <w:rPr>
                      <w:rFonts w:ascii="Arial" w:hAnsi="Arial" w:cs="Arial"/>
                    </w:rPr>
                    <w:t>Development Team</w:t>
                  </w:r>
                  <w:r w:rsidR="00D43774">
                    <w:rPr>
                      <w:rFonts w:ascii="Arial" w:hAnsi="Arial" w:cs="Arial"/>
                    </w:rPr>
                    <w:fldChar w:fldCharType="begin"/>
                  </w:r>
                  <w:r w:rsidR="00D43774">
                    <w:instrText xml:space="preserve"> XE "</w:instrText>
                  </w:r>
                  <w:r w:rsidR="00D43774" w:rsidRPr="006F32FF">
                    <w:rPr>
                      <w:rFonts w:ascii="Arial" w:hAnsi="Arial" w:cs="Arial"/>
                      <w:b/>
                      <w:color w:val="000000" w:themeColor="text1"/>
                      <w:sz w:val="24"/>
                      <w:szCs w:val="24"/>
                      <w:lang w:eastAsia="es-CL"/>
                    </w:rPr>
                    <w:instrText>Development Team</w:instrText>
                  </w:r>
                  <w:r w:rsidR="00D43774" w:rsidRPr="006F32FF">
                    <w:rPr>
                      <w:rFonts w:ascii="Arial" w:hAnsi="Arial" w:cs="Arial"/>
                      <w:b/>
                      <w:color w:val="000000" w:themeColor="text1"/>
                    </w:rPr>
                    <w:instrText>:</w:instrText>
                  </w:r>
                  <w:r w:rsidR="00D43774" w:rsidRPr="006F32FF">
                    <w:instrText>Grupo de personas encargadas de desarrollar un proyecto</w:instrText>
                  </w:r>
                  <w:r w:rsidR="00D43774">
                    <w:instrText xml:space="preserve">" </w:instrText>
                  </w:r>
                  <w:r w:rsidR="00D43774">
                    <w:rPr>
                      <w:rFonts w:ascii="Arial" w:hAnsi="Arial" w:cs="Arial"/>
                    </w:rPr>
                    <w:fldChar w:fldCharType="end"/>
                  </w:r>
                  <w:r w:rsidRPr="00FC53EC">
                    <w:rPr>
                      <w:rFonts w:ascii="Arial" w:hAnsi="Arial" w:cs="Arial"/>
                    </w:rPr>
                    <w:t xml:space="preserve"> Leader / </w:t>
                  </w:r>
                  <w:r w:rsidR="00CE0579" w:rsidRPr="00FC53EC">
                    <w:rPr>
                      <w:rFonts w:ascii="Arial" w:hAnsi="Arial" w:cs="Arial"/>
                    </w:rPr>
                    <w:t>Líder del Equipo de desarrollo:</w:t>
                  </w:r>
                </w:p>
              </w:tc>
              <w:tc>
                <w:tcPr>
                  <w:tcW w:w="4301" w:type="dxa"/>
                  <w:vAlign w:val="center"/>
                </w:tcPr>
                <w:p w14:paraId="4C0832DC" w14:textId="638DA92B" w:rsidR="00A615A1" w:rsidRPr="00FC53EC" w:rsidRDefault="00F8280D" w:rsidP="00F8280D">
                  <w:pPr>
                    <w:spacing w:line="360" w:lineRule="auto"/>
                    <w:jc w:val="center"/>
                    <w:rPr>
                      <w:rFonts w:ascii="Arial" w:hAnsi="Arial" w:cs="Arial"/>
                    </w:rPr>
                  </w:pPr>
                  <w:r w:rsidRPr="00FC53EC">
                    <w:rPr>
                      <w:rFonts w:ascii="Arial" w:hAnsi="Arial" w:cs="Arial"/>
                    </w:rPr>
                    <w:t>Martin Hidalgo</w:t>
                  </w:r>
                </w:p>
              </w:tc>
            </w:tr>
          </w:tbl>
          <w:p w14:paraId="60BD89BA" w14:textId="7B443623" w:rsidR="00DD2B85" w:rsidRPr="00DD2B85" w:rsidRDefault="00DD2B85" w:rsidP="00E272A2">
            <w:pPr>
              <w:spacing w:line="360" w:lineRule="auto"/>
              <w:jc w:val="both"/>
              <w:rPr>
                <w:rFonts w:ascii="Arial" w:hAnsi="Arial" w:cs="Arial"/>
              </w:rPr>
            </w:pPr>
          </w:p>
          <w:p w14:paraId="4EF9A984" w14:textId="77777777" w:rsidR="006E7DEB" w:rsidRPr="00DD2B85" w:rsidRDefault="006E7DEB" w:rsidP="00DD2B85">
            <w:pPr>
              <w:pStyle w:val="Subtituloproyecto"/>
              <w:rPr>
                <w:rFonts w:cs="Arial"/>
              </w:rPr>
            </w:pPr>
            <w:bookmarkStart w:id="36" w:name="_Toc179205788"/>
            <w:r w:rsidRPr="00DD2B85">
              <w:rPr>
                <w:rFonts w:cs="Arial"/>
              </w:rPr>
              <w:t>Riesgos identificados</w:t>
            </w:r>
            <w:bookmarkEnd w:id="36"/>
          </w:p>
          <w:p w14:paraId="5AE90E6F" w14:textId="77777777" w:rsidR="006E7DEB" w:rsidRPr="00DD2B85" w:rsidRDefault="006E7DEB" w:rsidP="006E7DEB">
            <w:pPr>
              <w:rPr>
                <w:rFonts w:ascii="Arial" w:hAnsi="Arial" w:cs="Arial"/>
              </w:rPr>
            </w:pPr>
            <w:r w:rsidRPr="00DD2B85">
              <w:rPr>
                <w:rFonts w:ascii="Arial" w:hAnsi="Arial" w:cs="Arial"/>
              </w:rPr>
              <w:t>Los principales riesgos identificados son:</w:t>
            </w:r>
          </w:p>
          <w:p w14:paraId="39DB9E3A" w14:textId="77777777" w:rsidR="006E7DEB" w:rsidRPr="00DD2B85" w:rsidRDefault="006E7DEB" w:rsidP="006E7DEB">
            <w:pPr>
              <w:pStyle w:val="Prrafodelista"/>
              <w:numPr>
                <w:ilvl w:val="0"/>
                <w:numId w:val="16"/>
              </w:numPr>
              <w:rPr>
                <w:rFonts w:ascii="Arial" w:hAnsi="Arial" w:cs="Arial"/>
              </w:rPr>
            </w:pPr>
            <w:r w:rsidRPr="00DD2B85">
              <w:rPr>
                <w:rFonts w:ascii="Arial" w:hAnsi="Arial" w:cs="Arial"/>
                <w:b/>
                <w:bCs/>
              </w:rPr>
              <w:t>Riesgo de retrasos:</w:t>
            </w:r>
            <w:r w:rsidRPr="00DD2B85">
              <w:rPr>
                <w:rFonts w:ascii="Arial" w:hAnsi="Arial" w:cs="Arial"/>
              </w:rPr>
              <w:t xml:space="preserve"> Posibles demoras en el desarrollo debido a cambios en los requerimientos o problemas técnicos.</w:t>
            </w:r>
          </w:p>
          <w:p w14:paraId="3951F21C" w14:textId="77777777" w:rsidR="006E7DEB" w:rsidRPr="00DD2B85" w:rsidRDefault="006E7DEB" w:rsidP="006E7DEB">
            <w:pPr>
              <w:pStyle w:val="Prrafodelista"/>
              <w:numPr>
                <w:ilvl w:val="0"/>
                <w:numId w:val="16"/>
              </w:numPr>
              <w:rPr>
                <w:rFonts w:ascii="Arial" w:hAnsi="Arial" w:cs="Arial"/>
              </w:rPr>
            </w:pPr>
            <w:r w:rsidRPr="00DD2B85">
              <w:rPr>
                <w:rFonts w:ascii="Arial" w:hAnsi="Arial" w:cs="Arial"/>
                <w:b/>
                <w:bCs/>
              </w:rPr>
              <w:t>Riesgo de aceptación de la plataforma:</w:t>
            </w:r>
            <w:r w:rsidRPr="00DD2B85">
              <w:rPr>
                <w:rFonts w:ascii="Arial" w:hAnsi="Arial" w:cs="Arial"/>
              </w:rPr>
              <w:t xml:space="preserve"> Baja aceptación por parte de los usuarios, si no se proporciona la capacitación adecuada.</w:t>
            </w:r>
          </w:p>
          <w:p w14:paraId="17C1EA40" w14:textId="77777777" w:rsidR="006E7DEB" w:rsidRPr="00DD2B85" w:rsidRDefault="006E7DEB" w:rsidP="006E7DEB">
            <w:pPr>
              <w:pStyle w:val="Prrafodelista"/>
              <w:numPr>
                <w:ilvl w:val="0"/>
                <w:numId w:val="16"/>
              </w:numPr>
              <w:rPr>
                <w:rFonts w:ascii="Arial" w:hAnsi="Arial" w:cs="Arial"/>
              </w:rPr>
            </w:pPr>
            <w:r w:rsidRPr="00DD2B85">
              <w:rPr>
                <w:rFonts w:ascii="Arial" w:hAnsi="Arial" w:cs="Arial"/>
                <w:b/>
                <w:bCs/>
              </w:rPr>
              <w:t>Riesgo técnico:</w:t>
            </w:r>
            <w:r w:rsidRPr="00DD2B85">
              <w:rPr>
                <w:rFonts w:ascii="Arial" w:hAnsi="Arial" w:cs="Arial"/>
              </w:rPr>
              <w:t xml:space="preserve"> Posibles dificultades con la integración de tecnologías en la nube o problemas de seguridad.</w:t>
            </w:r>
          </w:p>
          <w:p w14:paraId="05445712" w14:textId="77777777" w:rsidR="006E7DEB" w:rsidRPr="00DD2B85" w:rsidRDefault="006E7DEB" w:rsidP="005E2C31">
            <w:pPr>
              <w:ind w:left="708" w:hanging="708"/>
              <w:rPr>
                <w:rFonts w:ascii="Arial" w:hAnsi="Arial" w:cs="Arial"/>
              </w:rPr>
            </w:pPr>
          </w:p>
          <w:p w14:paraId="29CCFB66" w14:textId="77777777" w:rsidR="006E7DEB" w:rsidRPr="00DD2B85" w:rsidRDefault="006E7DEB" w:rsidP="006E7DEB">
            <w:pPr>
              <w:rPr>
                <w:rFonts w:ascii="Arial" w:hAnsi="Arial" w:cs="Arial"/>
              </w:rPr>
            </w:pPr>
            <w:r w:rsidRPr="00DD2B85">
              <w:rPr>
                <w:rFonts w:ascii="Arial" w:hAnsi="Arial" w:cs="Arial"/>
              </w:rPr>
              <w:t>Se implementarán medidas preventivas para mitigar estos riesgos y garantizar la entrega del proyecto a tiempo.</w:t>
            </w:r>
          </w:p>
          <w:p w14:paraId="3EA230DE" w14:textId="77777777" w:rsidR="00835D16" w:rsidRDefault="00835D16" w:rsidP="00E272A2">
            <w:pPr>
              <w:spacing w:line="360" w:lineRule="auto"/>
              <w:jc w:val="both"/>
              <w:rPr>
                <w:rFonts w:ascii="Arial" w:hAnsi="Arial" w:cs="Arial"/>
              </w:rPr>
            </w:pPr>
          </w:p>
          <w:p w14:paraId="3853252E" w14:textId="3CAF0743" w:rsidR="000D1418" w:rsidRDefault="000D1418" w:rsidP="020F378C">
            <w:pPr>
              <w:pStyle w:val="Subtituloproyecto"/>
              <w:spacing w:line="360" w:lineRule="auto"/>
              <w:jc w:val="both"/>
              <w:rPr>
                <w:rFonts w:cs="Arial"/>
              </w:rPr>
            </w:pPr>
          </w:p>
          <w:p w14:paraId="3DE0E742" w14:textId="1ABF117A" w:rsidR="36C3B248" w:rsidRDefault="36C3B248" w:rsidP="36C3B248">
            <w:pPr>
              <w:pStyle w:val="Subtituloproyecto"/>
              <w:spacing w:line="360" w:lineRule="auto"/>
              <w:jc w:val="both"/>
              <w:rPr>
                <w:rFonts w:cs="Arial"/>
              </w:rPr>
            </w:pPr>
          </w:p>
          <w:p w14:paraId="6AEB008C" w14:textId="13AA5331" w:rsidR="36C3B248" w:rsidRDefault="36C3B248" w:rsidP="36C3B248">
            <w:pPr>
              <w:pStyle w:val="Subtituloproyecto"/>
              <w:spacing w:line="360" w:lineRule="auto"/>
              <w:jc w:val="both"/>
              <w:rPr>
                <w:rFonts w:cs="Arial"/>
              </w:rPr>
            </w:pPr>
          </w:p>
          <w:p w14:paraId="53772E6C" w14:textId="380E5337" w:rsidR="36C3B248" w:rsidRDefault="36C3B248" w:rsidP="36C3B248">
            <w:pPr>
              <w:pStyle w:val="Subtituloproyecto"/>
              <w:spacing w:line="360" w:lineRule="auto"/>
              <w:jc w:val="both"/>
              <w:rPr>
                <w:rFonts w:cs="Arial"/>
              </w:rPr>
            </w:pPr>
          </w:p>
          <w:p w14:paraId="7D2B4A67" w14:textId="64D2DE0E" w:rsidR="36C3B248" w:rsidRDefault="36C3B248" w:rsidP="36C3B248">
            <w:pPr>
              <w:pStyle w:val="Subtituloproyecto"/>
              <w:spacing w:line="360" w:lineRule="auto"/>
              <w:jc w:val="both"/>
              <w:rPr>
                <w:rFonts w:cs="Arial"/>
              </w:rPr>
            </w:pPr>
          </w:p>
          <w:p w14:paraId="21BBDF9E" w14:textId="0B752AC5" w:rsidR="36C3B248" w:rsidRDefault="36C3B248" w:rsidP="36C3B248">
            <w:pPr>
              <w:pStyle w:val="Subtituloproyecto"/>
              <w:spacing w:line="360" w:lineRule="auto"/>
              <w:jc w:val="both"/>
              <w:rPr>
                <w:rFonts w:cs="Arial"/>
              </w:rPr>
            </w:pPr>
          </w:p>
          <w:p w14:paraId="443783F1" w14:textId="3364AD25" w:rsidR="0048777E" w:rsidRDefault="0048777E" w:rsidP="00426D63">
            <w:pPr>
              <w:pStyle w:val="TitulosProyecto"/>
            </w:pPr>
            <w:r>
              <w:t>Cronograma</w:t>
            </w:r>
            <w:r w:rsidR="008A0F7B">
              <w:t xml:space="preserve"> </w:t>
            </w:r>
          </w:p>
          <w:p w14:paraId="748AB52E" w14:textId="77777777" w:rsidR="007840D5" w:rsidRDefault="007840D5" w:rsidP="00E272A2">
            <w:pPr>
              <w:spacing w:line="360" w:lineRule="auto"/>
              <w:jc w:val="both"/>
              <w:rPr>
                <w:rFonts w:ascii="Arial" w:hAnsi="Arial" w:cs="Arial"/>
              </w:rPr>
            </w:pPr>
          </w:p>
          <w:p w14:paraId="5618F2CB" w14:textId="6E259BC3" w:rsidR="007840D5" w:rsidRPr="00512F51" w:rsidRDefault="007840D5" w:rsidP="00426D63">
            <w:pPr>
              <w:pStyle w:val="Subtituloproyecto"/>
            </w:pPr>
            <w:r w:rsidRPr="00512F51">
              <w:t>Hito/Fase 1</w:t>
            </w:r>
          </w:p>
          <w:p w14:paraId="1CFCD75B" w14:textId="587CF718" w:rsidR="007840D5" w:rsidRPr="00C25192" w:rsidRDefault="000D1418" w:rsidP="00C25192">
            <w:pPr>
              <w:spacing w:line="360" w:lineRule="auto"/>
              <w:jc w:val="both"/>
              <w:rPr>
                <w:rFonts w:ascii="Arial Nova" w:hAnsi="Arial Nova"/>
              </w:rPr>
            </w:pPr>
            <w:r w:rsidRPr="00C25192">
              <w:rPr>
                <w:rFonts w:ascii="Arial Nova" w:hAnsi="Arial Nova"/>
              </w:rPr>
              <w:t>Levantamiento de Requerimiento y Análisis de Negocio.</w:t>
            </w:r>
          </w:p>
          <w:p w14:paraId="31A2F860" w14:textId="77777777" w:rsidR="009B48E4" w:rsidRDefault="009B48E4" w:rsidP="00C25192">
            <w:pPr>
              <w:jc w:val="both"/>
              <w:rPr>
                <w:rFonts w:ascii="Arial Nova" w:hAnsi="Arial Nova"/>
              </w:rPr>
            </w:pPr>
          </w:p>
          <w:p w14:paraId="1ADF4ADE" w14:textId="1BF84422" w:rsidR="000D1418" w:rsidRPr="00512F51" w:rsidRDefault="00D670C4" w:rsidP="00E272A2">
            <w:pPr>
              <w:spacing w:line="360" w:lineRule="auto"/>
              <w:jc w:val="both"/>
              <w:rPr>
                <w:rFonts w:ascii="Arial" w:hAnsi="Arial" w:cs="Arial"/>
                <w:b/>
                <w:bCs/>
              </w:rPr>
            </w:pPr>
            <w:r w:rsidRPr="00512F51">
              <w:rPr>
                <w:rFonts w:ascii="Arial" w:hAnsi="Arial" w:cs="Arial"/>
                <w:b/>
                <w:bCs/>
              </w:rPr>
              <w:t>Actividades principales</w:t>
            </w:r>
          </w:p>
          <w:p w14:paraId="192879CC" w14:textId="77777777" w:rsidR="009B48E4" w:rsidRPr="009B48E4" w:rsidRDefault="009B48E4" w:rsidP="009B48E4">
            <w:pPr>
              <w:pStyle w:val="Sinespaciado"/>
              <w:numPr>
                <w:ilvl w:val="0"/>
                <w:numId w:val="18"/>
              </w:numPr>
            </w:pPr>
            <w:r w:rsidRPr="009B48E4">
              <w:t>Reuniones con Stakeholders para definir alcance, objetivos y requisitos del proyecto.</w:t>
            </w:r>
          </w:p>
          <w:p w14:paraId="40D53D5C" w14:textId="75A6240D" w:rsidR="009B48E4" w:rsidRPr="009B48E4" w:rsidRDefault="009B48E4" w:rsidP="009B48E4">
            <w:pPr>
              <w:pStyle w:val="Sinespaciado"/>
              <w:numPr>
                <w:ilvl w:val="0"/>
                <w:numId w:val="18"/>
              </w:numPr>
            </w:pPr>
            <w:r w:rsidRPr="009B48E4">
              <w:t>Levantamiento de requerimiento funcionales y no funcionales.</w:t>
            </w:r>
          </w:p>
          <w:p w14:paraId="4F9FB961" w14:textId="07C212BB" w:rsidR="009B48E4" w:rsidRPr="009B48E4" w:rsidRDefault="009B48E4" w:rsidP="009B48E4">
            <w:pPr>
              <w:pStyle w:val="Sinespaciado"/>
              <w:numPr>
                <w:ilvl w:val="0"/>
                <w:numId w:val="18"/>
              </w:numPr>
            </w:pPr>
            <w:r w:rsidRPr="009B48E4">
              <w:t>Análisis de los procesos actuales de Setralog</w:t>
            </w:r>
            <w:r w:rsidR="00C02816">
              <w:fldChar w:fldCharType="begin"/>
            </w:r>
            <w:r w:rsidR="00C02816">
              <w:instrText xml:space="preserve"> XE "</w:instrText>
            </w:r>
            <w:r w:rsidR="00C02816" w:rsidRPr="00E430E8">
              <w:rPr>
                <w:rFonts w:ascii="Arial" w:hAnsi="Arial" w:cs="Arial"/>
                <w:b/>
                <w:color w:val="000000" w:themeColor="text1"/>
                <w:sz w:val="24"/>
                <w:szCs w:val="24"/>
              </w:rPr>
              <w:instrText>Setralog</w:instrText>
            </w:r>
            <w:r w:rsidR="00C02816" w:rsidRPr="00E430E8">
              <w:rPr>
                <w:rFonts w:ascii="Arial" w:hAnsi="Arial" w:cs="Arial"/>
                <w:b/>
                <w:color w:val="000000" w:themeColor="text1"/>
              </w:rPr>
              <w:instrText>:</w:instrText>
            </w:r>
            <w:r w:rsidR="00C02816" w:rsidRPr="00E430E8">
              <w:instrText>Nombre de Cliente para proyecto APT</w:instrText>
            </w:r>
            <w:r w:rsidR="00C02816">
              <w:instrText xml:space="preserve">" </w:instrText>
            </w:r>
            <w:r w:rsidR="00C02816">
              <w:fldChar w:fldCharType="end"/>
            </w:r>
            <w:r w:rsidRPr="009B48E4">
              <w:t xml:space="preserve"> y desarrollo de diagramas de flujo.</w:t>
            </w:r>
          </w:p>
          <w:p w14:paraId="3D97989A" w14:textId="799AA029" w:rsidR="009B48E4" w:rsidRPr="009B48E4" w:rsidRDefault="009B48E4" w:rsidP="009B48E4">
            <w:pPr>
              <w:pStyle w:val="Sinespaciado"/>
              <w:numPr>
                <w:ilvl w:val="0"/>
                <w:numId w:val="18"/>
              </w:numPr>
            </w:pPr>
            <w:r w:rsidRPr="009B48E4">
              <w:t xml:space="preserve">Documentación detallada de los casos de uso y necesidades de integración con otros sistemas. </w:t>
            </w:r>
          </w:p>
          <w:p w14:paraId="7BC62807" w14:textId="1CC9E73C" w:rsidR="009B48E4" w:rsidRPr="009B48E4" w:rsidRDefault="009B48E4" w:rsidP="009B48E4">
            <w:pPr>
              <w:pStyle w:val="Sinespaciado"/>
              <w:numPr>
                <w:ilvl w:val="0"/>
                <w:numId w:val="18"/>
              </w:numPr>
            </w:pPr>
            <w:r w:rsidRPr="009B48E4">
              <w:t xml:space="preserve">Revisión y validación de los requisitos con el cliente para asegurar el alineamiento con las expectativas. </w:t>
            </w:r>
          </w:p>
          <w:p w14:paraId="10797E9B" w14:textId="77777777" w:rsidR="00D670C4" w:rsidRDefault="00D670C4" w:rsidP="00E272A2">
            <w:pPr>
              <w:spacing w:line="360" w:lineRule="auto"/>
              <w:jc w:val="both"/>
              <w:rPr>
                <w:rFonts w:ascii="Arial" w:hAnsi="Arial" w:cs="Arial"/>
              </w:rPr>
            </w:pPr>
          </w:p>
          <w:p w14:paraId="51272078" w14:textId="72C39CF0" w:rsidR="009B48E4" w:rsidRDefault="00512F51" w:rsidP="00E272A2">
            <w:pPr>
              <w:spacing w:line="360" w:lineRule="auto"/>
              <w:jc w:val="both"/>
              <w:rPr>
                <w:rFonts w:ascii="Arial Nova" w:hAnsi="Arial Nova"/>
                <w:b/>
                <w:bCs/>
              </w:rPr>
            </w:pPr>
            <w:r w:rsidRPr="00B93AB1">
              <w:rPr>
                <w:rFonts w:ascii="Arial Nova" w:hAnsi="Arial Nova"/>
                <w:b/>
                <w:bCs/>
              </w:rPr>
              <w:t>Duración estimada</w:t>
            </w:r>
          </w:p>
          <w:p w14:paraId="79CF395F" w14:textId="1DD8EC3F" w:rsidR="00426D63" w:rsidRPr="00426D63" w:rsidRDefault="00426D63" w:rsidP="00426D63">
            <w:pPr>
              <w:pStyle w:val="Prrafodelista"/>
              <w:numPr>
                <w:ilvl w:val="0"/>
                <w:numId w:val="20"/>
              </w:numPr>
              <w:spacing w:line="360" w:lineRule="auto"/>
              <w:jc w:val="both"/>
              <w:rPr>
                <w:rFonts w:ascii="Arial" w:hAnsi="Arial" w:cs="Arial"/>
              </w:rPr>
            </w:pPr>
            <w:r w:rsidRPr="00426D63">
              <w:rPr>
                <w:rFonts w:ascii="Arial Nova" w:hAnsi="Arial Nova"/>
              </w:rPr>
              <w:t>20 días</w:t>
            </w:r>
          </w:p>
          <w:p w14:paraId="669AB911" w14:textId="77777777" w:rsidR="00426D63" w:rsidRDefault="00426D63" w:rsidP="00E272A2">
            <w:pPr>
              <w:spacing w:line="360" w:lineRule="auto"/>
              <w:jc w:val="both"/>
              <w:rPr>
                <w:rFonts w:ascii="Arial" w:hAnsi="Arial" w:cs="Arial"/>
              </w:rPr>
            </w:pPr>
          </w:p>
          <w:p w14:paraId="3814990F" w14:textId="51A68E5F" w:rsidR="00426D63" w:rsidRPr="00512F51" w:rsidRDefault="00426D63" w:rsidP="00426D63">
            <w:pPr>
              <w:pStyle w:val="Subtituloproyecto"/>
            </w:pPr>
            <w:r w:rsidRPr="00512F51">
              <w:t xml:space="preserve">Hito/Fase </w:t>
            </w:r>
            <w:r>
              <w:t>2</w:t>
            </w:r>
          </w:p>
          <w:p w14:paraId="09409411" w14:textId="77777777" w:rsidR="00426D63" w:rsidRPr="00C25192" w:rsidRDefault="00426D63" w:rsidP="00C25192">
            <w:pPr>
              <w:spacing w:line="360" w:lineRule="auto"/>
              <w:jc w:val="both"/>
              <w:rPr>
                <w:rFonts w:ascii="Arial Nova" w:hAnsi="Arial Nova"/>
              </w:rPr>
            </w:pPr>
            <w:r w:rsidRPr="00C25192">
              <w:rPr>
                <w:rFonts w:ascii="Arial Nova" w:hAnsi="Arial Nova"/>
              </w:rPr>
              <w:t>Levantamiento de Requerimiento y Análisis de Negocio.</w:t>
            </w:r>
          </w:p>
          <w:p w14:paraId="1C5CA365" w14:textId="77777777" w:rsidR="00C25192" w:rsidRDefault="00C25192" w:rsidP="00C25192">
            <w:pPr>
              <w:jc w:val="both"/>
              <w:rPr>
                <w:rFonts w:ascii="Arial" w:hAnsi="Arial" w:cs="Arial"/>
                <w:b/>
                <w:bCs/>
              </w:rPr>
            </w:pPr>
          </w:p>
          <w:p w14:paraId="113B413F" w14:textId="37C504F9" w:rsidR="00426D63" w:rsidRPr="00512F51" w:rsidRDefault="00426D63" w:rsidP="00426D63">
            <w:pPr>
              <w:spacing w:line="360" w:lineRule="auto"/>
              <w:jc w:val="both"/>
              <w:rPr>
                <w:rFonts w:ascii="Arial" w:hAnsi="Arial" w:cs="Arial"/>
                <w:b/>
                <w:bCs/>
              </w:rPr>
            </w:pPr>
            <w:r w:rsidRPr="00512F51">
              <w:rPr>
                <w:rFonts w:ascii="Arial" w:hAnsi="Arial" w:cs="Arial"/>
                <w:b/>
                <w:bCs/>
              </w:rPr>
              <w:t>Actividades principales</w:t>
            </w:r>
          </w:p>
          <w:p w14:paraId="1B8A2E2D" w14:textId="77777777" w:rsidR="00C25192" w:rsidRPr="00B93AB1" w:rsidRDefault="00C25192" w:rsidP="00C25192">
            <w:pPr>
              <w:pStyle w:val="Prrafodelista"/>
              <w:numPr>
                <w:ilvl w:val="0"/>
                <w:numId w:val="19"/>
              </w:numPr>
            </w:pPr>
            <w:r w:rsidRPr="00B93AB1">
              <w:t xml:space="preserve">Diseño de la arquitectura del sistema y elecciones de tecnologías. </w:t>
            </w:r>
          </w:p>
          <w:p w14:paraId="1F1A3277" w14:textId="681FEB23" w:rsidR="00C25192" w:rsidRPr="00B93AB1" w:rsidRDefault="00C25192" w:rsidP="00C25192">
            <w:pPr>
              <w:pStyle w:val="Prrafodelista"/>
              <w:numPr>
                <w:ilvl w:val="0"/>
                <w:numId w:val="19"/>
              </w:numPr>
            </w:pPr>
            <w:r w:rsidRPr="00B93AB1">
              <w:t xml:space="preserve">Diseño de la base de datos y creación de los modelos lógicos y relaciones. </w:t>
            </w:r>
          </w:p>
          <w:p w14:paraId="11405505" w14:textId="70F2ACC5" w:rsidR="00C25192" w:rsidRPr="00B93AB1" w:rsidRDefault="00C25192" w:rsidP="00C25192">
            <w:pPr>
              <w:pStyle w:val="Prrafodelista"/>
              <w:numPr>
                <w:ilvl w:val="0"/>
                <w:numId w:val="19"/>
              </w:numPr>
            </w:pPr>
            <w:r w:rsidRPr="00B93AB1">
              <w:t>Desarrollo de prototipos de la interfaz de usuario y presentación para retroalimentación. Desarrollo del backend y frontend, integración con la base de datos</w:t>
            </w:r>
            <w:r>
              <w:t>.</w:t>
            </w:r>
          </w:p>
          <w:p w14:paraId="14F11C06" w14:textId="5C8D73CD" w:rsidR="00426D63" w:rsidRPr="00C25192" w:rsidRDefault="00C25192" w:rsidP="00C25192">
            <w:pPr>
              <w:pStyle w:val="Prrafodelista"/>
              <w:numPr>
                <w:ilvl w:val="0"/>
                <w:numId w:val="19"/>
              </w:numPr>
              <w:rPr>
                <w:rFonts w:ascii="Arial" w:hAnsi="Arial" w:cs="Arial"/>
              </w:rPr>
            </w:pPr>
            <w:r w:rsidRPr="00B93AB1">
              <w:t>Pruebas unitarias y de integración, corrección de errores detectados.</w:t>
            </w:r>
          </w:p>
          <w:p w14:paraId="00CCCCDA" w14:textId="77777777" w:rsidR="00426D63" w:rsidRDefault="00426D63" w:rsidP="00426D63">
            <w:pPr>
              <w:spacing w:line="360" w:lineRule="auto"/>
              <w:jc w:val="both"/>
              <w:rPr>
                <w:rFonts w:ascii="Arial Nova" w:hAnsi="Arial Nova"/>
                <w:b/>
                <w:bCs/>
              </w:rPr>
            </w:pPr>
            <w:r w:rsidRPr="00B93AB1">
              <w:rPr>
                <w:rFonts w:ascii="Arial Nova" w:hAnsi="Arial Nova"/>
                <w:b/>
                <w:bCs/>
              </w:rPr>
              <w:t>Duración estimada</w:t>
            </w:r>
          </w:p>
          <w:p w14:paraId="1639879F" w14:textId="6ADA46DE" w:rsidR="00426D63" w:rsidRDefault="00FA04E6" w:rsidP="00426D63">
            <w:pPr>
              <w:spacing w:line="360" w:lineRule="auto"/>
              <w:jc w:val="both"/>
              <w:rPr>
                <w:rFonts w:ascii="Arial Nova" w:hAnsi="Arial Nova"/>
              </w:rPr>
            </w:pPr>
            <w:r>
              <w:rPr>
                <w:rFonts w:ascii="Arial Nova" w:hAnsi="Arial Nova"/>
              </w:rPr>
              <w:t>55</w:t>
            </w:r>
            <w:r w:rsidR="00426D63" w:rsidRPr="00426D63">
              <w:rPr>
                <w:rFonts w:ascii="Arial Nova" w:hAnsi="Arial Nova"/>
              </w:rPr>
              <w:t xml:space="preserve"> días</w:t>
            </w:r>
          </w:p>
          <w:p w14:paraId="6BBED432" w14:textId="77777777" w:rsidR="00611088" w:rsidRDefault="00611088" w:rsidP="00C25192">
            <w:pPr>
              <w:pStyle w:val="Subtituloproyecto"/>
            </w:pPr>
          </w:p>
          <w:p w14:paraId="4D100DA9" w14:textId="5673AD78" w:rsidR="1CC79177" w:rsidRDefault="1CC79177" w:rsidP="1CC79177">
            <w:pPr>
              <w:pStyle w:val="Subtituloproyecto"/>
            </w:pPr>
          </w:p>
          <w:p w14:paraId="0CC48292" w14:textId="2A4926EB" w:rsidR="4EA4C980" w:rsidRDefault="4EA4C980" w:rsidP="4EA4C980">
            <w:pPr>
              <w:pStyle w:val="Subtituloproyecto"/>
            </w:pPr>
          </w:p>
          <w:p w14:paraId="49F6E5C5" w14:textId="609D4A57" w:rsidR="4EA4C980" w:rsidRDefault="4EA4C980" w:rsidP="4EA4C980">
            <w:pPr>
              <w:pStyle w:val="Subtituloproyecto"/>
            </w:pPr>
          </w:p>
          <w:p w14:paraId="447B3930" w14:textId="75A8F3B6" w:rsidR="4EA4C980" w:rsidRDefault="4EA4C980" w:rsidP="4EA4C980">
            <w:pPr>
              <w:pStyle w:val="Subtituloproyecto"/>
            </w:pPr>
          </w:p>
          <w:p w14:paraId="67B2207D" w14:textId="39AF7BC5" w:rsidR="4EA4C980" w:rsidRDefault="4EA4C980" w:rsidP="4EA4C980">
            <w:pPr>
              <w:pStyle w:val="Subtituloproyecto"/>
            </w:pPr>
          </w:p>
          <w:p w14:paraId="2E31058D" w14:textId="50326FFE" w:rsidR="4EA4C980" w:rsidRDefault="4EA4C980" w:rsidP="4EA4C980">
            <w:pPr>
              <w:pStyle w:val="Subtituloproyecto"/>
            </w:pPr>
          </w:p>
          <w:p w14:paraId="6C432C88" w14:textId="5048EE3D" w:rsidR="4EA4C980" w:rsidRDefault="4EA4C980" w:rsidP="4EA4C980">
            <w:pPr>
              <w:pStyle w:val="Subtituloproyecto"/>
            </w:pPr>
          </w:p>
          <w:p w14:paraId="5394E15F" w14:textId="1802E51F" w:rsidR="4EA4C980" w:rsidRDefault="4EA4C980" w:rsidP="4EA4C980">
            <w:pPr>
              <w:pStyle w:val="Subtituloproyecto"/>
            </w:pPr>
          </w:p>
          <w:p w14:paraId="5CBC0D85" w14:textId="62858F51" w:rsidR="4EA4C980" w:rsidRDefault="4EA4C980" w:rsidP="4EA4C980">
            <w:pPr>
              <w:pStyle w:val="Subtituloproyecto"/>
            </w:pPr>
          </w:p>
          <w:p w14:paraId="7058777B" w14:textId="5AC84B92" w:rsidR="4EA4C980" w:rsidRDefault="4EA4C980" w:rsidP="4EA4C980">
            <w:pPr>
              <w:pStyle w:val="Subtituloproyecto"/>
            </w:pPr>
          </w:p>
          <w:p w14:paraId="410AE5F0" w14:textId="49F88442" w:rsidR="4EA4C980" w:rsidRDefault="4EA4C980" w:rsidP="4EA4C980">
            <w:pPr>
              <w:pStyle w:val="Subtituloproyecto"/>
            </w:pPr>
          </w:p>
          <w:p w14:paraId="3E7F3D5E" w14:textId="285A129F" w:rsidR="00C25192" w:rsidRPr="00512F51" w:rsidRDefault="00C25192" w:rsidP="00C25192">
            <w:pPr>
              <w:pStyle w:val="Subtituloproyecto"/>
            </w:pPr>
            <w:r w:rsidRPr="00512F51">
              <w:t xml:space="preserve">Hito/Fase </w:t>
            </w:r>
            <w:r>
              <w:t>3</w:t>
            </w:r>
          </w:p>
          <w:p w14:paraId="32621072" w14:textId="77777777" w:rsidR="00C25192" w:rsidRPr="00C25192" w:rsidRDefault="00C25192" w:rsidP="00C25192">
            <w:pPr>
              <w:spacing w:line="360" w:lineRule="auto"/>
              <w:jc w:val="both"/>
              <w:rPr>
                <w:rFonts w:ascii="Arial Nova" w:hAnsi="Arial Nova"/>
              </w:rPr>
            </w:pPr>
            <w:r w:rsidRPr="00C25192">
              <w:rPr>
                <w:rFonts w:ascii="Arial Nova" w:hAnsi="Arial Nova"/>
              </w:rPr>
              <w:t>Levantamiento de Requerimiento y Análisis de Negocio.</w:t>
            </w:r>
          </w:p>
          <w:p w14:paraId="771DC252" w14:textId="77777777" w:rsidR="00C25192" w:rsidRDefault="00C25192" w:rsidP="00C25192">
            <w:pPr>
              <w:jc w:val="both"/>
              <w:rPr>
                <w:rFonts w:ascii="Arial" w:hAnsi="Arial" w:cs="Arial"/>
                <w:b/>
                <w:bCs/>
              </w:rPr>
            </w:pPr>
          </w:p>
          <w:p w14:paraId="4BB4CCFB" w14:textId="77777777" w:rsidR="00C25192" w:rsidRDefault="00C25192" w:rsidP="00C25192">
            <w:pPr>
              <w:spacing w:line="360" w:lineRule="auto"/>
              <w:jc w:val="both"/>
              <w:rPr>
                <w:rFonts w:ascii="Arial" w:hAnsi="Arial" w:cs="Arial"/>
                <w:b/>
                <w:bCs/>
              </w:rPr>
            </w:pPr>
            <w:r w:rsidRPr="00512F51">
              <w:rPr>
                <w:rFonts w:ascii="Arial" w:hAnsi="Arial" w:cs="Arial"/>
                <w:b/>
                <w:bCs/>
              </w:rPr>
              <w:t>Actividades principales</w:t>
            </w:r>
          </w:p>
          <w:p w14:paraId="2F3DA499" w14:textId="77777777" w:rsidR="001E2A39" w:rsidRPr="001E2A39" w:rsidRDefault="001E2A39" w:rsidP="001E2A39">
            <w:pPr>
              <w:pStyle w:val="Prrafodelista"/>
              <w:numPr>
                <w:ilvl w:val="0"/>
                <w:numId w:val="21"/>
              </w:numPr>
            </w:pPr>
            <w:r w:rsidRPr="001E2A39">
              <w:t>Preparación del entorno de producción y configuración de la infraestructura de la nube.</w:t>
            </w:r>
          </w:p>
          <w:p w14:paraId="3B68182F" w14:textId="0C5B15BC" w:rsidR="001E2A39" w:rsidRPr="001E2A39" w:rsidRDefault="001E2A39" w:rsidP="001E2A39">
            <w:pPr>
              <w:pStyle w:val="Prrafodelista"/>
              <w:numPr>
                <w:ilvl w:val="0"/>
                <w:numId w:val="21"/>
              </w:numPr>
            </w:pPr>
            <w:r w:rsidRPr="001E2A39">
              <w:t>Carga inicial de datos y pruebas de integración del sistema en el entorno de producción. Marcha blanca.</w:t>
            </w:r>
          </w:p>
          <w:p w14:paraId="4AF11779" w14:textId="0D33749C" w:rsidR="001E2A39" w:rsidRPr="001E2A39" w:rsidRDefault="001E2A39" w:rsidP="001E2A39">
            <w:pPr>
              <w:pStyle w:val="Prrafodelista"/>
              <w:numPr>
                <w:ilvl w:val="0"/>
                <w:numId w:val="21"/>
              </w:numPr>
            </w:pPr>
            <w:r w:rsidRPr="001E2A39">
              <w:t>Capacitación del personal de Setralog</w:t>
            </w:r>
            <w:r w:rsidR="00C02816">
              <w:fldChar w:fldCharType="begin"/>
            </w:r>
            <w:r w:rsidR="00C02816">
              <w:instrText xml:space="preserve"> XE "</w:instrText>
            </w:r>
            <w:r w:rsidR="00C02816" w:rsidRPr="00E430E8">
              <w:rPr>
                <w:rFonts w:ascii="Arial" w:hAnsi="Arial" w:cs="Arial"/>
                <w:b/>
                <w:color w:val="000000" w:themeColor="text1"/>
                <w:sz w:val="24"/>
                <w:szCs w:val="24"/>
                <w:lang w:eastAsia="es-CL"/>
              </w:rPr>
              <w:instrText>Setralog</w:instrText>
            </w:r>
            <w:r w:rsidR="00C02816" w:rsidRPr="00E430E8">
              <w:rPr>
                <w:rFonts w:ascii="Arial" w:hAnsi="Arial" w:cs="Arial"/>
                <w:b/>
                <w:color w:val="000000" w:themeColor="text1"/>
              </w:rPr>
              <w:instrText>:</w:instrText>
            </w:r>
            <w:r w:rsidR="00C02816" w:rsidRPr="00E430E8">
              <w:instrText>Nombre de Cliente para proyecto APT</w:instrText>
            </w:r>
            <w:r w:rsidR="00C02816">
              <w:instrText xml:space="preserve">" </w:instrText>
            </w:r>
            <w:r w:rsidR="00C02816">
              <w:fldChar w:fldCharType="end"/>
            </w:r>
            <w:r w:rsidRPr="001E2A39">
              <w:t xml:space="preserve"> en el uso de la plataforma. Recopilación de Feedback y ajustes finales del sistema.</w:t>
            </w:r>
          </w:p>
          <w:p w14:paraId="1E1E620A" w14:textId="0D89728B" w:rsidR="001E2A39" w:rsidRPr="001E2A39" w:rsidRDefault="001E2A39" w:rsidP="001E2A39">
            <w:pPr>
              <w:pStyle w:val="Prrafodelista"/>
              <w:numPr>
                <w:ilvl w:val="0"/>
                <w:numId w:val="21"/>
              </w:numPr>
            </w:pPr>
            <w:r w:rsidRPr="001E2A39">
              <w:t>Finalización de la documentación técnica y de usuario.</w:t>
            </w:r>
          </w:p>
          <w:p w14:paraId="1907D991" w14:textId="7149F2E0" w:rsidR="00C25192" w:rsidRPr="00512F51" w:rsidRDefault="001E2A39" w:rsidP="001E2A39">
            <w:pPr>
              <w:pStyle w:val="Prrafodelista"/>
              <w:numPr>
                <w:ilvl w:val="0"/>
                <w:numId w:val="21"/>
              </w:numPr>
            </w:pPr>
            <w:r w:rsidRPr="001E2A39">
              <w:t>Evaluación del proyecto, revisión de objetivos alcanzados y cierre formal</w:t>
            </w:r>
          </w:p>
          <w:p w14:paraId="3B64F73A" w14:textId="77777777" w:rsidR="00C25192" w:rsidRDefault="00C25192" w:rsidP="00C25192">
            <w:pPr>
              <w:spacing w:line="360" w:lineRule="auto"/>
              <w:jc w:val="both"/>
              <w:rPr>
                <w:rFonts w:ascii="Arial Nova" w:hAnsi="Arial Nova"/>
                <w:b/>
                <w:bCs/>
              </w:rPr>
            </w:pPr>
            <w:r w:rsidRPr="00B93AB1">
              <w:rPr>
                <w:rFonts w:ascii="Arial Nova" w:hAnsi="Arial Nova"/>
                <w:b/>
                <w:bCs/>
              </w:rPr>
              <w:t>Duración estimada</w:t>
            </w:r>
          </w:p>
          <w:p w14:paraId="2B6D41A4" w14:textId="59C576AF" w:rsidR="00C25192" w:rsidRDefault="00C25192" w:rsidP="00C25192">
            <w:pPr>
              <w:spacing w:line="360" w:lineRule="auto"/>
              <w:jc w:val="both"/>
              <w:rPr>
                <w:rFonts w:ascii="Arial" w:hAnsi="Arial" w:cs="Arial"/>
              </w:rPr>
            </w:pPr>
            <w:r>
              <w:rPr>
                <w:rFonts w:ascii="Arial Nova" w:hAnsi="Arial Nova"/>
              </w:rPr>
              <w:t>15</w:t>
            </w:r>
            <w:r w:rsidRPr="00426D63">
              <w:rPr>
                <w:rFonts w:ascii="Arial Nova" w:hAnsi="Arial Nova"/>
              </w:rPr>
              <w:t xml:space="preserve"> días</w:t>
            </w:r>
          </w:p>
          <w:p w14:paraId="2786E9F2" w14:textId="77777777" w:rsidR="007840D5" w:rsidRPr="00DD2B85" w:rsidRDefault="007840D5" w:rsidP="00E272A2">
            <w:pPr>
              <w:spacing w:line="360" w:lineRule="auto"/>
              <w:jc w:val="both"/>
              <w:rPr>
                <w:rFonts w:ascii="Arial" w:hAnsi="Arial" w:cs="Arial"/>
              </w:rPr>
            </w:pPr>
          </w:p>
          <w:p w14:paraId="65B9B800" w14:textId="4632607C" w:rsidR="006E7DEB" w:rsidRDefault="006E7DEB" w:rsidP="36C3B248">
            <w:pPr>
              <w:pStyle w:val="Subtituloproyecto"/>
              <w:spacing w:line="360" w:lineRule="auto"/>
            </w:pPr>
            <w:r w:rsidRPr="00DD2B85">
              <w:t>Presupuesto</w:t>
            </w:r>
          </w:p>
          <w:p w14:paraId="0C8BFB92" w14:textId="32CCBE45" w:rsidR="006E7DEB" w:rsidRDefault="00131FC4" w:rsidP="00E272A2">
            <w:pPr>
              <w:spacing w:line="360" w:lineRule="auto"/>
              <w:jc w:val="both"/>
              <w:rPr>
                <w:rFonts w:ascii="Arial" w:hAnsi="Arial" w:cs="Arial"/>
              </w:rPr>
            </w:pPr>
            <w:r>
              <w:rPr>
                <w:rFonts w:ascii="Arial" w:hAnsi="Arial" w:cs="Arial"/>
              </w:rPr>
              <w:t xml:space="preserve">El </w:t>
            </w:r>
            <w:r w:rsidR="00575335">
              <w:rPr>
                <w:rFonts w:ascii="Arial" w:hAnsi="Arial" w:cs="Arial"/>
              </w:rPr>
              <w:t>presupuesto</w:t>
            </w:r>
            <w:r>
              <w:rPr>
                <w:rFonts w:ascii="Arial" w:hAnsi="Arial" w:cs="Arial"/>
              </w:rPr>
              <w:t xml:space="preserve"> asignado para este proyecto es de </w:t>
            </w:r>
            <w:r w:rsidR="7792C1CE" w:rsidRPr="3D4F7404">
              <w:rPr>
                <w:rFonts w:ascii="Arial" w:hAnsi="Arial" w:cs="Arial"/>
              </w:rPr>
              <w:t xml:space="preserve">20 </w:t>
            </w:r>
            <w:r>
              <w:rPr>
                <w:rFonts w:ascii="Arial" w:hAnsi="Arial" w:cs="Arial"/>
              </w:rPr>
              <w:t xml:space="preserve">millones. </w:t>
            </w:r>
          </w:p>
          <w:p w14:paraId="623BF11C" w14:textId="60C84634" w:rsidR="00611088" w:rsidRDefault="00611088" w:rsidP="00E272A2">
            <w:pPr>
              <w:spacing w:line="360" w:lineRule="auto"/>
              <w:jc w:val="both"/>
              <w:rPr>
                <w:rFonts w:ascii="Arial" w:hAnsi="Arial" w:cs="Arial"/>
              </w:rPr>
            </w:pPr>
          </w:p>
          <w:p w14:paraId="713EBF04" w14:textId="77777777" w:rsidR="004C29F2" w:rsidRPr="00DD2B85" w:rsidRDefault="004C29F2" w:rsidP="004C29F2">
            <w:pPr>
              <w:pStyle w:val="Ttulo2"/>
              <w:rPr>
                <w:rFonts w:ascii="Arial" w:hAnsi="Arial" w:cs="Arial"/>
                <w:sz w:val="24"/>
                <w:szCs w:val="24"/>
              </w:rPr>
            </w:pPr>
            <w:bookmarkStart w:id="37" w:name="_Toc179205790"/>
            <w:bookmarkStart w:id="38" w:name="_Toc429012380"/>
            <w:bookmarkStart w:id="39" w:name="_Toc183471839"/>
            <w:bookmarkStart w:id="40" w:name="_Toc378264302"/>
            <w:r w:rsidRPr="00DD2B85">
              <w:rPr>
                <w:rFonts w:ascii="Arial" w:hAnsi="Arial" w:cs="Arial"/>
                <w:sz w:val="24"/>
                <w:szCs w:val="24"/>
              </w:rPr>
              <w:t>Aprobaciones</w:t>
            </w:r>
            <w:bookmarkEnd w:id="37"/>
            <w:bookmarkEnd w:id="38"/>
            <w:bookmarkEnd w:id="39"/>
            <w:bookmarkEnd w:id="40"/>
          </w:p>
          <w:p w14:paraId="316FB23A" w14:textId="77777777" w:rsidR="004C29F2" w:rsidRPr="00DD2B85" w:rsidRDefault="004C29F2" w:rsidP="004C29F2">
            <w:pPr>
              <w:rPr>
                <w:rFonts w:ascii="Arial" w:hAnsi="Arial" w:cs="Arial"/>
              </w:rPr>
            </w:pPr>
            <w:r w:rsidRPr="00DD2B85">
              <w:rPr>
                <w:rFonts w:ascii="Arial" w:hAnsi="Arial" w:cs="Arial"/>
              </w:rPr>
              <w:t>Esta acta de constitución es aprobada por las siguientes partes:</w:t>
            </w:r>
          </w:p>
          <w:p w14:paraId="251520C1" w14:textId="77777777" w:rsidR="004C29F2" w:rsidRPr="00DD2B85" w:rsidRDefault="004C29F2" w:rsidP="004C29F2">
            <w:pPr>
              <w:rPr>
                <w:rFonts w:ascii="Arial" w:hAnsi="Arial" w:cs="Arial"/>
              </w:rPr>
            </w:pPr>
          </w:p>
          <w:p w14:paraId="31C8059C" w14:textId="77777777" w:rsidR="004C29F2" w:rsidRPr="00DD2B85" w:rsidRDefault="004C29F2" w:rsidP="004C29F2">
            <w:pPr>
              <w:rPr>
                <w:rFonts w:ascii="Arial" w:hAnsi="Arial" w:cs="Arial"/>
              </w:rPr>
            </w:pPr>
          </w:p>
          <w:p w14:paraId="618BF1A9" w14:textId="77777777" w:rsidR="004C29F2" w:rsidRPr="00DD2B85" w:rsidRDefault="004C29F2" w:rsidP="004C29F2">
            <w:pPr>
              <w:rPr>
                <w:rFonts w:ascii="Arial" w:hAnsi="Arial" w:cs="Arial"/>
                <w:b/>
                <w:bCs/>
              </w:rPr>
            </w:pPr>
            <w:r w:rsidRPr="00DD2B85">
              <w:rPr>
                <w:rFonts w:ascii="Arial" w:hAnsi="Arial" w:cs="Arial"/>
                <w:b/>
                <w:bCs/>
              </w:rPr>
              <w:t>Cliente</w:t>
            </w:r>
          </w:p>
          <w:p w14:paraId="50C2BEE1" w14:textId="5305901B" w:rsidR="004C29F2" w:rsidRPr="00DD2B85" w:rsidRDefault="004C29F2" w:rsidP="004C29F2">
            <w:pPr>
              <w:rPr>
                <w:rFonts w:ascii="Arial" w:hAnsi="Arial" w:cs="Arial"/>
              </w:rPr>
            </w:pPr>
            <w:r w:rsidRPr="00DD2B85">
              <w:rPr>
                <w:rFonts w:ascii="Arial" w:hAnsi="Arial" w:cs="Arial"/>
              </w:rPr>
              <w:t>Patricia González (Gerente General Setralog</w:t>
            </w:r>
            <w:r w:rsidR="00C02816">
              <w:rPr>
                <w:rFonts w:ascii="Arial" w:hAnsi="Arial" w:cs="Arial"/>
              </w:rPr>
              <w:fldChar w:fldCharType="begin"/>
            </w:r>
            <w:r w:rsidR="00C02816">
              <w:instrText xml:space="preserve"> XE "</w:instrText>
            </w:r>
            <w:r w:rsidR="00C02816" w:rsidRPr="00E430E8">
              <w:rPr>
                <w:rFonts w:ascii="Arial" w:hAnsi="Arial" w:cs="Arial"/>
                <w:b/>
                <w:color w:val="000000" w:themeColor="text1"/>
                <w:sz w:val="24"/>
                <w:szCs w:val="24"/>
                <w:lang w:eastAsia="es-CL"/>
              </w:rPr>
              <w:instrText>Setralog</w:instrText>
            </w:r>
            <w:r w:rsidR="00C02816" w:rsidRPr="00E430E8">
              <w:rPr>
                <w:rFonts w:ascii="Arial" w:hAnsi="Arial" w:cs="Arial"/>
                <w:b/>
                <w:color w:val="000000" w:themeColor="text1"/>
              </w:rPr>
              <w:instrText>:</w:instrText>
            </w:r>
            <w:r w:rsidR="00C02816" w:rsidRPr="00E430E8">
              <w:instrText>Nombre de Cliente para proyecto APT</w:instrText>
            </w:r>
            <w:r w:rsidR="00C02816">
              <w:instrText xml:space="preserve">" </w:instrText>
            </w:r>
            <w:r w:rsidR="00C02816">
              <w:rPr>
                <w:rFonts w:ascii="Arial" w:hAnsi="Arial" w:cs="Arial"/>
              </w:rPr>
              <w:fldChar w:fldCharType="end"/>
            </w:r>
            <w:r w:rsidRPr="00DD2B85">
              <w:rPr>
                <w:rFonts w:ascii="Arial" w:hAnsi="Arial" w:cs="Arial"/>
              </w:rPr>
              <w:t>)</w:t>
            </w:r>
          </w:p>
          <w:p w14:paraId="5A219973" w14:textId="77777777" w:rsidR="004C29F2" w:rsidRPr="00DD2B85" w:rsidRDefault="004C29F2" w:rsidP="004C29F2">
            <w:pPr>
              <w:rPr>
                <w:rFonts w:ascii="Arial" w:hAnsi="Arial" w:cs="Arial"/>
              </w:rPr>
            </w:pPr>
          </w:p>
          <w:p w14:paraId="09DA6C44" w14:textId="77777777" w:rsidR="004C29F2" w:rsidRPr="00DD2B85" w:rsidRDefault="004C29F2" w:rsidP="004C29F2">
            <w:pPr>
              <w:rPr>
                <w:rFonts w:ascii="Arial" w:hAnsi="Arial" w:cs="Arial"/>
                <w:b/>
                <w:bCs/>
              </w:rPr>
            </w:pPr>
            <w:r w:rsidRPr="00DD2B85">
              <w:rPr>
                <w:rFonts w:ascii="Arial" w:hAnsi="Arial" w:cs="Arial"/>
                <w:b/>
                <w:bCs/>
              </w:rPr>
              <w:t>Responsable del Proyecto</w:t>
            </w:r>
          </w:p>
          <w:p w14:paraId="1B783430" w14:textId="77777777" w:rsidR="004C29F2" w:rsidRPr="00DD2B85" w:rsidRDefault="004C29F2" w:rsidP="004C29F2">
            <w:pPr>
              <w:rPr>
                <w:rFonts w:ascii="Arial" w:hAnsi="Arial" w:cs="Arial"/>
              </w:rPr>
            </w:pPr>
            <w:r w:rsidRPr="00DD2B85">
              <w:rPr>
                <w:rFonts w:ascii="Arial" w:hAnsi="Arial" w:cs="Arial"/>
              </w:rPr>
              <w:t xml:space="preserve">Jonatan Sandoval </w:t>
            </w:r>
          </w:p>
          <w:p w14:paraId="5CAA3C5C" w14:textId="77777777" w:rsidR="004C29F2" w:rsidRPr="00DD2B85" w:rsidRDefault="004C29F2" w:rsidP="004C29F2">
            <w:pPr>
              <w:rPr>
                <w:rFonts w:ascii="Arial" w:hAnsi="Arial" w:cs="Arial"/>
              </w:rPr>
            </w:pPr>
          </w:p>
          <w:p w14:paraId="5608B734" w14:textId="6AA9897B" w:rsidR="004C29F2" w:rsidRPr="00DD2B85" w:rsidRDefault="004C29F2" w:rsidP="004C29F2">
            <w:pPr>
              <w:rPr>
                <w:rFonts w:ascii="Arial" w:hAnsi="Arial" w:cs="Arial"/>
                <w:b/>
                <w:bCs/>
              </w:rPr>
            </w:pPr>
            <w:r w:rsidRPr="00DD2B85">
              <w:rPr>
                <w:rFonts w:ascii="Arial" w:hAnsi="Arial" w:cs="Arial"/>
                <w:b/>
                <w:bCs/>
              </w:rPr>
              <w:t xml:space="preserve">Scrum </w:t>
            </w:r>
            <w:r w:rsidR="62F9699B" w:rsidRPr="4111AAB9">
              <w:rPr>
                <w:rFonts w:ascii="Arial" w:hAnsi="Arial" w:cs="Arial"/>
                <w:b/>
                <w:bCs/>
              </w:rPr>
              <w:t>Máster</w:t>
            </w:r>
            <w:r w:rsidR="00C02816">
              <w:rPr>
                <w:rFonts w:ascii="Arial" w:hAnsi="Arial" w:cs="Arial"/>
                <w:b/>
                <w:bCs/>
              </w:rPr>
              <w:fldChar w:fldCharType="begin"/>
            </w:r>
            <w:r w:rsidR="00C02816">
              <w:instrText xml:space="preserve"> XE "</w:instrText>
            </w:r>
            <w:r w:rsidR="00C02816" w:rsidRPr="002D682D">
              <w:rPr>
                <w:rFonts w:ascii="Arial" w:hAnsi="Arial" w:cs="Arial"/>
                <w:b/>
                <w:color w:val="000000" w:themeColor="text1"/>
                <w:sz w:val="24"/>
                <w:szCs w:val="24"/>
                <w:lang w:eastAsia="es-CL"/>
              </w:rPr>
              <w:instrText>Scrum Master</w:instrText>
            </w:r>
            <w:r w:rsidR="00C02816" w:rsidRPr="002D682D">
              <w:rPr>
                <w:rFonts w:ascii="Arial" w:hAnsi="Arial" w:cs="Arial"/>
                <w:b/>
                <w:color w:val="000000" w:themeColor="text1"/>
              </w:rPr>
              <w:instrText>:</w:instrText>
            </w:r>
            <w:r w:rsidR="00C02816" w:rsidRPr="002D682D">
              <w:instrText>Encargado de facilitar y agilizar proyectos</w:instrText>
            </w:r>
            <w:r w:rsidR="00C02816">
              <w:instrText xml:space="preserve">" </w:instrText>
            </w:r>
            <w:r w:rsidR="00C02816">
              <w:rPr>
                <w:rFonts w:ascii="Arial" w:hAnsi="Arial" w:cs="Arial"/>
                <w:b/>
                <w:bCs/>
              </w:rPr>
              <w:fldChar w:fldCharType="end"/>
            </w:r>
          </w:p>
          <w:p w14:paraId="27692B58" w14:textId="77777777" w:rsidR="004C29F2" w:rsidRPr="00DD2B85" w:rsidRDefault="004C29F2" w:rsidP="004C29F2">
            <w:pPr>
              <w:rPr>
                <w:rFonts w:ascii="Arial" w:hAnsi="Arial" w:cs="Arial"/>
              </w:rPr>
            </w:pPr>
            <w:r w:rsidRPr="00DD2B85">
              <w:rPr>
                <w:rFonts w:ascii="Arial" w:hAnsi="Arial" w:cs="Arial"/>
              </w:rPr>
              <w:t>Vanessa Salazar</w:t>
            </w:r>
          </w:p>
          <w:p w14:paraId="08B0A690" w14:textId="77777777" w:rsidR="004C29F2" w:rsidRPr="00DD2B85" w:rsidRDefault="004C29F2" w:rsidP="004C29F2">
            <w:pPr>
              <w:rPr>
                <w:rFonts w:ascii="Arial" w:hAnsi="Arial" w:cs="Arial"/>
              </w:rPr>
            </w:pPr>
          </w:p>
          <w:p w14:paraId="7BF2A2BF" w14:textId="77777777" w:rsidR="004C29F2" w:rsidRPr="00DD2B85" w:rsidRDefault="004C29F2" w:rsidP="004C29F2">
            <w:pPr>
              <w:rPr>
                <w:rFonts w:ascii="Arial" w:hAnsi="Arial" w:cs="Arial"/>
                <w:b/>
                <w:bCs/>
              </w:rPr>
            </w:pPr>
            <w:r w:rsidRPr="00DD2B85">
              <w:rPr>
                <w:rFonts w:ascii="Arial" w:hAnsi="Arial" w:cs="Arial"/>
                <w:b/>
                <w:bCs/>
              </w:rPr>
              <w:t xml:space="preserve">Líder del Equipo de Desarrollo </w:t>
            </w:r>
          </w:p>
          <w:p w14:paraId="265A81AF" w14:textId="77777777" w:rsidR="004C29F2" w:rsidRPr="00DD2B85" w:rsidRDefault="004C29F2" w:rsidP="004C29F2">
            <w:pPr>
              <w:rPr>
                <w:rFonts w:ascii="Arial" w:hAnsi="Arial" w:cs="Arial"/>
              </w:rPr>
            </w:pPr>
            <w:r w:rsidRPr="00DD2B85">
              <w:rPr>
                <w:rFonts w:ascii="Arial" w:hAnsi="Arial" w:cs="Arial"/>
              </w:rPr>
              <w:t xml:space="preserve">Martin Hidalgo </w:t>
            </w:r>
          </w:p>
          <w:p w14:paraId="578CB029" w14:textId="0F704D0F" w:rsidR="004C29F2" w:rsidRDefault="004C29F2" w:rsidP="00E272A2">
            <w:pPr>
              <w:spacing w:line="360" w:lineRule="auto"/>
              <w:jc w:val="both"/>
              <w:rPr>
                <w:rFonts w:ascii="Arial" w:hAnsi="Arial" w:cs="Arial"/>
              </w:rPr>
            </w:pPr>
          </w:p>
        </w:tc>
      </w:tr>
    </w:tbl>
    <w:p w14:paraId="19C461F8" w14:textId="7F7B4105" w:rsidR="00483ED1" w:rsidRDefault="00483ED1" w:rsidP="0040449B">
      <w:pPr>
        <w:spacing w:line="360" w:lineRule="auto"/>
        <w:jc w:val="both"/>
        <w:rPr>
          <w:rFonts w:ascii="Arial" w:hAnsi="Arial" w:cs="Arial"/>
        </w:rPr>
      </w:pPr>
    </w:p>
    <w:p w14:paraId="0907C6B5" w14:textId="4D771850" w:rsidR="22417EA1" w:rsidRDefault="22417EA1" w:rsidP="22417EA1">
      <w:pPr>
        <w:spacing w:line="360" w:lineRule="auto"/>
        <w:jc w:val="both"/>
        <w:rPr>
          <w:rFonts w:ascii="Arial" w:hAnsi="Arial" w:cs="Arial"/>
        </w:rPr>
      </w:pPr>
    </w:p>
    <w:p w14:paraId="4794A3B9" w14:textId="3496E795" w:rsidR="22417EA1" w:rsidRDefault="22417EA1" w:rsidP="22417EA1">
      <w:pPr>
        <w:spacing w:line="360" w:lineRule="auto"/>
        <w:jc w:val="both"/>
        <w:rPr>
          <w:rFonts w:ascii="Arial" w:hAnsi="Arial" w:cs="Arial"/>
        </w:rPr>
      </w:pPr>
    </w:p>
    <w:p w14:paraId="7FA26A88" w14:textId="6143D3CF" w:rsidR="22417EA1" w:rsidRDefault="22417EA1" w:rsidP="22417EA1">
      <w:pPr>
        <w:spacing w:line="360" w:lineRule="auto"/>
        <w:jc w:val="both"/>
        <w:rPr>
          <w:rFonts w:ascii="Arial" w:hAnsi="Arial" w:cs="Arial"/>
        </w:rPr>
      </w:pPr>
    </w:p>
    <w:p w14:paraId="03C47171" w14:textId="68BD5CC8" w:rsidR="000D3262" w:rsidRPr="00234948" w:rsidRDefault="000D3262" w:rsidP="0040449B">
      <w:pPr>
        <w:pStyle w:val="TitulosProyecto"/>
        <w:outlineLvl w:val="0"/>
      </w:pPr>
      <w:bookmarkStart w:id="41" w:name="_Toc1241802519"/>
      <w:bookmarkStart w:id="42" w:name="_Toc183471840"/>
      <w:bookmarkStart w:id="43" w:name="_Toc1456461109"/>
      <w:r w:rsidRPr="00234948">
        <w:t>Asignación de roles</w:t>
      </w:r>
      <w:r w:rsidR="6DE4A768">
        <w:t>.</w:t>
      </w:r>
      <w:bookmarkEnd w:id="41"/>
      <w:bookmarkEnd w:id="42"/>
      <w:bookmarkEnd w:id="43"/>
    </w:p>
    <w:p w14:paraId="0AA1B7D9" w14:textId="175AA0F1" w:rsidR="00A30B35" w:rsidRPr="003D3934" w:rsidRDefault="22E94ABE" w:rsidP="00EC5A91">
      <w:pPr>
        <w:pStyle w:val="ParrafoProyecto0"/>
      </w:pPr>
      <w:r>
        <w:t>Es esencial definir</w:t>
      </w:r>
      <w:r w:rsidR="004E0524" w:rsidRPr="004E0524">
        <w:t xml:space="preserve"> roles </w:t>
      </w:r>
      <w:r>
        <w:t>dentro de un proyecto</w:t>
      </w:r>
      <w:r w:rsidR="004E0524" w:rsidRPr="004E0524">
        <w:t xml:space="preserve"> para </w:t>
      </w:r>
      <w:r>
        <w:t xml:space="preserve">garantizar </w:t>
      </w:r>
      <w:r w:rsidR="004E0524" w:rsidRPr="004E0524">
        <w:t xml:space="preserve">el </w:t>
      </w:r>
      <w:r>
        <w:t xml:space="preserve">correcto funcionamiento del equipo a lo largo del </w:t>
      </w:r>
      <w:r w:rsidR="004E0524" w:rsidRPr="004E0524">
        <w:t xml:space="preserve">desarrollo </w:t>
      </w:r>
      <w:r>
        <w:t>de distintas etapas</w:t>
      </w:r>
      <w:r w:rsidR="1DEAB034">
        <w:t>.</w:t>
      </w:r>
      <w:r w:rsidR="004E0524" w:rsidRPr="004E0524">
        <w:t xml:space="preserve"> Estos roles definen las responsabilidades de cada miembro del equipo, lo que facilita la colaboración y asegura que las tareas se lleven a cabo de manera eficiente. Una clara asignación de roles es crucial para alcanzar los objetivos del proyecto y garantizar su éxito.</w:t>
      </w:r>
    </w:p>
    <w:p w14:paraId="5BA9E8A8" w14:textId="33A656CA" w:rsidR="00483ED1" w:rsidRDefault="00483ED1" w:rsidP="65B8CD0B">
      <w:pPr>
        <w:pStyle w:val="ParrafoProyecto0"/>
      </w:pPr>
    </w:p>
    <w:p w14:paraId="52C0F5CA" w14:textId="08C3EFB1" w:rsidR="00D950A9" w:rsidRDefault="000E74CE" w:rsidP="00EC5A91">
      <w:pPr>
        <w:pStyle w:val="Subtituloproyecto"/>
        <w:outlineLvl w:val="1"/>
        <w:rPr>
          <w:lang w:val="es-419"/>
        </w:rPr>
      </w:pPr>
      <w:bookmarkStart w:id="44" w:name="_Toc1720576805"/>
      <w:bookmarkStart w:id="45" w:name="_Toc183471841"/>
      <w:bookmarkStart w:id="46" w:name="_Toc2001931725"/>
      <w:r>
        <w:rPr>
          <w:lang w:val="es-419"/>
        </w:rPr>
        <w:t xml:space="preserve">Roles en </w:t>
      </w:r>
      <w:bookmarkEnd w:id="44"/>
      <w:r w:rsidR="33F419DB" w:rsidRPr="71822424">
        <w:rPr>
          <w:lang w:val="es-419"/>
        </w:rPr>
        <w:t>el proyecto.</w:t>
      </w:r>
      <w:bookmarkEnd w:id="45"/>
      <w:bookmarkEnd w:id="46"/>
    </w:p>
    <w:p w14:paraId="697E51D3" w14:textId="0145142B" w:rsidR="000E74CE" w:rsidRDefault="000E74CE" w:rsidP="00D950A9">
      <w:pPr>
        <w:pStyle w:val="ParrafoProyecto0"/>
        <w:numPr>
          <w:ilvl w:val="0"/>
          <w:numId w:val="34"/>
        </w:numPr>
      </w:pPr>
      <w:r>
        <w:rPr>
          <w:b/>
          <w:bCs/>
        </w:rPr>
        <w:t>Stakeholders / Interesados / Cliente:</w:t>
      </w:r>
      <w:r>
        <w:t xml:space="preserve"> Son los patrocinadores del proyecto, que pueden incluir al cliente directo o a otros inversionistas interesados en su éxito. Su papel principal es proporcionar los requisitos, expectativas, prioridades y retroalimentación sobre el producto. También validan que el proyecto cumpla con las necesidades del negocio y colaboran estrechamente con el Product Owner para asegurar que las prioridades del proyecto se alineen con sus intereses.</w:t>
      </w:r>
    </w:p>
    <w:p w14:paraId="2E160D0E" w14:textId="5B5C4A65" w:rsidR="000E74CE" w:rsidRDefault="000E74CE" w:rsidP="00D950A9">
      <w:pPr>
        <w:pStyle w:val="ParrafoProyecto0"/>
        <w:numPr>
          <w:ilvl w:val="0"/>
          <w:numId w:val="34"/>
        </w:numPr>
      </w:pPr>
      <w:r>
        <w:rPr>
          <w:b/>
          <w:bCs/>
        </w:rPr>
        <w:t xml:space="preserve">Product Owner / </w:t>
      </w:r>
      <w:r w:rsidR="59B9FF01" w:rsidRPr="71A7E604">
        <w:rPr>
          <w:b/>
          <w:bCs/>
        </w:rPr>
        <w:t>jefe</w:t>
      </w:r>
      <w:r>
        <w:rPr>
          <w:b/>
          <w:bCs/>
        </w:rPr>
        <w:t xml:space="preserve"> de Proyecto:</w:t>
      </w:r>
      <w:r>
        <w:t xml:space="preserve"> Es el responsable del proyecto desde la perspectiva de la empresa ejecutora y actúa como representante de los interesados del cliente final. Su rol principal es gestionar el Product Backlog, priorizando las tareas en función del valor que aportan al negocio. Además, se asegura de que el equipo Scrum comprenda correctamente los requisitos, tareas y metas del proyecto, y mantiene una comunicación constante con el cliente a través de la colaboración con los stakeholders.</w:t>
      </w:r>
    </w:p>
    <w:p w14:paraId="272F6BE1" w14:textId="65A011E2" w:rsidR="48D36522" w:rsidRDefault="48D36522" w:rsidP="3B4B8858">
      <w:pPr>
        <w:pStyle w:val="ParrafoProyecto0"/>
      </w:pPr>
    </w:p>
    <w:p w14:paraId="6245351D" w14:textId="39BCA1D1" w:rsidR="3B4B8858" w:rsidRDefault="3B4B8858" w:rsidP="3B4B8858">
      <w:pPr>
        <w:pStyle w:val="ParrafoProyecto0"/>
      </w:pPr>
    </w:p>
    <w:p w14:paraId="508F5FD6" w14:textId="6FA431A4" w:rsidR="3B4B8858" w:rsidRDefault="3B4B8858" w:rsidP="3B4B8858">
      <w:pPr>
        <w:pStyle w:val="ParrafoProyecto0"/>
      </w:pPr>
    </w:p>
    <w:p w14:paraId="42F7DCFE" w14:textId="320ADB10" w:rsidR="3B4B8858" w:rsidRDefault="3B4B8858" w:rsidP="3B4B8858">
      <w:pPr>
        <w:pStyle w:val="ParrafoProyecto0"/>
      </w:pPr>
    </w:p>
    <w:p w14:paraId="0AC3CF1D" w14:textId="27562EB8" w:rsidR="3B4B8858" w:rsidRDefault="3B4B8858" w:rsidP="3B4B8858">
      <w:pPr>
        <w:pStyle w:val="ParrafoProyecto0"/>
      </w:pPr>
    </w:p>
    <w:p w14:paraId="5CDDC4E5" w14:textId="4D3F4EA5" w:rsidR="3D575D85" w:rsidRDefault="5D603280" w:rsidP="36C3B248">
      <w:pPr>
        <w:pStyle w:val="ParrafoProyecto0"/>
        <w:numPr>
          <w:ilvl w:val="0"/>
          <w:numId w:val="34"/>
        </w:numPr>
      </w:pPr>
      <w:r w:rsidRPr="6FA8F4A5">
        <w:rPr>
          <w:b/>
          <w:bCs/>
        </w:rPr>
        <w:t>Facilitador</w:t>
      </w:r>
      <w:r w:rsidR="000E74CE">
        <w:rPr>
          <w:b/>
          <w:bCs/>
        </w:rPr>
        <w:t xml:space="preserve"> / Coordinador de Proyecto:</w:t>
      </w:r>
      <w:r w:rsidR="000E74CE">
        <w:t xml:space="preserve"> Actúa como facilitador y líder de servicio para el equipo Scrum. Su función es eliminar los impedimentos que puedan bloquear el progreso del equipo, promover la comunicación y fomentar la mejora continua dentro del equipo. Además, trabaja en estrecha colaboración con el Product Owner y el Development Team para asegurar que el proceso Scrum se cumpla correctamente.</w:t>
      </w:r>
    </w:p>
    <w:p w14:paraId="09FC4AD0" w14:textId="35AAE6F8" w:rsidR="003D3934" w:rsidRPr="005C3989" w:rsidRDefault="000E74CE" w:rsidP="5037CCD1">
      <w:pPr>
        <w:pStyle w:val="ParrafoProyecto0"/>
        <w:numPr>
          <w:ilvl w:val="0"/>
          <w:numId w:val="34"/>
        </w:numPr>
      </w:pPr>
      <w:r>
        <w:rPr>
          <w:b/>
          <w:bCs/>
        </w:rPr>
        <w:t>Development Team / Equipo de Desarrollo:</w:t>
      </w:r>
      <w:r>
        <w:t xml:space="preserve"> Este equipo es el encargado de la construcción del proyecto o producto. Está compuesto por profesionales especializados en áreas como bases de datos, diseño, arquitectura o programación en diversos lenguajes. El equipo </w:t>
      </w:r>
      <w:r w:rsidR="1375124C">
        <w:t>se autoorganiza</w:t>
      </w:r>
      <w:r>
        <w:t xml:space="preserve"> y </w:t>
      </w:r>
      <w:r w:rsidR="1375124C">
        <w:t>divide</w:t>
      </w:r>
      <w:r>
        <w:t xml:space="preserve"> el trabajo en </w:t>
      </w:r>
      <w:r w:rsidR="546F947F">
        <w:t>los entregables que se deseen generar</w:t>
      </w:r>
      <w:r>
        <w:t xml:space="preserve"> </w:t>
      </w:r>
      <w:r w:rsidR="1375124C">
        <w:t>para</w:t>
      </w:r>
      <w:r>
        <w:t xml:space="preserve"> </w:t>
      </w:r>
      <w:r w:rsidR="546F947F">
        <w:t xml:space="preserve">mejorar y </w:t>
      </w:r>
      <w:r>
        <w:t xml:space="preserve">completar el </w:t>
      </w:r>
      <w:r w:rsidR="546F947F">
        <w:t>proyecto</w:t>
      </w:r>
      <w:r>
        <w:t>.</w:t>
      </w:r>
    </w:p>
    <w:p w14:paraId="4BC4786F" w14:textId="0A1C2666" w:rsidR="00AD18C9" w:rsidRDefault="00AD18C9" w:rsidP="36C3B248">
      <w:pPr>
        <w:pStyle w:val="ParrafoProyecto0"/>
        <w:ind w:left="720"/>
      </w:pPr>
    </w:p>
    <w:p w14:paraId="3FA51D2B" w14:textId="51587C28" w:rsidR="00EC2E17" w:rsidRDefault="00EC2E17" w:rsidP="00234574">
      <w:pPr>
        <w:pStyle w:val="Subtituloproyecto"/>
        <w:outlineLvl w:val="1"/>
      </w:pPr>
      <w:bookmarkStart w:id="47" w:name="_Toc2088693862"/>
      <w:bookmarkStart w:id="48" w:name="_Toc183471842"/>
      <w:bookmarkStart w:id="49" w:name="_Toc82695260"/>
      <w:r>
        <w:t>Responsables de cada rol.</w:t>
      </w:r>
      <w:bookmarkEnd w:id="47"/>
      <w:bookmarkEnd w:id="48"/>
      <w:bookmarkEnd w:id="49"/>
    </w:p>
    <w:p w14:paraId="384F9BE1" w14:textId="3C5CD549" w:rsidR="00A77E44" w:rsidRDefault="00CB53AE" w:rsidP="00EC2E17">
      <w:pPr>
        <w:pStyle w:val="ParrafoProyecto0"/>
      </w:pPr>
      <w:r>
        <w:t xml:space="preserve">Bajo este proyecto </w:t>
      </w:r>
      <w:r w:rsidR="00EC2E17">
        <w:t>los responsables de cada rol quedan definida bajo la siguiente estructura.</w:t>
      </w:r>
    </w:p>
    <w:p w14:paraId="4AC51207" w14:textId="0391A2CD" w:rsidR="00A20550" w:rsidRDefault="00A20550" w:rsidP="00A20550">
      <w:pPr>
        <w:pStyle w:val="Descripcin"/>
        <w:keepNext/>
      </w:pPr>
      <w:bookmarkStart w:id="50" w:name="_Toc183468896"/>
      <w:r>
        <w:t xml:space="preserve">Tabla </w:t>
      </w:r>
      <w:fldSimple w:instr=" SEQ Tabla \* ARABIC ">
        <w:r w:rsidR="002C5966">
          <w:rPr>
            <w:noProof/>
          </w:rPr>
          <w:t>1</w:t>
        </w:r>
      </w:fldSimple>
      <w:r>
        <w:t>- Responsables de cada Rol</w:t>
      </w:r>
      <w:bookmarkEnd w:id="50"/>
      <w:r w:rsidR="00CD2E25">
        <w:fldChar w:fldCharType="begin"/>
      </w:r>
      <w:r w:rsidR="00CD2E25">
        <w:instrText xml:space="preserve"> XE "</w:instrText>
      </w:r>
      <w:r w:rsidR="00CD2E25" w:rsidRPr="003A14A4">
        <w:rPr>
          <w:rFonts w:ascii="Arial" w:hAnsi="Arial" w:cs="Arial"/>
          <w:b/>
          <w:color w:val="000000" w:themeColor="text1"/>
          <w:sz w:val="24"/>
          <w:szCs w:val="24"/>
          <w:lang w:eastAsia="es-CL"/>
        </w:rPr>
        <w:instrText>Rol</w:instrText>
      </w:r>
      <w:r w:rsidR="00CD2E25" w:rsidRPr="003A14A4">
        <w:rPr>
          <w:rFonts w:ascii="Arial" w:hAnsi="Arial" w:cs="Arial"/>
          <w:b/>
          <w:color w:val="000000" w:themeColor="text1"/>
        </w:rPr>
        <w:instrText>:</w:instrText>
      </w:r>
      <w:r w:rsidR="00CD2E25" w:rsidRPr="003A14A4">
        <w:instrText>Funciones que debe realizar una determinada persona en su entorno laboral</w:instrText>
      </w:r>
      <w:r w:rsidR="00CD2E25">
        <w:instrText xml:space="preserve">" </w:instrText>
      </w:r>
      <w:r w:rsidR="00CD2E25">
        <w:fldChar w:fldCharType="end"/>
      </w:r>
    </w:p>
    <w:tbl>
      <w:tblPr>
        <w:tblStyle w:val="Tablaconcuadrcula"/>
        <w:tblW w:w="0" w:type="auto"/>
        <w:tblLook w:val="04A0" w:firstRow="1" w:lastRow="0" w:firstColumn="1" w:lastColumn="0" w:noHBand="0" w:noVBand="1"/>
      </w:tblPr>
      <w:tblGrid>
        <w:gridCol w:w="4414"/>
        <w:gridCol w:w="4414"/>
      </w:tblGrid>
      <w:tr w:rsidR="00A20550" w14:paraId="569C5B62" w14:textId="77777777" w:rsidTr="1ACA0ABC">
        <w:tc>
          <w:tcPr>
            <w:tcW w:w="4414" w:type="dxa"/>
          </w:tcPr>
          <w:p w14:paraId="0E3C6FDA" w14:textId="559C758F" w:rsidR="00A20550" w:rsidRPr="00C26D8A" w:rsidRDefault="0016520F" w:rsidP="00C26D8A">
            <w:pPr>
              <w:pStyle w:val="ParrafoProyecto0"/>
              <w:jc w:val="center"/>
              <w:rPr>
                <w:b/>
                <w:bCs/>
              </w:rPr>
            </w:pPr>
            <w:r w:rsidRPr="00C26D8A">
              <w:rPr>
                <w:b/>
                <w:bCs/>
              </w:rPr>
              <w:t>Rol</w:t>
            </w:r>
            <w:r w:rsidR="00CD2E25">
              <w:rPr>
                <w:b/>
                <w:bCs/>
              </w:rPr>
              <w:fldChar w:fldCharType="begin"/>
            </w:r>
            <w:r w:rsidR="00CD2E25">
              <w:instrText xml:space="preserve"> XE "</w:instrText>
            </w:r>
            <w:r w:rsidR="00CD2E25" w:rsidRPr="003A14A4">
              <w:rPr>
                <w:b/>
                <w:lang w:eastAsia="es-CL"/>
              </w:rPr>
              <w:instrText>Rol</w:instrText>
            </w:r>
            <w:r w:rsidR="00CD2E25" w:rsidRPr="003A14A4">
              <w:rPr>
                <w:b/>
              </w:rPr>
              <w:instrText>:</w:instrText>
            </w:r>
            <w:r w:rsidR="00CD2E25" w:rsidRPr="003A14A4">
              <w:instrText>Funciones que debe realizar una determinada persona en su entorno laboral</w:instrText>
            </w:r>
            <w:r w:rsidR="00CD2E25">
              <w:instrText xml:space="preserve">" </w:instrText>
            </w:r>
            <w:r w:rsidR="00CD2E25">
              <w:rPr>
                <w:b/>
                <w:bCs/>
              </w:rPr>
              <w:fldChar w:fldCharType="end"/>
            </w:r>
          </w:p>
        </w:tc>
        <w:tc>
          <w:tcPr>
            <w:tcW w:w="4414" w:type="dxa"/>
          </w:tcPr>
          <w:p w14:paraId="3F9BC9E0" w14:textId="50B26BE4" w:rsidR="00A20550" w:rsidRPr="00C26D8A" w:rsidRDefault="005A1A3A" w:rsidP="00C26D8A">
            <w:pPr>
              <w:pStyle w:val="ParrafoProyecto0"/>
              <w:jc w:val="center"/>
              <w:rPr>
                <w:b/>
                <w:bCs/>
              </w:rPr>
            </w:pPr>
            <w:r w:rsidRPr="00C26D8A">
              <w:rPr>
                <w:b/>
                <w:bCs/>
              </w:rPr>
              <w:t>Responsable</w:t>
            </w:r>
          </w:p>
        </w:tc>
      </w:tr>
      <w:tr w:rsidR="00A20550" w14:paraId="3B5C4C4E" w14:textId="77777777" w:rsidTr="1ACA0ABC">
        <w:tc>
          <w:tcPr>
            <w:tcW w:w="4414" w:type="dxa"/>
          </w:tcPr>
          <w:p w14:paraId="476AA39B" w14:textId="539B0AD6" w:rsidR="00A20550" w:rsidRDefault="0016520F" w:rsidP="00C26D8A">
            <w:pPr>
              <w:pStyle w:val="ParrafoProyecto0"/>
            </w:pPr>
            <w:r>
              <w:t>StakeHolder/ Cliente</w:t>
            </w:r>
          </w:p>
        </w:tc>
        <w:tc>
          <w:tcPr>
            <w:tcW w:w="4414" w:type="dxa"/>
          </w:tcPr>
          <w:p w14:paraId="61134574" w14:textId="2EA7F962" w:rsidR="00A20550" w:rsidRDefault="0016520F" w:rsidP="00C26D8A">
            <w:pPr>
              <w:pStyle w:val="ParrafoProyecto0"/>
            </w:pPr>
            <w:r>
              <w:t xml:space="preserve">Equipo </w:t>
            </w:r>
            <w:r w:rsidR="006D1DBF">
              <w:t>Setralog</w:t>
            </w:r>
            <w:r w:rsidR="00C02816">
              <w:fldChar w:fldCharType="begin"/>
            </w:r>
            <w:r w:rsidR="00C02816">
              <w:instrText xml:space="preserve"> XE "</w:instrText>
            </w:r>
            <w:r w:rsidR="00C02816" w:rsidRPr="00E430E8">
              <w:rPr>
                <w:b/>
                <w:lang w:eastAsia="es-CL"/>
              </w:rPr>
              <w:instrText>Setralog</w:instrText>
            </w:r>
            <w:r w:rsidR="00C02816" w:rsidRPr="00E430E8">
              <w:rPr>
                <w:b/>
              </w:rPr>
              <w:instrText>:</w:instrText>
            </w:r>
            <w:r w:rsidR="00C02816" w:rsidRPr="00E430E8">
              <w:instrText>Nombre de Cliente para proyecto APT</w:instrText>
            </w:r>
            <w:r w:rsidR="00C02816">
              <w:instrText xml:space="preserve">" </w:instrText>
            </w:r>
            <w:r w:rsidR="00C02816">
              <w:fldChar w:fldCharType="end"/>
            </w:r>
            <w:r w:rsidR="006D1DBF">
              <w:t xml:space="preserve"> / Patricia </w:t>
            </w:r>
            <w:r w:rsidR="0ABE919C">
              <w:t>González</w:t>
            </w:r>
          </w:p>
        </w:tc>
      </w:tr>
      <w:tr w:rsidR="00A20550" w14:paraId="345102AE" w14:textId="77777777" w:rsidTr="1ACA0ABC">
        <w:tc>
          <w:tcPr>
            <w:tcW w:w="4414" w:type="dxa"/>
          </w:tcPr>
          <w:p w14:paraId="5EE82C05" w14:textId="382EF562" w:rsidR="00A20550" w:rsidRDefault="006D1DBF" w:rsidP="00C26D8A">
            <w:pPr>
              <w:pStyle w:val="ParrafoProyecto0"/>
            </w:pPr>
            <w:r>
              <w:t>Product Owner</w:t>
            </w:r>
            <w:r w:rsidR="004857F5">
              <w:fldChar w:fldCharType="begin"/>
            </w:r>
            <w:r w:rsidR="004857F5">
              <w:instrText xml:space="preserve"> XE "</w:instrText>
            </w:r>
            <w:r w:rsidR="004857F5" w:rsidRPr="003F335F">
              <w:rPr>
                <w:b/>
                <w:lang w:eastAsia="es-CL"/>
              </w:rPr>
              <w:instrText>Product Owner</w:instrText>
            </w:r>
            <w:r w:rsidR="004857F5" w:rsidRPr="003F335F">
              <w:rPr>
                <w:b/>
              </w:rPr>
              <w:instrText>:</w:instrText>
            </w:r>
            <w:r w:rsidR="004857F5" w:rsidRPr="003F335F">
              <w:instrText>Persona que toma decisiones sobre un proyecto</w:instrText>
            </w:r>
            <w:r w:rsidR="004857F5">
              <w:instrText xml:space="preserve">" </w:instrText>
            </w:r>
            <w:r w:rsidR="004857F5">
              <w:fldChar w:fldCharType="end"/>
            </w:r>
            <w:r w:rsidR="006C7B6E">
              <w:t xml:space="preserve"> / jefe de proyecto</w:t>
            </w:r>
          </w:p>
        </w:tc>
        <w:tc>
          <w:tcPr>
            <w:tcW w:w="4414" w:type="dxa"/>
          </w:tcPr>
          <w:p w14:paraId="0BED93F0" w14:textId="2D12751D" w:rsidR="00A20550" w:rsidRDefault="006D1DBF" w:rsidP="00C26D8A">
            <w:pPr>
              <w:pStyle w:val="ParrafoProyecto0"/>
            </w:pPr>
            <w:r>
              <w:t>Jonatan Sandoval</w:t>
            </w:r>
          </w:p>
        </w:tc>
      </w:tr>
      <w:tr w:rsidR="00A20550" w14:paraId="250EBB5E" w14:textId="77777777" w:rsidTr="1ACA0ABC">
        <w:tc>
          <w:tcPr>
            <w:tcW w:w="4414" w:type="dxa"/>
          </w:tcPr>
          <w:p w14:paraId="22E0924C" w14:textId="6900BB4A" w:rsidR="00A20550" w:rsidRDefault="0B3EC7F6" w:rsidP="00C26D8A">
            <w:pPr>
              <w:pStyle w:val="ParrafoProyecto0"/>
            </w:pPr>
            <w:r>
              <w:t>Facilitador</w:t>
            </w:r>
            <w:r w:rsidR="414A3135">
              <w:t xml:space="preserve"> / </w:t>
            </w:r>
            <w:r w:rsidR="00C02816">
              <w:fldChar w:fldCharType="begin"/>
            </w:r>
            <w:r w:rsidR="00C02816">
              <w:instrText xml:space="preserve"> XE "</w:instrText>
            </w:r>
            <w:r w:rsidR="00C02816" w:rsidRPr="002D682D">
              <w:rPr>
                <w:b/>
                <w:lang w:eastAsia="es-CL"/>
              </w:rPr>
              <w:instrText>Scrum Master</w:instrText>
            </w:r>
            <w:r w:rsidR="00C02816" w:rsidRPr="002D682D">
              <w:rPr>
                <w:b/>
              </w:rPr>
              <w:instrText>:</w:instrText>
            </w:r>
            <w:r w:rsidR="00C02816" w:rsidRPr="002D682D">
              <w:instrText>Encargado de facilitar y agilizar proyectos</w:instrText>
            </w:r>
            <w:r w:rsidR="00C02816">
              <w:instrText xml:space="preserve">" </w:instrText>
            </w:r>
            <w:r w:rsidR="00C02816">
              <w:fldChar w:fldCharType="end"/>
            </w:r>
            <w:r w:rsidR="006C7B6E" w:rsidRPr="006C7B6E">
              <w:t>coordinador de proyecto</w:t>
            </w:r>
          </w:p>
        </w:tc>
        <w:tc>
          <w:tcPr>
            <w:tcW w:w="4414" w:type="dxa"/>
          </w:tcPr>
          <w:p w14:paraId="1C593338" w14:textId="0DDE7E6F" w:rsidR="00A20550" w:rsidRDefault="005A1A3A" w:rsidP="00C26D8A">
            <w:pPr>
              <w:pStyle w:val="ParrafoProyecto0"/>
            </w:pPr>
            <w:r>
              <w:t>Vanessa Salazar</w:t>
            </w:r>
          </w:p>
        </w:tc>
      </w:tr>
      <w:tr w:rsidR="006C7B6E" w14:paraId="7F9AE66E" w14:textId="77777777" w:rsidTr="1ACA0ABC">
        <w:tc>
          <w:tcPr>
            <w:tcW w:w="4414" w:type="dxa"/>
          </w:tcPr>
          <w:p w14:paraId="7665B1F7" w14:textId="2614F62F" w:rsidR="006C7B6E" w:rsidRPr="006C7B6E" w:rsidRDefault="005A1A3A" w:rsidP="00C26D8A">
            <w:pPr>
              <w:pStyle w:val="ParrafoProyecto0"/>
            </w:pPr>
            <w:r w:rsidRPr="005A1A3A">
              <w:t>Development Team</w:t>
            </w:r>
            <w:r w:rsidR="00D43774">
              <w:fldChar w:fldCharType="begin"/>
            </w:r>
            <w:r w:rsidR="00D43774">
              <w:instrText xml:space="preserve"> XE "</w:instrText>
            </w:r>
            <w:r w:rsidR="00D43774" w:rsidRPr="006F32FF">
              <w:rPr>
                <w:b/>
                <w:lang w:eastAsia="es-CL"/>
              </w:rPr>
              <w:instrText>Development Team</w:instrText>
            </w:r>
            <w:r w:rsidR="00D43774" w:rsidRPr="006F32FF">
              <w:rPr>
                <w:b/>
              </w:rPr>
              <w:instrText>:</w:instrText>
            </w:r>
            <w:r w:rsidR="00D43774" w:rsidRPr="006F32FF">
              <w:instrText>Grupo de personas encargadas de desarrollar un proyecto</w:instrText>
            </w:r>
            <w:r w:rsidR="00D43774">
              <w:instrText xml:space="preserve">" </w:instrText>
            </w:r>
            <w:r w:rsidR="00D43774">
              <w:fldChar w:fldCharType="end"/>
            </w:r>
            <w:r>
              <w:t xml:space="preserve"> Leader / líder equipo de desarrollo</w:t>
            </w:r>
          </w:p>
        </w:tc>
        <w:tc>
          <w:tcPr>
            <w:tcW w:w="4414" w:type="dxa"/>
          </w:tcPr>
          <w:p w14:paraId="36694578" w14:textId="6670AE7E" w:rsidR="006C7B6E" w:rsidRDefault="00C26D8A" w:rsidP="00C26D8A">
            <w:pPr>
              <w:pStyle w:val="ParrafoProyecto0"/>
            </w:pPr>
            <w:r>
              <w:t>Martín Hidalgo</w:t>
            </w:r>
          </w:p>
        </w:tc>
      </w:tr>
    </w:tbl>
    <w:p w14:paraId="1E0F74C3" w14:textId="77777777" w:rsidR="00215CCE" w:rsidRPr="00215CCE" w:rsidRDefault="00042438" w:rsidP="00215CCE">
      <w:pPr>
        <w:pStyle w:val="Sinespaciado"/>
        <w:rPr>
          <w:rFonts w:ascii="Arial" w:hAnsi="Arial" w:cs="Arial"/>
        </w:rPr>
      </w:pPr>
      <w:r w:rsidRPr="00215CCE">
        <w:rPr>
          <w:rFonts w:ascii="Arial" w:hAnsi="Arial" w:cs="Arial"/>
        </w:rPr>
        <w:t xml:space="preserve">Nota: La tabla muestra </w:t>
      </w:r>
      <w:r w:rsidR="00215CCE" w:rsidRPr="00215CCE">
        <w:rPr>
          <w:rFonts w:ascii="Arial" w:hAnsi="Arial" w:cs="Arial"/>
        </w:rPr>
        <w:t>el detalle de los roles y sus asignaciones (Elaboración propia 2024)</w:t>
      </w:r>
    </w:p>
    <w:p w14:paraId="51F30920" w14:textId="51FF1363" w:rsidR="00EC2E17" w:rsidRPr="00215CCE" w:rsidRDefault="00EC2E17" w:rsidP="0040449B">
      <w:pPr>
        <w:spacing w:line="360" w:lineRule="auto"/>
        <w:jc w:val="both"/>
        <w:rPr>
          <w:rFonts w:ascii="Arial" w:hAnsi="Arial" w:cs="Arial"/>
          <w:sz w:val="18"/>
          <w:szCs w:val="18"/>
        </w:rPr>
      </w:pPr>
    </w:p>
    <w:p w14:paraId="0DB59F13" w14:textId="77777777" w:rsidR="00A77E44" w:rsidRDefault="00A77E44" w:rsidP="0040449B">
      <w:pPr>
        <w:spacing w:line="360" w:lineRule="auto"/>
        <w:jc w:val="both"/>
        <w:rPr>
          <w:rFonts w:ascii="Arial" w:hAnsi="Arial" w:cs="Arial"/>
        </w:rPr>
      </w:pPr>
    </w:p>
    <w:p w14:paraId="62B34C61" w14:textId="77777777" w:rsidR="00F36AAF" w:rsidRDefault="00F36AAF" w:rsidP="0040449B">
      <w:pPr>
        <w:spacing w:line="360" w:lineRule="auto"/>
        <w:jc w:val="both"/>
        <w:rPr>
          <w:rFonts w:ascii="Arial" w:hAnsi="Arial" w:cs="Arial"/>
        </w:rPr>
      </w:pPr>
    </w:p>
    <w:p w14:paraId="5BC88D0A" w14:textId="77777777" w:rsidR="0043006C" w:rsidRDefault="0043006C" w:rsidP="0040449B">
      <w:pPr>
        <w:spacing w:line="360" w:lineRule="auto"/>
        <w:jc w:val="both"/>
        <w:rPr>
          <w:rFonts w:ascii="Arial" w:hAnsi="Arial" w:cs="Arial"/>
        </w:rPr>
      </w:pPr>
    </w:p>
    <w:p w14:paraId="426145B8" w14:textId="61E9169E" w:rsidR="000D3262" w:rsidRPr="00234948" w:rsidRDefault="000D3262" w:rsidP="0040449B">
      <w:pPr>
        <w:pStyle w:val="TitulosProyecto"/>
        <w:outlineLvl w:val="0"/>
      </w:pPr>
      <w:bookmarkStart w:id="51" w:name="_Toc392427652"/>
      <w:bookmarkStart w:id="52" w:name="_Toc183471843"/>
      <w:bookmarkStart w:id="53" w:name="_Toc274139655"/>
      <w:r w:rsidRPr="00234948">
        <w:t>Metodología</w:t>
      </w:r>
      <w:r w:rsidR="47C4BE4B">
        <w:t>.</w:t>
      </w:r>
      <w:bookmarkEnd w:id="51"/>
      <w:bookmarkEnd w:id="52"/>
      <w:bookmarkEnd w:id="53"/>
    </w:p>
    <w:p w14:paraId="249671BF" w14:textId="1E712600" w:rsidR="008B3B2B" w:rsidRDefault="00D778D3" w:rsidP="00487699">
      <w:pPr>
        <w:pStyle w:val="ParrafoProyecto0"/>
      </w:pPr>
      <w:r>
        <w:t>La metodología para el desarrollo del Proyecto APT</w:t>
      </w:r>
      <w:r>
        <w:fldChar w:fldCharType="begin"/>
      </w:r>
      <w:r>
        <w:instrText xml:space="preserve"> XE "APT:Asignatura de portafolio de título" </w:instrText>
      </w:r>
      <w:r>
        <w:fldChar w:fldCharType="end"/>
      </w:r>
      <w:r>
        <w:t xml:space="preserve"> se basará en </w:t>
      </w:r>
      <w:r w:rsidR="664F7EDD">
        <w:t xml:space="preserve">la </w:t>
      </w:r>
      <w:r w:rsidR="14846993">
        <w:t>metodología</w:t>
      </w:r>
      <w:r w:rsidR="664F7EDD">
        <w:t xml:space="preserve"> </w:t>
      </w:r>
      <w:r w:rsidR="5E05041E">
        <w:t>iterativo</w:t>
      </w:r>
      <w:r w:rsidR="1F52DECB">
        <w:t>-i</w:t>
      </w:r>
      <w:r w:rsidR="664F7EDD">
        <w:t>ncrem</w:t>
      </w:r>
      <w:r w:rsidR="09AEADB9">
        <w:t>e</w:t>
      </w:r>
      <w:r w:rsidR="664F7EDD">
        <w:t>ntal</w:t>
      </w:r>
      <w:r w:rsidR="3CDE6615">
        <w:t>.</w:t>
      </w:r>
    </w:p>
    <w:p w14:paraId="76209F03" w14:textId="203B64A6" w:rsidR="3CDE6615" w:rsidRDefault="3CDE6615" w:rsidP="334C4955">
      <w:pPr>
        <w:pStyle w:val="ParrafoProyecto0"/>
      </w:pPr>
      <w:r>
        <w:t>¿Qué es el desarrollo iterativo?</w:t>
      </w:r>
    </w:p>
    <w:p w14:paraId="056BD56B" w14:textId="6E7F0793" w:rsidR="3CDE6615" w:rsidRDefault="3CDE6615" w:rsidP="334C4955">
      <w:pPr>
        <w:pStyle w:val="ParrafoProyecto0"/>
      </w:pPr>
      <w:r>
        <w:t>El desarrollo iterativo es una metodología de desarrollo de software en la que el proyecto se divide en pequeñas iteraciones o ciclos. Cada iteración es un proceso de planificación, diseño, implementación y pruebas que se realiza en un periodo de tiempo específico. Al final de cada iteración, se entrega el software para que pueda ser probado y evaluado por los usuarios.</w:t>
      </w:r>
    </w:p>
    <w:p w14:paraId="0B8B6123" w14:textId="163440E9" w:rsidR="3CDE6615" w:rsidRDefault="3CDE6615" w:rsidP="334C4955">
      <w:pPr>
        <w:pStyle w:val="ParrafoProyecto0"/>
      </w:pPr>
      <w:r>
        <w:t>La idea detrás del desarrollo iterativo es que es más fácil identificar y corregir los errores y problemas en etapas tempranas del proyecto, en lugar de descubrirlos al final. Cada iteración proporciona una oportunidad para que el equipo de desarrollo y el cliente revisen y ajusten los requisitos y objetivos del proyecto en función de lo aprendido en la iteración anterior. De esta manera, el proyecto se va adaptando y evoluciona según las necesidades</w:t>
      </w:r>
      <w:r w:rsidR="3A7436D3">
        <w:t xml:space="preserve"> (Diferencias entre el Desarrollo Iterativo e Incremental, 2023/06/21).</w:t>
      </w:r>
    </w:p>
    <w:p w14:paraId="13E9B3EE" w14:textId="6E481687" w:rsidR="732BB4D9" w:rsidRDefault="732BB4D9" w:rsidP="6FA8F4A5">
      <w:pPr>
        <w:pStyle w:val="ParrafoProyecto0"/>
      </w:pPr>
      <w:r>
        <w:t xml:space="preserve">El desarrollo iterativo es una metodología de desarrollo de software que organiza el proyecto en pequeñas iteraciones o ciclos. Cada iteración abarca un proceso completo que incluye planificación, diseño, implementación y pruebas, y se desarrolla </w:t>
      </w:r>
      <w:r w:rsidR="49E2D02E">
        <w:t>en</w:t>
      </w:r>
      <w:r>
        <w:t xml:space="preserve"> un periodo definido. Al finalizar cada iteración, el software se entrega a los usuarios para que puedan evaluarlo y proporcionar retroalimentación que permita ajustarlo según las necesidades identificadas.</w:t>
      </w:r>
    </w:p>
    <w:p w14:paraId="2A6B5F32" w14:textId="377A3991" w:rsidR="732BB4D9" w:rsidRDefault="732BB4D9" w:rsidP="6FA8F4A5">
      <w:pPr>
        <w:pStyle w:val="ParrafoProyecto0"/>
      </w:pPr>
      <w:r>
        <w:t>La principal ventaja del desarrollo iterativo radica en su capacidad para identificar y corregir errores o problemas en las primeras etapas del proyecto. Esto evita que los inconvenientes se acumulen y sean descubiertos al final, cuando podrían ser más costosos de resolver. Además, cada iteración brinda la oportunidad de revisar y adaptar los requisitos y objetivos del proyecto en función de los aprendizajes obtenidos en el ciclo anterior.</w:t>
      </w:r>
    </w:p>
    <w:p w14:paraId="4C25141E" w14:textId="6FD98ABE" w:rsidR="73FBE07F" w:rsidRDefault="73FBE07F" w:rsidP="73FBE07F">
      <w:pPr>
        <w:pStyle w:val="ParrafoProyecto0"/>
      </w:pPr>
    </w:p>
    <w:p w14:paraId="56E7C53F" w14:textId="14B062AB" w:rsidR="00051DAC" w:rsidRDefault="732BB4D9" w:rsidP="73FBE07F">
      <w:pPr>
        <w:pStyle w:val="ParrafoProyecto0"/>
        <w:keepNext/>
      </w:pPr>
      <w:r>
        <w:t>De esta manera, el desarrollo iterativo permite que el proyecto evolucione de forma constante y se adapte progresivamente a las necesidades del cliente. Este enfoque garantiza que el producto final sea más ajustado a los objetivos iniciales y a las expectativas cambiantes, reduciendo riesgos y promoviendo una colaboración más efectiva entre los equipos de desarrollo y los usuarios.</w:t>
      </w:r>
    </w:p>
    <w:p w14:paraId="620E4BE4" w14:textId="3FC32A77" w:rsidR="006202BD" w:rsidRDefault="006202BD" w:rsidP="006202BD">
      <w:pPr>
        <w:pStyle w:val="Descripcin"/>
        <w:keepNext/>
        <w:jc w:val="both"/>
      </w:pPr>
      <w:bookmarkStart w:id="54" w:name="_Toc183468043"/>
      <w:r>
        <w:t xml:space="preserve">Ilustración </w:t>
      </w:r>
      <w:fldSimple w:instr=" SEQ Ilustración \* ARABIC ">
        <w:r w:rsidR="002C5966">
          <w:rPr>
            <w:noProof/>
          </w:rPr>
          <w:t>3</w:t>
        </w:r>
      </w:fldSimple>
      <w:r>
        <w:t xml:space="preserve"> - </w:t>
      </w:r>
      <w:r w:rsidRPr="004025D2">
        <w:t>Desarrollo incremental</w:t>
      </w:r>
      <w:bookmarkEnd w:id="54"/>
    </w:p>
    <w:p w14:paraId="68936CEC" w14:textId="34B9C4F3" w:rsidR="00CC374C" w:rsidRDefault="7B2ED5D8" w:rsidP="334C4955">
      <w:pPr>
        <w:spacing w:line="360" w:lineRule="auto"/>
        <w:jc w:val="both"/>
      </w:pPr>
      <w:r>
        <w:rPr>
          <w:noProof/>
        </w:rPr>
        <w:drawing>
          <wp:inline distT="0" distB="0" distL="0" distR="0" wp14:anchorId="269B83E3" wp14:editId="2C7CE46D">
            <wp:extent cx="5619752" cy="4048125"/>
            <wp:effectExtent l="19050" t="19050" r="19050" b="9525"/>
            <wp:docPr id="241839597" name="Picture 24183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19752" cy="4048125"/>
                    </a:xfrm>
                    <a:prstGeom prst="rect">
                      <a:avLst/>
                    </a:prstGeom>
                    <a:ln>
                      <a:solidFill>
                        <a:schemeClr val="accent1"/>
                      </a:solidFill>
                    </a:ln>
                  </pic:spPr>
                </pic:pic>
              </a:graphicData>
            </a:graphic>
          </wp:inline>
        </w:drawing>
      </w:r>
    </w:p>
    <w:p w14:paraId="4B74B6D3" w14:textId="121319F1" w:rsidR="00866521" w:rsidRPr="00A14943" w:rsidRDefault="00051DAC" w:rsidP="00A14943">
      <w:pPr>
        <w:spacing w:line="360" w:lineRule="auto"/>
        <w:rPr>
          <w:rFonts w:ascii="Arial" w:hAnsi="Arial" w:cs="Arial"/>
        </w:rPr>
      </w:pPr>
      <w:r w:rsidRPr="334C4955">
        <w:rPr>
          <w:rFonts w:ascii="Arial" w:hAnsi="Arial" w:cs="Arial"/>
        </w:rPr>
        <w:t xml:space="preserve">Nota: La Ilustración muestra </w:t>
      </w:r>
      <w:r w:rsidR="00503588" w:rsidRPr="334C4955">
        <w:rPr>
          <w:rFonts w:ascii="Arial" w:hAnsi="Arial" w:cs="Arial"/>
        </w:rPr>
        <w:t>como</w:t>
      </w:r>
      <w:r w:rsidR="00A14943" w:rsidRPr="334C4955">
        <w:rPr>
          <w:rFonts w:ascii="Arial" w:hAnsi="Arial" w:cs="Arial"/>
        </w:rPr>
        <w:t xml:space="preserve"> es el </w:t>
      </w:r>
      <w:r w:rsidR="0FFCB9D6" w:rsidRPr="334C4955">
        <w:rPr>
          <w:rFonts w:ascii="Arial" w:hAnsi="Arial" w:cs="Arial"/>
        </w:rPr>
        <w:t xml:space="preserve">ciclo del software basado en la metodologia </w:t>
      </w:r>
      <w:r w:rsidR="2AB27430" w:rsidRPr="334C4955">
        <w:rPr>
          <w:rFonts w:ascii="Arial" w:hAnsi="Arial" w:cs="Arial"/>
        </w:rPr>
        <w:t>incremental (</w:t>
      </w:r>
      <w:r w:rsidR="00A14943" w:rsidRPr="334C4955">
        <w:rPr>
          <w:rFonts w:ascii="Arial" w:hAnsi="Arial" w:cs="Arial"/>
        </w:rPr>
        <w:t>Fuente:</w:t>
      </w:r>
      <w:r w:rsidR="68527E34" w:rsidRPr="334C4955">
        <w:rPr>
          <w:rFonts w:ascii="Arial" w:hAnsi="Arial" w:cs="Arial"/>
        </w:rPr>
        <w:t xml:space="preserve"> </w:t>
      </w:r>
      <w:hyperlink r:id="rId11">
        <w:r w:rsidR="68527E34" w:rsidRPr="334C4955">
          <w:rPr>
            <w:rStyle w:val="Hipervnculo"/>
            <w:rFonts w:ascii="Arial" w:hAnsi="Arial" w:cs="Arial"/>
          </w:rPr>
          <w:t>https://intelequia.com/es/blog/post/qu%C3%A9-modelo-de-ciclo-de-vida-del-software-es-el-m%C3%A1s-adecuado-para-tu-proyecto,</w:t>
        </w:r>
      </w:hyperlink>
      <w:r w:rsidR="68527E34" w:rsidRPr="334C4955">
        <w:rPr>
          <w:rFonts w:ascii="Arial" w:hAnsi="Arial" w:cs="Arial"/>
        </w:rPr>
        <w:t xml:space="preserve"> </w:t>
      </w:r>
      <w:r w:rsidR="00A14943" w:rsidRPr="334C4955">
        <w:rPr>
          <w:rFonts w:ascii="Arial" w:hAnsi="Arial" w:cs="Arial"/>
        </w:rPr>
        <w:t xml:space="preserve">2024) </w:t>
      </w:r>
    </w:p>
    <w:p w14:paraId="46D957F4" w14:textId="77777777" w:rsidR="00866521" w:rsidRDefault="00866521" w:rsidP="00F90C27">
      <w:pPr>
        <w:spacing w:line="360" w:lineRule="auto"/>
        <w:jc w:val="both"/>
        <w:rPr>
          <w:rFonts w:ascii="Arial" w:hAnsi="Arial" w:cs="Arial"/>
        </w:rPr>
      </w:pPr>
    </w:p>
    <w:p w14:paraId="0AFDFC4E" w14:textId="49C03CE9" w:rsidR="2D3C489B" w:rsidRDefault="2D3C489B" w:rsidP="2D3C489B">
      <w:pPr>
        <w:spacing w:line="360" w:lineRule="auto"/>
        <w:jc w:val="both"/>
        <w:rPr>
          <w:rFonts w:ascii="Arial" w:hAnsi="Arial" w:cs="Arial"/>
        </w:rPr>
      </w:pPr>
    </w:p>
    <w:p w14:paraId="1A796D52" w14:textId="0EAED7E6" w:rsidR="296956DF" w:rsidRDefault="296956DF" w:rsidP="296956DF">
      <w:pPr>
        <w:spacing w:line="360" w:lineRule="auto"/>
        <w:jc w:val="both"/>
        <w:rPr>
          <w:rFonts w:ascii="Arial" w:hAnsi="Arial" w:cs="Arial"/>
        </w:rPr>
      </w:pPr>
    </w:p>
    <w:p w14:paraId="33E4D7F4" w14:textId="2556F06F" w:rsidR="6FA8F4A5" w:rsidRDefault="6FA8F4A5" w:rsidP="6FA8F4A5">
      <w:pPr>
        <w:spacing w:line="360" w:lineRule="auto"/>
        <w:jc w:val="both"/>
        <w:rPr>
          <w:rFonts w:ascii="Arial" w:hAnsi="Arial" w:cs="Arial"/>
        </w:rPr>
      </w:pPr>
    </w:p>
    <w:p w14:paraId="55055FC1" w14:textId="4B1266CF" w:rsidR="00F90C27" w:rsidRPr="00F90C27" w:rsidRDefault="009A2268" w:rsidP="36C3B248">
      <w:pPr>
        <w:pStyle w:val="Subtituloproyecto"/>
        <w:spacing w:line="360" w:lineRule="auto"/>
        <w:outlineLvl w:val="1"/>
      </w:pPr>
      <w:bookmarkStart w:id="55" w:name="_Toc210341464"/>
      <w:bookmarkStart w:id="56" w:name="_Toc183471844"/>
      <w:bookmarkStart w:id="57" w:name="_Toc53094557"/>
      <w:r>
        <w:t xml:space="preserve">Fase 1 - </w:t>
      </w:r>
      <w:r w:rsidR="00F90C27" w:rsidRPr="00F90C27">
        <w:t>Levantamiento de Requerimiento y Entendimiento del Negocio</w:t>
      </w:r>
      <w:bookmarkEnd w:id="55"/>
      <w:bookmarkEnd w:id="56"/>
      <w:bookmarkEnd w:id="57"/>
      <w:r w:rsidR="00791598">
        <w:t xml:space="preserve"> </w:t>
      </w:r>
    </w:p>
    <w:p w14:paraId="5B32F9CD" w14:textId="00A46F8C" w:rsidR="009A2268" w:rsidRPr="00F90C27" w:rsidRDefault="00F90C27" w:rsidP="009A2268">
      <w:pPr>
        <w:pStyle w:val="ParrafoProyecto0"/>
      </w:pPr>
      <w:r w:rsidRPr="00F90C27">
        <w:t xml:space="preserve"> </w:t>
      </w:r>
      <w:r w:rsidR="009A2268" w:rsidRPr="00F90C27">
        <w:t>1.1</w:t>
      </w:r>
      <w:r w:rsidR="009A2268" w:rsidRPr="00F90C27">
        <w:tab/>
        <w:t>Reuniones de Kick-Off</w:t>
      </w:r>
      <w:r w:rsidR="00474159">
        <w:fldChar w:fldCharType="begin"/>
      </w:r>
      <w:r w:rsidR="00474159">
        <w:instrText xml:space="preserve"> XE "</w:instrText>
      </w:r>
      <w:r w:rsidR="00474159" w:rsidRPr="004D76A1">
        <w:rPr>
          <w:b/>
          <w:lang w:eastAsia="es-CL"/>
        </w:rPr>
        <w:instrText>Kick-Off</w:instrText>
      </w:r>
      <w:r w:rsidR="00474159" w:rsidRPr="004D76A1">
        <w:rPr>
          <w:b/>
        </w:rPr>
        <w:instrText>:</w:instrText>
      </w:r>
      <w:r w:rsidR="00474159" w:rsidRPr="004D76A1">
        <w:instrText>Reunión inicial de un proyecto</w:instrText>
      </w:r>
      <w:r w:rsidR="00474159">
        <w:instrText xml:space="preserve">" </w:instrText>
      </w:r>
      <w:r w:rsidR="00474159">
        <w:fldChar w:fldCharType="end"/>
      </w:r>
      <w:r w:rsidR="009A2268" w:rsidRPr="00F90C27">
        <w:t xml:space="preserve"> con Stakeholders: Se realizará reuniones iniciales con los interesados clave, incluidos los usuarios finales, el Producto Owner y el equipo de </w:t>
      </w:r>
      <w:r w:rsidR="009A2268">
        <w:t>desarrollo</w:t>
      </w:r>
      <w:r w:rsidR="009A2268" w:rsidRPr="00F90C27">
        <w:t>, para discutir el alcance y los objetivos principales del proyecto. Estas reuniones permitirán al equipo comprender las expectativas del cliente y obtener una visión clara de los requisitos.</w:t>
      </w:r>
    </w:p>
    <w:p w14:paraId="4DA61B78" w14:textId="77777777" w:rsidR="009A2268" w:rsidRDefault="009A2268" w:rsidP="009A2268">
      <w:pPr>
        <w:pStyle w:val="ParrafoProyecto0"/>
      </w:pPr>
      <w:r w:rsidRPr="00F90C27">
        <w:t>1.2</w:t>
      </w:r>
      <w:r w:rsidRPr="00F90C27">
        <w:tab/>
        <w:t>Levantamiento de Requerimientos Funcionales y No Funcionales: Se organizarán sesiones para documentar detalladamente los requisitos del sistema. Esto incluye la identificación de funcionalidades críticas y restricciones.</w:t>
      </w:r>
    </w:p>
    <w:p w14:paraId="6C4989D2" w14:textId="27E10B02" w:rsidR="00F90C27" w:rsidRPr="00940ED3" w:rsidRDefault="009A2268" w:rsidP="009A2268">
      <w:pPr>
        <w:pStyle w:val="ParrafoProyecto0"/>
      </w:pPr>
      <w:r w:rsidRPr="00F90C27">
        <w:t>1.3</w:t>
      </w:r>
      <w:r w:rsidRPr="00F90C27">
        <w:tab/>
      </w:r>
      <w:r w:rsidRPr="00940ED3">
        <w:t>Levantamiento de flujos y Procesos y Caso de Uso: Se desarrollarán diagramas que representan los procesos operativos actuales y cómo interactuarán los usuarios con el sistema. Los casos de uso servirán para definir claramente las interacciones previstas con el sistema y garantizar que las funcionalidades cubran todas las necesidades identificadas</w:t>
      </w:r>
    </w:p>
    <w:p w14:paraId="17B75F50" w14:textId="77777777" w:rsidR="009A2268" w:rsidRDefault="009A2268" w:rsidP="00F90C27">
      <w:pPr>
        <w:spacing w:line="360" w:lineRule="auto"/>
        <w:jc w:val="both"/>
        <w:rPr>
          <w:rFonts w:ascii="Arial" w:hAnsi="Arial" w:cs="Arial"/>
        </w:rPr>
      </w:pPr>
    </w:p>
    <w:p w14:paraId="6AFDF66A" w14:textId="22321758" w:rsidR="639C3181" w:rsidRDefault="639C3181" w:rsidP="639C3181">
      <w:pPr>
        <w:spacing w:line="360" w:lineRule="auto"/>
        <w:jc w:val="both"/>
        <w:rPr>
          <w:rFonts w:ascii="Arial" w:hAnsi="Arial" w:cs="Arial"/>
        </w:rPr>
      </w:pPr>
    </w:p>
    <w:p w14:paraId="49508E0F" w14:textId="5C71AB8C" w:rsidR="639C3181" w:rsidRDefault="639C3181" w:rsidP="639C3181">
      <w:pPr>
        <w:spacing w:line="360" w:lineRule="auto"/>
        <w:jc w:val="both"/>
        <w:rPr>
          <w:rFonts w:ascii="Arial" w:hAnsi="Arial" w:cs="Arial"/>
        </w:rPr>
      </w:pPr>
    </w:p>
    <w:p w14:paraId="58D15C77" w14:textId="6BBC7980" w:rsidR="639C3181" w:rsidRDefault="639C3181" w:rsidP="639C3181">
      <w:pPr>
        <w:spacing w:line="360" w:lineRule="auto"/>
        <w:jc w:val="both"/>
        <w:rPr>
          <w:rFonts w:ascii="Arial" w:hAnsi="Arial" w:cs="Arial"/>
        </w:rPr>
      </w:pPr>
    </w:p>
    <w:p w14:paraId="3DA8D3B4" w14:textId="04CC55CA" w:rsidR="639C3181" w:rsidRDefault="639C3181" w:rsidP="639C3181">
      <w:pPr>
        <w:spacing w:line="360" w:lineRule="auto"/>
        <w:jc w:val="both"/>
        <w:rPr>
          <w:rFonts w:ascii="Arial" w:hAnsi="Arial" w:cs="Arial"/>
        </w:rPr>
      </w:pPr>
    </w:p>
    <w:p w14:paraId="783EEA6A" w14:textId="7E883799" w:rsidR="639C3181" w:rsidRDefault="639C3181" w:rsidP="639C3181">
      <w:pPr>
        <w:spacing w:line="360" w:lineRule="auto"/>
        <w:jc w:val="both"/>
        <w:rPr>
          <w:rFonts w:ascii="Arial" w:hAnsi="Arial" w:cs="Arial"/>
        </w:rPr>
      </w:pPr>
    </w:p>
    <w:p w14:paraId="730827CE" w14:textId="55DABFB7" w:rsidR="639C3181" w:rsidRDefault="639C3181" w:rsidP="639C3181">
      <w:pPr>
        <w:spacing w:line="360" w:lineRule="auto"/>
        <w:jc w:val="both"/>
        <w:rPr>
          <w:rFonts w:ascii="Arial" w:hAnsi="Arial" w:cs="Arial"/>
        </w:rPr>
      </w:pPr>
    </w:p>
    <w:p w14:paraId="1B987E16" w14:textId="40525561" w:rsidR="639C3181" w:rsidRDefault="639C3181" w:rsidP="639C3181">
      <w:pPr>
        <w:spacing w:line="360" w:lineRule="auto"/>
        <w:jc w:val="both"/>
        <w:rPr>
          <w:rFonts w:ascii="Arial" w:hAnsi="Arial" w:cs="Arial"/>
        </w:rPr>
      </w:pPr>
    </w:p>
    <w:p w14:paraId="5D728D7E" w14:textId="6C84F0E7" w:rsidR="639C3181" w:rsidRDefault="639C3181" w:rsidP="639C3181">
      <w:pPr>
        <w:spacing w:line="360" w:lineRule="auto"/>
        <w:jc w:val="both"/>
        <w:rPr>
          <w:rFonts w:ascii="Arial" w:hAnsi="Arial" w:cs="Arial"/>
        </w:rPr>
      </w:pPr>
    </w:p>
    <w:p w14:paraId="7846F4E7" w14:textId="39158C62" w:rsidR="639C3181" w:rsidRDefault="639C3181" w:rsidP="639C3181">
      <w:pPr>
        <w:spacing w:line="360" w:lineRule="auto"/>
        <w:jc w:val="both"/>
        <w:rPr>
          <w:rFonts w:ascii="Arial" w:hAnsi="Arial" w:cs="Arial"/>
        </w:rPr>
      </w:pPr>
    </w:p>
    <w:p w14:paraId="3AC02B62" w14:textId="4FD76929" w:rsidR="639C3181" w:rsidRDefault="639C3181" w:rsidP="639C3181">
      <w:pPr>
        <w:spacing w:line="360" w:lineRule="auto"/>
        <w:jc w:val="both"/>
        <w:rPr>
          <w:rFonts w:ascii="Arial" w:hAnsi="Arial" w:cs="Arial"/>
        </w:rPr>
      </w:pPr>
    </w:p>
    <w:p w14:paraId="6BE6FB8C" w14:textId="1EBFCEA8" w:rsidR="009A2268" w:rsidRDefault="009A2268" w:rsidP="639C3181">
      <w:pPr>
        <w:pStyle w:val="Subtituloproyecto"/>
        <w:spacing w:line="360" w:lineRule="auto"/>
        <w:outlineLvl w:val="1"/>
      </w:pPr>
    </w:p>
    <w:p w14:paraId="1B77F887" w14:textId="667EA3B2" w:rsidR="009A2268" w:rsidRDefault="009A2268" w:rsidP="639C3181">
      <w:pPr>
        <w:pStyle w:val="Subtituloproyecto"/>
        <w:spacing w:line="360" w:lineRule="auto"/>
        <w:outlineLvl w:val="1"/>
      </w:pPr>
    </w:p>
    <w:p w14:paraId="4E8C1EA9" w14:textId="78E8950B" w:rsidR="009A2268" w:rsidRDefault="009A2268" w:rsidP="639C3181">
      <w:pPr>
        <w:pStyle w:val="Subtituloproyecto"/>
        <w:spacing w:line="360" w:lineRule="auto"/>
        <w:outlineLvl w:val="1"/>
      </w:pPr>
      <w:bookmarkStart w:id="58" w:name="_Toc342181920"/>
      <w:bookmarkStart w:id="59" w:name="_Toc183471845"/>
      <w:bookmarkStart w:id="60" w:name="_Toc1584612971"/>
      <w:r>
        <w:t>Fase 2 - Diseño, desarrollo y pruebas.</w:t>
      </w:r>
      <w:bookmarkEnd w:id="58"/>
      <w:bookmarkEnd w:id="59"/>
      <w:bookmarkEnd w:id="60"/>
    </w:p>
    <w:p w14:paraId="022990CF" w14:textId="197FE57D" w:rsidR="009A2268" w:rsidRDefault="00CF3B36" w:rsidP="00924A64">
      <w:pPr>
        <w:pStyle w:val="ParrafoProyecto0"/>
      </w:pPr>
      <w:r>
        <w:t>2</w:t>
      </w:r>
      <w:r w:rsidR="009A2268">
        <w:t>.1</w:t>
      </w:r>
      <w:r>
        <w:tab/>
      </w:r>
      <w:r w:rsidR="009A2268" w:rsidRPr="00F90C27">
        <w:t xml:space="preserve"> </w:t>
      </w:r>
      <w:r w:rsidR="009A2268" w:rsidRPr="00940ED3">
        <w:t>Diseño de la Arquitectura del Sistema: Se crearán diagramas UML</w:t>
      </w:r>
      <w:r w:rsidR="00F56E4D">
        <w:fldChar w:fldCharType="begin"/>
      </w:r>
      <w:r w:rsidR="00F56E4D">
        <w:instrText xml:space="preserve"> XE "</w:instrText>
      </w:r>
      <w:r w:rsidR="00F56E4D" w:rsidRPr="00A17A78">
        <w:rPr>
          <w:b/>
          <w:lang w:eastAsia="es-CL"/>
        </w:rPr>
        <w:instrText>UML</w:instrText>
      </w:r>
      <w:r w:rsidR="00F56E4D" w:rsidRPr="00A17A78">
        <w:rPr>
          <w:b/>
        </w:rPr>
        <w:instrText>:</w:instrText>
      </w:r>
      <w:r w:rsidR="00F56E4D" w:rsidRPr="00A17A78">
        <w:instrText>Lenguaje Unificado de Modelo</w:instrText>
      </w:r>
      <w:r w:rsidR="00F56E4D">
        <w:instrText xml:space="preserve">" </w:instrText>
      </w:r>
      <w:r w:rsidR="00F56E4D">
        <w:fldChar w:fldCharType="end"/>
      </w:r>
      <w:r w:rsidR="009A2268" w:rsidRPr="00940ED3">
        <w:t xml:space="preserve"> (diagrama de clases, de secuencia, de componentes, etc.) para representar las estructuras y la interacción de los diferentes componentes del sistema. Además, se diseñarán la base de datos, tanto en su modelo lógico como físico, optimizando la eficiencia y seguridad de las consultas.</w:t>
      </w:r>
    </w:p>
    <w:p w14:paraId="5401FC7D" w14:textId="377B3C3B" w:rsidR="009A2268" w:rsidRPr="00AD18C9" w:rsidRDefault="009A2268" w:rsidP="00924A64">
      <w:pPr>
        <w:pStyle w:val="ParrafoProyecto0"/>
      </w:pPr>
      <w:r>
        <w:t>2</w:t>
      </w:r>
      <w:r w:rsidR="00CF3B36">
        <w:t>.2</w:t>
      </w:r>
      <w:r w:rsidR="00CF3B36">
        <w:tab/>
      </w:r>
      <w:r w:rsidRPr="00F90C27">
        <w:t xml:space="preserve"> </w:t>
      </w:r>
      <w:r w:rsidRPr="00AD18C9">
        <w:t xml:space="preserve">Prototipo de la Interfaz de Usuario: Se desarrollarán prototipos de que reflejarán la interfaz del usuario. Estos se presentarán a los </w:t>
      </w:r>
      <w:r w:rsidR="1511D63A">
        <w:t>St</w:t>
      </w:r>
      <w:r w:rsidR="613202F4">
        <w:t>ake</w:t>
      </w:r>
      <w:r w:rsidR="1511D63A">
        <w:t>holders</w:t>
      </w:r>
      <w:r w:rsidRPr="00AD18C9">
        <w:t xml:space="preserve"> para obtener retroalimentación y realizar ajustes antes de pasar el desarrollo completo.</w:t>
      </w:r>
    </w:p>
    <w:p w14:paraId="0A86E794" w14:textId="76959F22" w:rsidR="009A2268" w:rsidRPr="00AD18C9" w:rsidRDefault="009A2268" w:rsidP="00924A64">
      <w:pPr>
        <w:pStyle w:val="ParrafoProyecto0"/>
      </w:pPr>
      <w:r w:rsidRPr="00AD18C9">
        <w:t>2.</w:t>
      </w:r>
      <w:r w:rsidR="00CF3B36" w:rsidRPr="00AD18C9">
        <w:t>3</w:t>
      </w:r>
      <w:r w:rsidR="00CF3B36" w:rsidRPr="00AD18C9">
        <w:tab/>
      </w:r>
      <w:r w:rsidRPr="00AD18C9">
        <w:t xml:space="preserve"> Product Backlog</w:t>
      </w:r>
      <w:r w:rsidR="00366993">
        <w:fldChar w:fldCharType="begin"/>
      </w:r>
      <w:r w:rsidR="00366993">
        <w:instrText xml:space="preserve"> XE "</w:instrText>
      </w:r>
      <w:r w:rsidR="00366993" w:rsidRPr="00C83618">
        <w:rPr>
          <w:b/>
          <w:lang w:eastAsia="es-CL"/>
        </w:rPr>
        <w:instrText>Product Backlog</w:instrText>
      </w:r>
      <w:r w:rsidR="00366993" w:rsidRPr="00C83618">
        <w:rPr>
          <w:b/>
        </w:rPr>
        <w:instrText>:</w:instrText>
      </w:r>
      <w:r w:rsidR="00366993" w:rsidRPr="00C83618">
        <w:instrText>Lista ordenada de tareas que se utilizan para desarrollar un producto</w:instrText>
      </w:r>
      <w:r w:rsidR="00366993">
        <w:instrText xml:space="preserve">" </w:instrText>
      </w:r>
      <w:r w:rsidR="00366993">
        <w:fldChar w:fldCharType="end"/>
      </w:r>
      <w:r w:rsidRPr="00AD18C9">
        <w:t xml:space="preserve"> y Prioridades: Se creará un Product Backlog</w:t>
      </w:r>
      <w:r w:rsidR="00366993">
        <w:fldChar w:fldCharType="begin"/>
      </w:r>
      <w:r w:rsidR="00366993">
        <w:instrText xml:space="preserve"> XE "</w:instrText>
      </w:r>
      <w:r w:rsidR="00366993" w:rsidRPr="00C83618">
        <w:rPr>
          <w:b/>
          <w:lang w:eastAsia="es-CL"/>
        </w:rPr>
        <w:instrText>Product Backlog</w:instrText>
      </w:r>
      <w:r w:rsidR="00366993" w:rsidRPr="00C83618">
        <w:rPr>
          <w:b/>
        </w:rPr>
        <w:instrText>:</w:instrText>
      </w:r>
      <w:r w:rsidR="00366993" w:rsidRPr="00C83618">
        <w:instrText>Lista ordenada de tareas que se utilizan para desarrollar un producto</w:instrText>
      </w:r>
      <w:r w:rsidR="00366993">
        <w:instrText xml:space="preserve">" </w:instrText>
      </w:r>
      <w:r w:rsidR="00366993">
        <w:fldChar w:fldCharType="end"/>
      </w:r>
      <w:r w:rsidRPr="00AD18C9">
        <w:t xml:space="preserve"> que contendrá           todas las tareas necesarias para desarrollar el sistema. Las tareas se priorizarán    según su importancia y se discutirán con el Product Owner</w:t>
      </w:r>
      <w:r w:rsidR="004857F5">
        <w:fldChar w:fldCharType="begin"/>
      </w:r>
      <w:r w:rsidR="004857F5">
        <w:instrText xml:space="preserve"> XE "</w:instrText>
      </w:r>
      <w:r w:rsidR="004857F5" w:rsidRPr="003F335F">
        <w:rPr>
          <w:b/>
          <w:lang w:eastAsia="es-CL"/>
        </w:rPr>
        <w:instrText>Product Owner</w:instrText>
      </w:r>
      <w:r w:rsidR="004857F5" w:rsidRPr="003F335F">
        <w:rPr>
          <w:b/>
        </w:rPr>
        <w:instrText>:</w:instrText>
      </w:r>
      <w:r w:rsidR="004857F5" w:rsidRPr="003F335F">
        <w:instrText>Persona que toma decisiones sobre un proyecto</w:instrText>
      </w:r>
      <w:r w:rsidR="004857F5">
        <w:instrText xml:space="preserve">" </w:instrText>
      </w:r>
      <w:r w:rsidR="004857F5">
        <w:fldChar w:fldCharType="end"/>
      </w:r>
      <w:r w:rsidRPr="00AD18C9">
        <w:t xml:space="preserve"> para asegurarse de que las funcionalidades más críticas se desarrollan primero.</w:t>
      </w:r>
    </w:p>
    <w:p w14:paraId="31A0BB11" w14:textId="40A8D00C" w:rsidR="009A2268" w:rsidRPr="00AD18C9" w:rsidRDefault="009A2268" w:rsidP="00924A64">
      <w:pPr>
        <w:pStyle w:val="ParrafoProyecto0"/>
      </w:pPr>
      <w:r w:rsidRPr="00AD18C9">
        <w:t>2.</w:t>
      </w:r>
      <w:r w:rsidR="000B1681" w:rsidRPr="00AD18C9">
        <w:t>4</w:t>
      </w:r>
      <w:r w:rsidR="000B1681" w:rsidRPr="00AD18C9">
        <w:tab/>
      </w:r>
      <w:r w:rsidRPr="00AD18C9">
        <w:t xml:space="preserve"> División de Sprint</w:t>
      </w:r>
      <w:r w:rsidR="00795E23">
        <w:fldChar w:fldCharType="begin"/>
      </w:r>
      <w:r w:rsidR="00795E23">
        <w:instrText xml:space="preserve"> XE "</w:instrText>
      </w:r>
      <w:r w:rsidR="00795E23" w:rsidRPr="008432FC">
        <w:rPr>
          <w:b/>
          <w:lang w:eastAsia="es-CL"/>
        </w:rPr>
        <w:instrText>Sprint</w:instrText>
      </w:r>
      <w:r w:rsidR="00795E23" w:rsidRPr="008432FC">
        <w:rPr>
          <w:b/>
        </w:rPr>
        <w:instrText>:</w:instrText>
      </w:r>
      <w:r w:rsidR="00795E23" w:rsidRPr="008432FC">
        <w:instrText>Ciclo de ejecución de un proyecto</w:instrText>
      </w:r>
      <w:r w:rsidR="00795E23">
        <w:instrText xml:space="preserve">" </w:instrText>
      </w:r>
      <w:r w:rsidR="00795E23">
        <w:fldChar w:fldCharType="end"/>
      </w:r>
      <w:r w:rsidRPr="00AD18C9">
        <w:t xml:space="preserve">: El proyecto se dividirá en </w:t>
      </w:r>
      <w:r w:rsidR="00473710" w:rsidRPr="00AD18C9">
        <w:t>3</w:t>
      </w:r>
      <w:r w:rsidRPr="00AD18C9">
        <w:t xml:space="preserve"> sprint </w:t>
      </w:r>
      <w:r w:rsidR="00473710" w:rsidRPr="00AD18C9">
        <w:t>de</w:t>
      </w:r>
      <w:r w:rsidRPr="00AD18C9">
        <w:t xml:space="preserve"> 3 semanas cada uno. Cada sprint incluye la planificación, ejecución, revisión y retrospectiva. El equipo de desarrollo trabajara en un conjunto de tareas seleccionadas para cada sprint, asegurando que se entreguen incrementos funcionales del producto. </w:t>
      </w:r>
    </w:p>
    <w:p w14:paraId="3F6310D2" w14:textId="44AAE085" w:rsidR="009A2268" w:rsidRPr="00AD18C9" w:rsidRDefault="000B1681" w:rsidP="00924A64">
      <w:pPr>
        <w:pStyle w:val="ParrafoProyecto0"/>
      </w:pPr>
      <w:r w:rsidRPr="00AD18C9">
        <w:t>2.5</w:t>
      </w:r>
      <w:r w:rsidRPr="00AD18C9">
        <w:tab/>
      </w:r>
      <w:r w:rsidR="00473710" w:rsidRPr="00AD18C9">
        <w:t>Desarrollo de la solución: Se codificar</w:t>
      </w:r>
      <w:r w:rsidR="7FCB35CF" w:rsidRPr="00AD18C9">
        <w:t>á</w:t>
      </w:r>
      <w:r w:rsidR="033BD5B9" w:rsidRPr="00AD18C9">
        <w:t>n</w:t>
      </w:r>
      <w:r w:rsidR="00473710" w:rsidRPr="00AD18C9">
        <w:t xml:space="preserve"> los módulos principales del sistema, como la gestión de clientes y pedidos, integrando tecnologías en la nube (como Azure</w:t>
      </w:r>
      <w:r w:rsidR="00A9243B">
        <w:fldChar w:fldCharType="begin"/>
      </w:r>
      <w:r w:rsidR="00A9243B">
        <w:instrText xml:space="preserve"> XE "</w:instrText>
      </w:r>
      <w:r w:rsidR="00A9243B" w:rsidRPr="303800D2">
        <w:rPr>
          <w:b/>
          <w:bCs/>
          <w:lang w:eastAsia="es-CL"/>
        </w:rPr>
        <w:instrText>Azure</w:instrText>
      </w:r>
      <w:r w:rsidR="00A9243B" w:rsidRPr="303800D2">
        <w:rPr>
          <w:b/>
          <w:bCs/>
        </w:rPr>
        <w:instrText>:</w:instrText>
      </w:r>
      <w:r w:rsidR="00A9243B" w:rsidRPr="00621ED0">
        <w:instrText>Es la plataforma Microsoft que ofrece servicios en la nube</w:instrText>
      </w:r>
      <w:r w:rsidR="00A9243B">
        <w:instrText xml:space="preserve">" </w:instrText>
      </w:r>
      <w:r w:rsidR="00A9243B">
        <w:fldChar w:fldCharType="end"/>
      </w:r>
      <w:r w:rsidR="00473710" w:rsidRPr="00AD18C9">
        <w:t>, AWS o Google cloud) para optimizar el almacenamiento y procesamiento de datos. También se implementarán buenas prácticas de programación para asegurar un código limpio, eficiente y fácil de mantener</w:t>
      </w:r>
      <w:r w:rsidR="2DE81F00">
        <w:t>.</w:t>
      </w:r>
    </w:p>
    <w:p w14:paraId="7EAAC51E" w14:textId="0C3E15F4" w:rsidR="00473710" w:rsidRDefault="00473710" w:rsidP="00924A64">
      <w:pPr>
        <w:pStyle w:val="ParrafoProyecto0"/>
      </w:pPr>
      <w:r w:rsidRPr="00AD18C9">
        <w:t>2</w:t>
      </w:r>
      <w:r w:rsidR="00924A64" w:rsidRPr="00AD18C9">
        <w:t>.6</w:t>
      </w:r>
      <w:r w:rsidR="00924A64" w:rsidRPr="00AD18C9">
        <w:tab/>
      </w:r>
      <w:r w:rsidRPr="00AD18C9">
        <w:t xml:space="preserve">Pruebas </w:t>
      </w:r>
      <w:r w:rsidR="00EF22DA" w:rsidRPr="00AD18C9">
        <w:t>operación y</w:t>
      </w:r>
      <w:r w:rsidRPr="00AD18C9">
        <w:t xml:space="preserve"> </w:t>
      </w:r>
      <w:r w:rsidR="00EF22DA" w:rsidRPr="00AD18C9">
        <w:t>s</w:t>
      </w:r>
      <w:r w:rsidRPr="00AD18C9">
        <w:t xml:space="preserve">eguridad: Se realizarán pruebas exhaustivas para identificar </w:t>
      </w:r>
      <w:r w:rsidR="00EF22DA" w:rsidRPr="00AD18C9">
        <w:t xml:space="preserve">fallas y </w:t>
      </w:r>
      <w:r w:rsidRPr="00AD18C9">
        <w:t>vulnerabilidades en el sistema al final de cada sprint. Cualquier hallazgo será corregido y documentado antes de avanzará a las fases siguiente.</w:t>
      </w:r>
    </w:p>
    <w:p w14:paraId="4FC61100" w14:textId="77777777" w:rsidR="00AD18C9" w:rsidRDefault="00AD18C9" w:rsidP="00F90C27">
      <w:pPr>
        <w:spacing w:line="360" w:lineRule="auto"/>
        <w:jc w:val="both"/>
        <w:rPr>
          <w:rFonts w:ascii="Arial" w:hAnsi="Arial" w:cs="Arial"/>
        </w:rPr>
      </w:pPr>
    </w:p>
    <w:p w14:paraId="69CA1C02" w14:textId="5940F51E" w:rsidR="00AD18C9" w:rsidRDefault="00AD18C9" w:rsidP="00F90C27">
      <w:pPr>
        <w:spacing w:line="360" w:lineRule="auto"/>
        <w:jc w:val="both"/>
        <w:rPr>
          <w:rFonts w:ascii="Arial" w:hAnsi="Arial" w:cs="Arial"/>
        </w:rPr>
      </w:pPr>
    </w:p>
    <w:p w14:paraId="7419429F" w14:textId="77777777" w:rsidR="0013687A" w:rsidRDefault="0013687A" w:rsidP="00F90C27">
      <w:pPr>
        <w:spacing w:line="360" w:lineRule="auto"/>
        <w:jc w:val="both"/>
        <w:rPr>
          <w:rFonts w:ascii="Arial" w:hAnsi="Arial" w:cs="Arial"/>
        </w:rPr>
      </w:pPr>
    </w:p>
    <w:p w14:paraId="0D4FF034" w14:textId="678ED56E" w:rsidR="00473710" w:rsidRDefault="00473710" w:rsidP="68FA299E">
      <w:pPr>
        <w:pStyle w:val="Subtituloproyecto"/>
        <w:spacing w:line="360" w:lineRule="auto"/>
        <w:outlineLvl w:val="1"/>
      </w:pPr>
      <w:bookmarkStart w:id="61" w:name="_Toc982245267"/>
      <w:bookmarkStart w:id="62" w:name="_Toc183471846"/>
      <w:bookmarkStart w:id="63" w:name="_Toc1630806617"/>
      <w:r>
        <w:t>Fase 3 – Implementación y marcha blanca.</w:t>
      </w:r>
      <w:bookmarkEnd w:id="61"/>
      <w:bookmarkEnd w:id="62"/>
      <w:bookmarkEnd w:id="63"/>
    </w:p>
    <w:p w14:paraId="01E8F04E" w14:textId="0C76FFFA" w:rsidR="00FA7DE4" w:rsidRDefault="005E05AF" w:rsidP="00924A64">
      <w:pPr>
        <w:pStyle w:val="ParrafoProyecto0"/>
      </w:pPr>
      <w:r w:rsidRPr="00924A64">
        <w:t>3.</w:t>
      </w:r>
      <w:r>
        <w:t>1</w:t>
      </w:r>
      <w:r w:rsidR="00EA0011">
        <w:t xml:space="preserve"> </w:t>
      </w:r>
      <w:r>
        <w:t>Imple</w:t>
      </w:r>
      <w:r w:rsidR="00EA0011">
        <w:t>me</w:t>
      </w:r>
      <w:r>
        <w:t>ntación</w:t>
      </w:r>
      <w:r w:rsidR="00DD7790">
        <w:t xml:space="preserve">: se </w:t>
      </w:r>
      <w:r w:rsidR="00180AAC">
        <w:t xml:space="preserve">preparar ambiente de producción para </w:t>
      </w:r>
      <w:r w:rsidR="00FE564D">
        <w:t xml:space="preserve">ejecutar la solución </w:t>
      </w:r>
      <w:r w:rsidR="00FD46CB">
        <w:t>ya programada</w:t>
      </w:r>
      <w:r w:rsidR="005D184D">
        <w:t xml:space="preserve">, </w:t>
      </w:r>
      <w:r w:rsidR="00026A29">
        <w:t>se cargan los datos necesarios y configuraciones</w:t>
      </w:r>
      <w:r w:rsidR="00105AB2">
        <w:t>,</w:t>
      </w:r>
      <w:r w:rsidR="004C25FE">
        <w:t xml:space="preserve"> </w:t>
      </w:r>
      <w:r w:rsidR="005D184D">
        <w:t xml:space="preserve">de esta manera queda lista para el paso a producción. </w:t>
      </w:r>
    </w:p>
    <w:p w14:paraId="3E3E654E" w14:textId="7350FE4F" w:rsidR="007D3FAA" w:rsidRPr="00924A64" w:rsidRDefault="00A30F15" w:rsidP="00924A64">
      <w:pPr>
        <w:pStyle w:val="ParrafoProyecto0"/>
      </w:pPr>
      <w:r w:rsidRPr="00924A64">
        <w:t xml:space="preserve">3.2 </w:t>
      </w:r>
      <w:r w:rsidR="00C7103A" w:rsidRPr="00924A64">
        <w:t>Marcha blanca</w:t>
      </w:r>
      <w:r w:rsidRPr="00924A64">
        <w:t xml:space="preserve">: </w:t>
      </w:r>
      <w:r w:rsidR="00C7103A" w:rsidRPr="00924A64">
        <w:t>Una vez en producción se realiza una marcha blanca en donde el equipo de p</w:t>
      </w:r>
      <w:r w:rsidR="006A040B" w:rsidRPr="00924A64">
        <w:t xml:space="preserve">rogramación en conjunto con el cliente, monitorean </w:t>
      </w:r>
      <w:r w:rsidR="008F2821" w:rsidRPr="00924A64">
        <w:t>el uso de</w:t>
      </w:r>
      <w:r w:rsidR="00E24BB0" w:rsidRPr="00924A64">
        <w:t xml:space="preserve"> software, se verifica</w:t>
      </w:r>
      <w:r w:rsidR="00A407D5" w:rsidRPr="00924A64">
        <w:t xml:space="preserve">n los datos en caso de </w:t>
      </w:r>
      <w:r w:rsidR="006B2487" w:rsidRPr="00924A64">
        <w:t>haber</w:t>
      </w:r>
      <w:r w:rsidR="008D129D" w:rsidRPr="00924A64">
        <w:t xml:space="preserve"> </w:t>
      </w:r>
      <w:r w:rsidR="00A75032" w:rsidRPr="00924A64">
        <w:t>inconsistencias</w:t>
      </w:r>
      <w:r w:rsidR="008D129D" w:rsidRPr="00924A64">
        <w:t xml:space="preserve"> y se presta el soporte necesario a los usuarios para el uso </w:t>
      </w:r>
      <w:r w:rsidR="00A75032" w:rsidRPr="00924A64">
        <w:t>del software.</w:t>
      </w:r>
    </w:p>
    <w:p w14:paraId="0EDF6474" w14:textId="77777777" w:rsidR="00F90C27" w:rsidRDefault="00F90C27" w:rsidP="0009683A">
      <w:pPr>
        <w:spacing w:line="360" w:lineRule="auto"/>
        <w:jc w:val="both"/>
        <w:rPr>
          <w:rFonts w:ascii="Arial" w:hAnsi="Arial" w:cs="Arial"/>
        </w:rPr>
      </w:pPr>
    </w:p>
    <w:p w14:paraId="466AE1FF" w14:textId="77777777" w:rsidR="001C0069" w:rsidRDefault="001C0069" w:rsidP="0009683A">
      <w:pPr>
        <w:spacing w:line="360" w:lineRule="auto"/>
        <w:jc w:val="both"/>
        <w:rPr>
          <w:rFonts w:ascii="Arial" w:hAnsi="Arial" w:cs="Arial"/>
        </w:rPr>
      </w:pPr>
    </w:p>
    <w:p w14:paraId="1FB50E48" w14:textId="77777777" w:rsidR="001C0069" w:rsidRDefault="001C0069" w:rsidP="0009683A">
      <w:pPr>
        <w:spacing w:line="360" w:lineRule="auto"/>
        <w:jc w:val="both"/>
        <w:rPr>
          <w:rFonts w:ascii="Arial" w:hAnsi="Arial" w:cs="Arial"/>
        </w:rPr>
      </w:pPr>
    </w:p>
    <w:p w14:paraId="757C7432" w14:textId="77777777" w:rsidR="001C0069" w:rsidRDefault="001C0069" w:rsidP="0009683A">
      <w:pPr>
        <w:spacing w:line="360" w:lineRule="auto"/>
        <w:jc w:val="both"/>
        <w:rPr>
          <w:rFonts w:ascii="Arial" w:hAnsi="Arial" w:cs="Arial"/>
        </w:rPr>
      </w:pPr>
    </w:p>
    <w:p w14:paraId="28A181A3" w14:textId="77777777" w:rsidR="001C0069" w:rsidRDefault="001C0069" w:rsidP="0009683A">
      <w:pPr>
        <w:spacing w:line="360" w:lineRule="auto"/>
        <w:jc w:val="both"/>
        <w:rPr>
          <w:rFonts w:ascii="Arial" w:hAnsi="Arial" w:cs="Arial"/>
        </w:rPr>
      </w:pPr>
    </w:p>
    <w:p w14:paraId="61ECE1BB" w14:textId="77777777" w:rsidR="001C0069" w:rsidRDefault="001C0069" w:rsidP="0009683A">
      <w:pPr>
        <w:spacing w:line="360" w:lineRule="auto"/>
        <w:jc w:val="both"/>
        <w:rPr>
          <w:rFonts w:ascii="Arial" w:hAnsi="Arial" w:cs="Arial"/>
        </w:rPr>
      </w:pPr>
    </w:p>
    <w:p w14:paraId="30DAAB36" w14:textId="77777777" w:rsidR="001C0069" w:rsidRDefault="001C0069" w:rsidP="0009683A">
      <w:pPr>
        <w:spacing w:line="360" w:lineRule="auto"/>
        <w:jc w:val="both"/>
        <w:rPr>
          <w:rFonts w:ascii="Arial" w:hAnsi="Arial" w:cs="Arial"/>
        </w:rPr>
      </w:pPr>
    </w:p>
    <w:p w14:paraId="6CF69B1D" w14:textId="77777777" w:rsidR="001C0069" w:rsidRDefault="001C0069" w:rsidP="0009683A">
      <w:pPr>
        <w:spacing w:line="360" w:lineRule="auto"/>
        <w:jc w:val="both"/>
        <w:rPr>
          <w:rFonts w:ascii="Arial" w:hAnsi="Arial" w:cs="Arial"/>
        </w:rPr>
      </w:pPr>
    </w:p>
    <w:p w14:paraId="46EDEB79" w14:textId="77777777" w:rsidR="001C0069" w:rsidRDefault="001C0069" w:rsidP="0009683A">
      <w:pPr>
        <w:spacing w:line="360" w:lineRule="auto"/>
        <w:jc w:val="both"/>
        <w:rPr>
          <w:rFonts w:ascii="Arial" w:hAnsi="Arial" w:cs="Arial"/>
        </w:rPr>
      </w:pPr>
    </w:p>
    <w:p w14:paraId="3B1AB45C" w14:textId="77777777" w:rsidR="001C0069" w:rsidRDefault="001C0069" w:rsidP="0009683A">
      <w:pPr>
        <w:spacing w:line="360" w:lineRule="auto"/>
        <w:jc w:val="both"/>
        <w:rPr>
          <w:rFonts w:ascii="Arial" w:hAnsi="Arial" w:cs="Arial"/>
        </w:rPr>
      </w:pPr>
    </w:p>
    <w:p w14:paraId="51B4D3D0" w14:textId="3733E97D" w:rsidR="001C0069" w:rsidRDefault="001C0069" w:rsidP="0009683A">
      <w:pPr>
        <w:spacing w:line="360" w:lineRule="auto"/>
        <w:jc w:val="both"/>
        <w:rPr>
          <w:rFonts w:ascii="Arial" w:hAnsi="Arial" w:cs="Arial"/>
        </w:rPr>
      </w:pPr>
    </w:p>
    <w:p w14:paraId="11480FAB" w14:textId="08B42C5A" w:rsidR="00483ED1" w:rsidRDefault="00483ED1" w:rsidP="0009683A">
      <w:pPr>
        <w:spacing w:line="360" w:lineRule="auto"/>
        <w:jc w:val="both"/>
        <w:rPr>
          <w:rFonts w:ascii="Arial" w:hAnsi="Arial" w:cs="Arial"/>
        </w:rPr>
      </w:pPr>
    </w:p>
    <w:p w14:paraId="67CD5AD5" w14:textId="752AB24F" w:rsidR="00483ED1" w:rsidRDefault="00483ED1" w:rsidP="0009683A">
      <w:pPr>
        <w:spacing w:line="360" w:lineRule="auto"/>
        <w:jc w:val="both"/>
        <w:rPr>
          <w:rFonts w:ascii="Arial" w:hAnsi="Arial" w:cs="Arial"/>
        </w:rPr>
      </w:pPr>
    </w:p>
    <w:p w14:paraId="239B7A2C" w14:textId="78BE4D58" w:rsidR="00483ED1" w:rsidRDefault="00483ED1" w:rsidP="0009683A">
      <w:pPr>
        <w:spacing w:line="360" w:lineRule="auto"/>
        <w:jc w:val="both"/>
        <w:rPr>
          <w:rFonts w:ascii="Arial" w:hAnsi="Arial" w:cs="Arial"/>
        </w:rPr>
      </w:pPr>
    </w:p>
    <w:p w14:paraId="27484ACF" w14:textId="45FD2242" w:rsidR="00483ED1" w:rsidRDefault="00483ED1" w:rsidP="0009683A">
      <w:pPr>
        <w:spacing w:line="360" w:lineRule="auto"/>
        <w:jc w:val="both"/>
        <w:rPr>
          <w:rFonts w:ascii="Arial" w:hAnsi="Arial" w:cs="Arial"/>
        </w:rPr>
      </w:pPr>
    </w:p>
    <w:p w14:paraId="019AA4FF" w14:textId="21C7FCE6" w:rsidR="006A1F30" w:rsidRDefault="000D3262" w:rsidP="006A1F30">
      <w:pPr>
        <w:pStyle w:val="TitulosProyecto"/>
        <w:outlineLvl w:val="0"/>
      </w:pPr>
      <w:bookmarkStart w:id="64" w:name="_Toc183471847"/>
      <w:bookmarkStart w:id="65" w:name="_Toc2078384857"/>
      <w:bookmarkStart w:id="66" w:name="_Toc1921455016"/>
      <w:r>
        <w:lastRenderedPageBreak/>
        <w:t>Carta Gantt</w:t>
      </w:r>
      <w:r w:rsidR="1352925A">
        <w:t>.</w:t>
      </w:r>
      <w:bookmarkEnd w:id="64"/>
      <w:r>
        <w:fldChar w:fldCharType="begin"/>
      </w:r>
      <w:r>
        <w:instrText xml:space="preserve"> XE "</w:instrText>
      </w:r>
      <w:r w:rsidRPr="5AEEE271">
        <w:rPr>
          <w:rFonts w:cs="Arial"/>
          <w:b/>
          <w:bCs/>
          <w:color w:val="000000" w:themeColor="text1"/>
          <w:sz w:val="24"/>
          <w:szCs w:val="24"/>
          <w:lang w:eastAsia="es-CL"/>
        </w:rPr>
        <w:instrText>Carta Gantt</w:instrText>
      </w:r>
      <w:r w:rsidRPr="5AEEE271">
        <w:rPr>
          <w:rFonts w:cs="Arial"/>
          <w:b/>
          <w:bCs/>
          <w:color w:val="000000" w:themeColor="text1"/>
        </w:rPr>
        <w:instrText>:</w:instrText>
      </w:r>
      <w:r>
        <w:instrText xml:space="preserve">Herramienta grafica que demuestra el tiempo para cumplir con diversas tareas" </w:instrText>
      </w:r>
      <w:r>
        <w:fldChar w:fldCharType="end"/>
      </w:r>
      <w:bookmarkEnd w:id="65"/>
      <w:bookmarkEnd w:id="66"/>
    </w:p>
    <w:p w14:paraId="6954B299" w14:textId="4F84557D" w:rsidR="006A1F30" w:rsidRPr="00EA4974" w:rsidRDefault="006A1F30" w:rsidP="00EA4974">
      <w:pPr>
        <w:pStyle w:val="ParrafoProyecto0"/>
      </w:pPr>
      <w:r w:rsidRPr="00EA4974">
        <w:t xml:space="preserve">La carta Gantt es una herramienta crucial para controlar el desarrollo del proyecto. En ella se </w:t>
      </w:r>
      <w:r w:rsidR="70E4E1F8">
        <w:t>aprecian</w:t>
      </w:r>
      <w:r w:rsidRPr="00EA4974">
        <w:t xml:space="preserve"> las tareas y duración </w:t>
      </w:r>
      <w:r w:rsidR="70E4E1F8">
        <w:t>del proyecto</w:t>
      </w:r>
      <w:r w:rsidRPr="00EA4974">
        <w:t>, además de servir de control para monitorear el avance del proyecto.</w:t>
      </w:r>
    </w:p>
    <w:p w14:paraId="78E0590D" w14:textId="34A705EB" w:rsidR="006A1F30" w:rsidRDefault="006A1F30" w:rsidP="00EA4974">
      <w:pPr>
        <w:pStyle w:val="ParrafoProyecto0"/>
      </w:pPr>
      <w:r w:rsidRPr="00EA4974">
        <w:t xml:space="preserve">Es este caso el proyecto contempla un periodo de 90 días de inicio a fin, separado en 3 </w:t>
      </w:r>
      <w:r w:rsidR="316618FE">
        <w:t>entregables</w:t>
      </w:r>
      <w:r w:rsidRPr="00EA4974">
        <w:t xml:space="preserve"> o hitos cada un</w:t>
      </w:r>
      <w:r w:rsidR="00EA4974">
        <w:t>o</w:t>
      </w:r>
      <w:r w:rsidRPr="00EA4974">
        <w:t xml:space="preserve"> con sus correspondientes tareas y tiempos de ejecución</w:t>
      </w:r>
      <w:r>
        <w:t>.</w:t>
      </w:r>
    </w:p>
    <w:p w14:paraId="459FFBAB" w14:textId="77777777" w:rsidR="00EA4974" w:rsidRDefault="00EA4974" w:rsidP="006A1F30">
      <w:pPr>
        <w:pStyle w:val="ParrafoProyecto0"/>
      </w:pPr>
    </w:p>
    <w:p w14:paraId="100D2745" w14:textId="3B00E9E0" w:rsidR="00EA4974" w:rsidRDefault="43062FA1" w:rsidP="00EA4974">
      <w:pPr>
        <w:pStyle w:val="ParrafoProyecto0"/>
        <w:numPr>
          <w:ilvl w:val="0"/>
          <w:numId w:val="6"/>
        </w:numPr>
      </w:pPr>
      <w:r>
        <w:t>Entregable</w:t>
      </w:r>
      <w:r w:rsidR="00EA4974">
        <w:t xml:space="preserve"> 1 – 20 días</w:t>
      </w:r>
    </w:p>
    <w:p w14:paraId="122E392A" w14:textId="1A53A08A" w:rsidR="00EA4974" w:rsidRDefault="308697E9" w:rsidP="00EA4974">
      <w:pPr>
        <w:pStyle w:val="ParrafoProyecto0"/>
        <w:numPr>
          <w:ilvl w:val="0"/>
          <w:numId w:val="6"/>
        </w:numPr>
      </w:pPr>
      <w:r>
        <w:t>Entregable</w:t>
      </w:r>
      <w:r w:rsidR="00EA4974">
        <w:t xml:space="preserve"> 2 – 55 días</w:t>
      </w:r>
    </w:p>
    <w:p w14:paraId="2810DA5A" w14:textId="1115C8CC" w:rsidR="00EA4974" w:rsidRDefault="4CD035AC" w:rsidP="00EA4974">
      <w:pPr>
        <w:pStyle w:val="ParrafoProyecto0"/>
        <w:numPr>
          <w:ilvl w:val="0"/>
          <w:numId w:val="6"/>
        </w:numPr>
      </w:pPr>
      <w:r>
        <w:t>Entregable</w:t>
      </w:r>
      <w:r w:rsidR="00EA4974">
        <w:t xml:space="preserve"> 3 – 15 días</w:t>
      </w:r>
    </w:p>
    <w:p w14:paraId="412B4038" w14:textId="77777777" w:rsidR="001C0069" w:rsidRDefault="001C0069" w:rsidP="001C0069">
      <w:pPr>
        <w:pStyle w:val="ParrafoProyecto0"/>
        <w:ind w:left="720"/>
        <w:sectPr w:rsidR="001C0069" w:rsidSect="00AF3EDB">
          <w:headerReference w:type="default" r:id="rId12"/>
          <w:footerReference w:type="default" r:id="rId13"/>
          <w:pgSz w:w="12240" w:h="15840" w:code="1"/>
          <w:pgMar w:top="1418" w:right="1701" w:bottom="1418" w:left="1701" w:header="709" w:footer="709" w:gutter="0"/>
          <w:cols w:space="708"/>
          <w:docGrid w:linePitch="360"/>
        </w:sectPr>
      </w:pPr>
    </w:p>
    <w:p w14:paraId="4C935807" w14:textId="5BE0D820" w:rsidR="001624D9" w:rsidRDefault="001624D9" w:rsidP="001624D9">
      <w:pPr>
        <w:pStyle w:val="Descripcin"/>
        <w:keepNext/>
      </w:pPr>
      <w:bookmarkStart w:id="67" w:name="_Toc183468044"/>
      <w:r>
        <w:lastRenderedPageBreak/>
        <w:t xml:space="preserve">Ilustración </w:t>
      </w:r>
      <w:fldSimple w:instr=" SEQ Ilustración \* ARABIC ">
        <w:r w:rsidR="002C5966">
          <w:rPr>
            <w:noProof/>
          </w:rPr>
          <w:t>4</w:t>
        </w:r>
      </w:fldSimple>
      <w:r w:rsidR="00B57502">
        <w:t>4</w:t>
      </w:r>
      <w:r w:rsidR="00D7265E">
        <w:t xml:space="preserve"> </w:t>
      </w:r>
      <w:r>
        <w:t>-</w:t>
      </w:r>
      <w:r w:rsidRPr="00BE201F">
        <w:t xml:space="preserve">Diagrama Gantt con </w:t>
      </w:r>
      <w:r>
        <w:t>actividades</w:t>
      </w:r>
      <w:bookmarkEnd w:id="67"/>
    </w:p>
    <w:p w14:paraId="22730764" w14:textId="2383BF13" w:rsidR="006A1F30" w:rsidRDefault="001624D9" w:rsidP="006A1F30">
      <w:r>
        <w:rPr>
          <w:noProof/>
        </w:rPr>
        <w:drawing>
          <wp:inline distT="0" distB="0" distL="0" distR="0" wp14:anchorId="5B79EA30" wp14:editId="2F7ED703">
            <wp:extent cx="7386452" cy="4807056"/>
            <wp:effectExtent l="19050" t="19050" r="24130" b="12700"/>
            <wp:docPr id="850711652"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7386452" cy="4807056"/>
                    </a:xfrm>
                    <a:prstGeom prst="rect">
                      <a:avLst/>
                    </a:prstGeom>
                    <a:ln>
                      <a:solidFill>
                        <a:schemeClr val="accent1"/>
                      </a:solidFill>
                    </a:ln>
                  </pic:spPr>
                </pic:pic>
              </a:graphicData>
            </a:graphic>
          </wp:inline>
        </w:drawing>
      </w:r>
    </w:p>
    <w:p w14:paraId="1343A0CD" w14:textId="1403ECFE" w:rsidR="00705C7F" w:rsidRPr="00F17EBC" w:rsidRDefault="00705C7F" w:rsidP="006A1F30">
      <w:pPr>
        <w:rPr>
          <w:rFonts w:ascii="Arial" w:hAnsi="Arial" w:cs="Arial"/>
        </w:rPr>
      </w:pPr>
      <w:r w:rsidRPr="00F17EBC">
        <w:rPr>
          <w:rFonts w:ascii="Arial" w:hAnsi="Arial" w:cs="Arial"/>
        </w:rPr>
        <w:t xml:space="preserve">Nota: La ilustración muestra la </w:t>
      </w:r>
      <w:r w:rsidR="00FF5627" w:rsidRPr="00F17EBC">
        <w:rPr>
          <w:rFonts w:ascii="Arial" w:hAnsi="Arial" w:cs="Arial"/>
        </w:rPr>
        <w:t>cronología del proyecto según sus tareas y tiempos de ejecución (</w:t>
      </w:r>
      <w:r w:rsidR="00086DC6" w:rsidRPr="00F17EBC">
        <w:rPr>
          <w:rFonts w:ascii="Arial" w:hAnsi="Arial" w:cs="Arial"/>
        </w:rPr>
        <w:t xml:space="preserve">fuente: </w:t>
      </w:r>
      <w:r w:rsidR="00FF5627" w:rsidRPr="00F17EBC">
        <w:rPr>
          <w:rFonts w:ascii="Arial" w:hAnsi="Arial" w:cs="Arial"/>
        </w:rPr>
        <w:t>Elaboración propia, 20</w:t>
      </w:r>
      <w:r w:rsidR="00086DC6" w:rsidRPr="00F17EBC">
        <w:rPr>
          <w:rFonts w:ascii="Arial" w:hAnsi="Arial" w:cs="Arial"/>
        </w:rPr>
        <w:t>24)</w:t>
      </w:r>
    </w:p>
    <w:p w14:paraId="37A2E5FD" w14:textId="77777777" w:rsidR="00086DC6" w:rsidRDefault="00086DC6" w:rsidP="006A1F30"/>
    <w:p w14:paraId="3F230A8A" w14:textId="456E3F32" w:rsidR="00EE5D91" w:rsidRDefault="00EE5D91" w:rsidP="00EE5D91">
      <w:pPr>
        <w:pStyle w:val="Descripcin"/>
        <w:keepNext/>
      </w:pPr>
      <w:bookmarkStart w:id="68" w:name="_Toc183468045"/>
      <w:r>
        <w:t xml:space="preserve">Ilustración </w:t>
      </w:r>
      <w:fldSimple w:instr=" SEQ Ilustración \* ARABIC ">
        <w:r w:rsidR="002C5966">
          <w:rPr>
            <w:noProof/>
          </w:rPr>
          <w:t>5</w:t>
        </w:r>
      </w:fldSimple>
      <w:r w:rsidR="00B57502">
        <w:t xml:space="preserve">5 </w:t>
      </w:r>
      <w:r>
        <w:t>- Diagrama Gantt con línea temporal.</w:t>
      </w:r>
      <w:bookmarkEnd w:id="68"/>
    </w:p>
    <w:p w14:paraId="2375708E" w14:textId="53BB465A" w:rsidR="006A1F30" w:rsidRDefault="006F5E45" w:rsidP="006A1F30">
      <w:r>
        <w:rPr>
          <w:noProof/>
        </w:rPr>
        <w:drawing>
          <wp:inline distT="0" distB="0" distL="0" distR="0" wp14:anchorId="5286D64B" wp14:editId="114DE015">
            <wp:extent cx="8160110" cy="3333750"/>
            <wp:effectExtent l="19050" t="19050" r="12700" b="19050"/>
            <wp:docPr id="1931809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8160110" cy="3333750"/>
                    </a:xfrm>
                    <a:prstGeom prst="rect">
                      <a:avLst/>
                    </a:prstGeom>
                    <a:ln>
                      <a:solidFill>
                        <a:schemeClr val="tx1"/>
                      </a:solidFill>
                    </a:ln>
                  </pic:spPr>
                </pic:pic>
              </a:graphicData>
            </a:graphic>
          </wp:inline>
        </w:drawing>
      </w:r>
    </w:p>
    <w:p w14:paraId="0DA7F9B4" w14:textId="3AD98D1D" w:rsidR="006A1F30" w:rsidRDefault="00EE5D91" w:rsidP="55664987">
      <w:pPr>
        <w:spacing w:line="360" w:lineRule="auto"/>
        <w:jc w:val="both"/>
        <w:rPr>
          <w:rFonts w:ascii="Arial" w:hAnsi="Arial" w:cs="Arial"/>
        </w:rPr>
      </w:pPr>
      <w:r>
        <w:rPr>
          <w:rFonts w:ascii="Arial" w:hAnsi="Arial" w:cs="Arial"/>
        </w:rPr>
        <w:t xml:space="preserve">Nota: </w:t>
      </w:r>
      <w:r w:rsidR="00FC03F8">
        <w:rPr>
          <w:rFonts w:ascii="Arial" w:hAnsi="Arial" w:cs="Arial"/>
        </w:rPr>
        <w:t xml:space="preserve">la ilustración </w:t>
      </w:r>
      <w:r w:rsidR="00F17EBC">
        <w:rPr>
          <w:rFonts w:ascii="Arial" w:hAnsi="Arial" w:cs="Arial"/>
        </w:rPr>
        <w:t>muestra</w:t>
      </w:r>
      <w:r w:rsidR="00AC68F6">
        <w:rPr>
          <w:rFonts w:ascii="Arial" w:hAnsi="Arial" w:cs="Arial"/>
        </w:rPr>
        <w:t xml:space="preserve"> la </w:t>
      </w:r>
      <w:r w:rsidR="00F17EBC">
        <w:rPr>
          <w:rFonts w:ascii="Arial" w:hAnsi="Arial" w:cs="Arial"/>
        </w:rPr>
        <w:t>línea</w:t>
      </w:r>
      <w:r w:rsidR="00AC68F6">
        <w:rPr>
          <w:rFonts w:ascii="Arial" w:hAnsi="Arial" w:cs="Arial"/>
        </w:rPr>
        <w:t xml:space="preserve"> temporal de las tareas </w:t>
      </w:r>
      <w:r w:rsidR="00F17EBC">
        <w:rPr>
          <w:rFonts w:ascii="Arial" w:hAnsi="Arial" w:cs="Arial"/>
        </w:rPr>
        <w:t>especificadas en la carta Gantt (fuente: Elaboración propia, 2024)</w:t>
      </w:r>
    </w:p>
    <w:p w14:paraId="2042EBCF" w14:textId="57EC3AEA" w:rsidR="006A1F30" w:rsidRDefault="006A1F30" w:rsidP="006A1F30"/>
    <w:p w14:paraId="334B8168" w14:textId="77777777" w:rsidR="001C0069" w:rsidRDefault="001C0069" w:rsidP="006A1F30">
      <w:pPr>
        <w:sectPr w:rsidR="001C0069" w:rsidSect="001C0069">
          <w:pgSz w:w="15840" w:h="12240" w:orient="landscape" w:code="1"/>
          <w:pgMar w:top="1701" w:right="1418" w:bottom="1701" w:left="1418" w:header="709" w:footer="709" w:gutter="0"/>
          <w:cols w:space="708"/>
          <w:docGrid w:linePitch="360"/>
        </w:sectPr>
      </w:pPr>
    </w:p>
    <w:p w14:paraId="7986341E" w14:textId="1613293F" w:rsidR="00610E53" w:rsidRDefault="00242C52" w:rsidP="79C25DF1">
      <w:pPr>
        <w:pStyle w:val="TitulosProyecto"/>
        <w:outlineLvl w:val="0"/>
      </w:pPr>
      <w:bookmarkStart w:id="69" w:name="_Toc301171370"/>
      <w:bookmarkStart w:id="70" w:name="_Toc183471848"/>
      <w:bookmarkStart w:id="71" w:name="_Toc114171568"/>
      <w:r w:rsidRPr="00242C52">
        <w:lastRenderedPageBreak/>
        <w:t>Implementación del proyecto</w:t>
      </w:r>
      <w:r w:rsidR="08900F14">
        <w:t>.</w:t>
      </w:r>
      <w:bookmarkEnd w:id="69"/>
      <w:bookmarkEnd w:id="70"/>
      <w:bookmarkEnd w:id="71"/>
    </w:p>
    <w:p w14:paraId="51794BAD" w14:textId="4B0000EC" w:rsidR="00610E53" w:rsidRDefault="00610E53" w:rsidP="004823E4">
      <w:pPr>
        <w:pStyle w:val="Subtituloproyecto"/>
        <w:outlineLvl w:val="1"/>
      </w:pPr>
      <w:bookmarkStart w:id="72" w:name="_Toc1392675226"/>
      <w:bookmarkStart w:id="73" w:name="_Toc183471849"/>
      <w:bookmarkStart w:id="74" w:name="_Toc480485106"/>
      <w:r>
        <w:t>Levantamiento de requerimientos.</w:t>
      </w:r>
      <w:bookmarkEnd w:id="72"/>
      <w:bookmarkEnd w:id="73"/>
      <w:bookmarkEnd w:id="74"/>
    </w:p>
    <w:p w14:paraId="0591C26F" w14:textId="594A1D82" w:rsidR="00610E53" w:rsidRDefault="009C3EE6" w:rsidP="00D03759">
      <w:pPr>
        <w:pStyle w:val="ParrafoProyecto0"/>
      </w:pPr>
      <w:r>
        <w:t xml:space="preserve">Levantar los </w:t>
      </w:r>
      <w:r w:rsidR="00026397">
        <w:t>requerimientos</w:t>
      </w:r>
      <w:r>
        <w:t xml:space="preserve"> es fundamentar para la planificación del proyecto.</w:t>
      </w:r>
      <w:r w:rsidR="00026397">
        <w:t xml:space="preserve"> </w:t>
      </w:r>
      <w:r w:rsidR="007D1D06">
        <w:t xml:space="preserve">Los </w:t>
      </w:r>
      <w:r w:rsidR="0045178F">
        <w:t>requerimientos</w:t>
      </w:r>
      <w:r w:rsidR="007D1D06">
        <w:t xml:space="preserve"> son definidos en 2 </w:t>
      </w:r>
      <w:r w:rsidR="0045178F">
        <w:t>categorías</w:t>
      </w:r>
      <w:r w:rsidR="007D1D06">
        <w:t xml:space="preserve">. </w:t>
      </w:r>
      <w:r w:rsidR="00E706FB">
        <w:t>R</w:t>
      </w:r>
      <w:r w:rsidR="00131956">
        <w:t>eque</w:t>
      </w:r>
      <w:r w:rsidR="003578B0">
        <w:t xml:space="preserve">rimientos </w:t>
      </w:r>
      <w:r w:rsidR="00DD70C1">
        <w:t>Funcionales</w:t>
      </w:r>
      <w:r w:rsidR="00D20E62">
        <w:t xml:space="preserve"> que describe l</w:t>
      </w:r>
      <w:r w:rsidR="008863DC">
        <w:t xml:space="preserve">as funciones </w:t>
      </w:r>
      <w:r w:rsidR="00562821">
        <w:t xml:space="preserve">que debe realizar el </w:t>
      </w:r>
      <w:r w:rsidR="00AB00A2">
        <w:t xml:space="preserve">sistema </w:t>
      </w:r>
      <w:r w:rsidR="00D448AF">
        <w:t>para cumplir con las necesidades y el negocio</w:t>
      </w:r>
      <w:r w:rsidR="002F27CC">
        <w:t>.</w:t>
      </w:r>
      <w:r w:rsidR="00D448AF">
        <w:t xml:space="preserve"> </w:t>
      </w:r>
      <w:r w:rsidR="002F27CC">
        <w:t>Y</w:t>
      </w:r>
      <w:r w:rsidR="00D448AF">
        <w:t xml:space="preserve"> los </w:t>
      </w:r>
      <w:r w:rsidR="001E5F88">
        <w:t xml:space="preserve">requerimientos no </w:t>
      </w:r>
      <w:r w:rsidR="0036157A">
        <w:t xml:space="preserve">funcionales, </w:t>
      </w:r>
      <w:r w:rsidR="000A108D">
        <w:t xml:space="preserve">que describen las </w:t>
      </w:r>
      <w:r w:rsidR="00D03759">
        <w:t>características</w:t>
      </w:r>
      <w:r w:rsidR="000A108D">
        <w:t xml:space="preserve"> de </w:t>
      </w:r>
      <w:r w:rsidR="00DD26BA">
        <w:t>técnicas que debe tener el sistema</w:t>
      </w:r>
      <w:r w:rsidR="00DB7E7C">
        <w:t xml:space="preserve"> las cuales impactan directamente en su desempeño, seguridad </w:t>
      </w:r>
      <w:r w:rsidR="008A0C52">
        <w:t>y escalabilidad.</w:t>
      </w:r>
    </w:p>
    <w:p w14:paraId="375D3A60" w14:textId="31BEA213" w:rsidR="00851AEF" w:rsidRDefault="00851AEF" w:rsidP="00851AEF">
      <w:pPr>
        <w:pStyle w:val="ParrafoProyecto0"/>
      </w:pPr>
      <w:r>
        <w:t xml:space="preserve">A </w:t>
      </w:r>
      <w:r w:rsidR="00687A19">
        <w:t>continuación,</w:t>
      </w:r>
      <w:r>
        <w:t xml:space="preserve"> se enlista </w:t>
      </w:r>
      <w:r w:rsidR="00687A19">
        <w:t>la lista</w:t>
      </w:r>
      <w:r>
        <w:t xml:space="preserve"> de requerimientos funcionales y no funcionales que tener el sistema a desarrollar.</w:t>
      </w:r>
    </w:p>
    <w:p w14:paraId="1AFB8F2F" w14:textId="77777777" w:rsidR="00687A19" w:rsidRDefault="00687A19" w:rsidP="00851AEF">
      <w:pPr>
        <w:pStyle w:val="ParrafoProyecto0"/>
      </w:pPr>
    </w:p>
    <w:p w14:paraId="4AC43705" w14:textId="01A92AD6" w:rsidR="00687A19" w:rsidRDefault="00687A19" w:rsidP="00687A19">
      <w:pPr>
        <w:pStyle w:val="Descripcin"/>
        <w:keepNext/>
      </w:pPr>
      <w:bookmarkStart w:id="75" w:name="_Toc183468897"/>
      <w:r>
        <w:t xml:space="preserve">Tabla </w:t>
      </w:r>
      <w:fldSimple w:instr=" SEQ Tabla \* ARABIC ">
        <w:r w:rsidR="002C5966">
          <w:rPr>
            <w:noProof/>
          </w:rPr>
          <w:t>2</w:t>
        </w:r>
      </w:fldSimple>
      <w:r>
        <w:t xml:space="preserve"> - Requerimientos funcionales / No Funcionales</w:t>
      </w:r>
      <w:bookmarkEnd w:id="75"/>
    </w:p>
    <w:tbl>
      <w:tblPr>
        <w:tblW w:w="5000" w:type="pct"/>
        <w:tblCellMar>
          <w:left w:w="70" w:type="dxa"/>
          <w:right w:w="70" w:type="dxa"/>
        </w:tblCellMar>
        <w:tblLook w:val="04A0" w:firstRow="1" w:lastRow="0" w:firstColumn="1" w:lastColumn="0" w:noHBand="0" w:noVBand="1"/>
      </w:tblPr>
      <w:tblGrid>
        <w:gridCol w:w="619"/>
        <w:gridCol w:w="1631"/>
        <w:gridCol w:w="1008"/>
        <w:gridCol w:w="1441"/>
        <w:gridCol w:w="2738"/>
        <w:gridCol w:w="1391"/>
      </w:tblGrid>
      <w:tr w:rsidR="00687A19" w:rsidRPr="00687A19" w14:paraId="3BECCF06" w14:textId="77777777" w:rsidTr="00687A19">
        <w:trPr>
          <w:trHeight w:val="288"/>
        </w:trPr>
        <w:tc>
          <w:tcPr>
            <w:tcW w:w="350" w:type="pct"/>
            <w:tcBorders>
              <w:top w:val="single" w:sz="4" w:space="0" w:color="auto"/>
              <w:left w:val="single" w:sz="4" w:space="0" w:color="auto"/>
              <w:bottom w:val="single" w:sz="4" w:space="0" w:color="auto"/>
              <w:right w:val="single" w:sz="4" w:space="0" w:color="auto"/>
            </w:tcBorders>
            <w:shd w:val="clear" w:color="000000" w:fill="BFBFBF"/>
            <w:vAlign w:val="center"/>
            <w:hideMark/>
          </w:tcPr>
          <w:p w14:paraId="172FD784" w14:textId="77777777" w:rsidR="00687A19" w:rsidRPr="00687A19" w:rsidRDefault="00687A19" w:rsidP="00687A19">
            <w:pPr>
              <w:spacing w:after="0" w:line="240" w:lineRule="auto"/>
              <w:jc w:val="center"/>
              <w:rPr>
                <w:rFonts w:ascii="Arial" w:eastAsia="Times New Roman" w:hAnsi="Arial" w:cs="Arial"/>
                <w:b/>
                <w:bCs/>
                <w:color w:val="000000"/>
                <w:kern w:val="0"/>
                <w:sz w:val="20"/>
                <w:szCs w:val="20"/>
                <w:lang w:eastAsia="es-CL"/>
                <w14:ligatures w14:val="none"/>
              </w:rPr>
            </w:pPr>
            <w:r w:rsidRPr="00687A19">
              <w:rPr>
                <w:rFonts w:ascii="Arial" w:eastAsia="Times New Roman" w:hAnsi="Arial" w:cs="Arial"/>
                <w:b/>
                <w:bCs/>
                <w:color w:val="000000"/>
                <w:kern w:val="0"/>
                <w:sz w:val="20"/>
                <w:szCs w:val="20"/>
                <w:lang w:eastAsia="es-CL"/>
                <w14:ligatures w14:val="none"/>
              </w:rPr>
              <w:t>ID</w:t>
            </w:r>
          </w:p>
        </w:tc>
        <w:tc>
          <w:tcPr>
            <w:tcW w:w="924" w:type="pct"/>
            <w:tcBorders>
              <w:top w:val="single" w:sz="4" w:space="0" w:color="auto"/>
              <w:left w:val="nil"/>
              <w:bottom w:val="single" w:sz="4" w:space="0" w:color="auto"/>
              <w:right w:val="single" w:sz="4" w:space="0" w:color="auto"/>
            </w:tcBorders>
            <w:shd w:val="clear" w:color="000000" w:fill="BFBFBF"/>
            <w:vAlign w:val="center"/>
            <w:hideMark/>
          </w:tcPr>
          <w:p w14:paraId="216BA0B2" w14:textId="77777777" w:rsidR="00687A19" w:rsidRPr="00687A19" w:rsidRDefault="00687A19" w:rsidP="00687A19">
            <w:pPr>
              <w:spacing w:after="0" w:line="240" w:lineRule="auto"/>
              <w:jc w:val="center"/>
              <w:rPr>
                <w:rFonts w:ascii="Arial" w:eastAsia="Times New Roman" w:hAnsi="Arial" w:cs="Arial"/>
                <w:b/>
                <w:bCs/>
                <w:color w:val="000000"/>
                <w:kern w:val="0"/>
                <w:sz w:val="20"/>
                <w:szCs w:val="20"/>
                <w:lang w:eastAsia="es-CL"/>
                <w14:ligatures w14:val="none"/>
              </w:rPr>
            </w:pPr>
            <w:r w:rsidRPr="00687A19">
              <w:rPr>
                <w:rFonts w:ascii="Arial" w:eastAsia="Times New Roman" w:hAnsi="Arial" w:cs="Arial"/>
                <w:b/>
                <w:bCs/>
                <w:color w:val="000000"/>
                <w:kern w:val="0"/>
                <w:sz w:val="20"/>
                <w:szCs w:val="20"/>
                <w:lang w:eastAsia="es-CL"/>
                <w14:ligatures w14:val="none"/>
              </w:rPr>
              <w:t>Requerimiento</w:t>
            </w:r>
          </w:p>
        </w:tc>
        <w:tc>
          <w:tcPr>
            <w:tcW w:w="571" w:type="pct"/>
            <w:tcBorders>
              <w:top w:val="single" w:sz="4" w:space="0" w:color="auto"/>
              <w:left w:val="nil"/>
              <w:bottom w:val="single" w:sz="4" w:space="0" w:color="auto"/>
              <w:right w:val="single" w:sz="4" w:space="0" w:color="auto"/>
            </w:tcBorders>
            <w:shd w:val="clear" w:color="000000" w:fill="BFBFBF"/>
            <w:vAlign w:val="center"/>
            <w:hideMark/>
          </w:tcPr>
          <w:p w14:paraId="390099EA" w14:textId="77777777" w:rsidR="00687A19" w:rsidRPr="00687A19" w:rsidRDefault="00687A19" w:rsidP="00687A19">
            <w:pPr>
              <w:spacing w:after="0" w:line="240" w:lineRule="auto"/>
              <w:jc w:val="center"/>
              <w:rPr>
                <w:rFonts w:ascii="Arial" w:eastAsia="Times New Roman" w:hAnsi="Arial" w:cs="Arial"/>
                <w:b/>
                <w:bCs/>
                <w:color w:val="000000"/>
                <w:kern w:val="0"/>
                <w:sz w:val="20"/>
                <w:szCs w:val="20"/>
                <w:lang w:eastAsia="es-CL"/>
                <w14:ligatures w14:val="none"/>
              </w:rPr>
            </w:pPr>
            <w:r w:rsidRPr="00687A19">
              <w:rPr>
                <w:rFonts w:ascii="Arial" w:eastAsia="Times New Roman" w:hAnsi="Arial" w:cs="Arial"/>
                <w:b/>
                <w:bCs/>
                <w:color w:val="000000"/>
                <w:kern w:val="0"/>
                <w:sz w:val="20"/>
                <w:szCs w:val="20"/>
                <w:lang w:eastAsia="es-CL"/>
                <w14:ligatures w14:val="none"/>
              </w:rPr>
              <w:t>Tipo</w:t>
            </w:r>
          </w:p>
        </w:tc>
        <w:tc>
          <w:tcPr>
            <w:tcW w:w="816" w:type="pct"/>
            <w:tcBorders>
              <w:top w:val="single" w:sz="4" w:space="0" w:color="auto"/>
              <w:left w:val="nil"/>
              <w:bottom w:val="single" w:sz="4" w:space="0" w:color="auto"/>
              <w:right w:val="single" w:sz="4" w:space="0" w:color="auto"/>
            </w:tcBorders>
            <w:shd w:val="clear" w:color="000000" w:fill="BFBFBF"/>
            <w:vAlign w:val="center"/>
            <w:hideMark/>
          </w:tcPr>
          <w:p w14:paraId="671D8A43" w14:textId="77777777" w:rsidR="00687A19" w:rsidRPr="00687A19" w:rsidRDefault="00687A19" w:rsidP="00687A19">
            <w:pPr>
              <w:spacing w:after="0" w:line="240" w:lineRule="auto"/>
              <w:jc w:val="center"/>
              <w:rPr>
                <w:rFonts w:ascii="Arial" w:eastAsia="Times New Roman" w:hAnsi="Arial" w:cs="Arial"/>
                <w:b/>
                <w:bCs/>
                <w:color w:val="000000"/>
                <w:kern w:val="0"/>
                <w:sz w:val="20"/>
                <w:szCs w:val="20"/>
                <w:lang w:eastAsia="es-CL"/>
                <w14:ligatures w14:val="none"/>
              </w:rPr>
            </w:pPr>
            <w:r w:rsidRPr="00687A19">
              <w:rPr>
                <w:rFonts w:ascii="Arial" w:eastAsia="Times New Roman" w:hAnsi="Arial" w:cs="Arial"/>
                <w:b/>
                <w:bCs/>
                <w:color w:val="000000"/>
                <w:kern w:val="0"/>
                <w:sz w:val="20"/>
                <w:szCs w:val="20"/>
                <w:lang w:eastAsia="es-CL"/>
                <w14:ligatures w14:val="none"/>
              </w:rPr>
              <w:t>Actores Relacionados</w:t>
            </w:r>
          </w:p>
        </w:tc>
        <w:tc>
          <w:tcPr>
            <w:tcW w:w="1551" w:type="pct"/>
            <w:tcBorders>
              <w:top w:val="single" w:sz="4" w:space="0" w:color="auto"/>
              <w:left w:val="nil"/>
              <w:bottom w:val="single" w:sz="4" w:space="0" w:color="auto"/>
              <w:right w:val="single" w:sz="4" w:space="0" w:color="auto"/>
            </w:tcBorders>
            <w:shd w:val="clear" w:color="000000" w:fill="BFBFBF"/>
            <w:vAlign w:val="center"/>
            <w:hideMark/>
          </w:tcPr>
          <w:p w14:paraId="734E0786" w14:textId="77777777" w:rsidR="00687A19" w:rsidRPr="00687A19" w:rsidRDefault="00687A19" w:rsidP="00687A19">
            <w:pPr>
              <w:spacing w:after="0" w:line="240" w:lineRule="auto"/>
              <w:jc w:val="center"/>
              <w:rPr>
                <w:rFonts w:ascii="Arial" w:eastAsia="Times New Roman" w:hAnsi="Arial" w:cs="Arial"/>
                <w:b/>
                <w:bCs/>
                <w:color w:val="000000"/>
                <w:kern w:val="0"/>
                <w:sz w:val="20"/>
                <w:szCs w:val="20"/>
                <w:lang w:eastAsia="es-CL"/>
                <w14:ligatures w14:val="none"/>
              </w:rPr>
            </w:pPr>
            <w:r w:rsidRPr="00687A19">
              <w:rPr>
                <w:rFonts w:ascii="Arial" w:eastAsia="Times New Roman" w:hAnsi="Arial" w:cs="Arial"/>
                <w:b/>
                <w:bCs/>
                <w:color w:val="000000"/>
                <w:kern w:val="0"/>
                <w:sz w:val="20"/>
                <w:szCs w:val="20"/>
                <w:lang w:eastAsia="es-CL"/>
                <w14:ligatures w14:val="none"/>
              </w:rPr>
              <w:t>Descripción</w:t>
            </w:r>
          </w:p>
        </w:tc>
        <w:tc>
          <w:tcPr>
            <w:tcW w:w="788" w:type="pct"/>
            <w:tcBorders>
              <w:top w:val="single" w:sz="4" w:space="0" w:color="auto"/>
              <w:left w:val="nil"/>
              <w:bottom w:val="single" w:sz="4" w:space="0" w:color="auto"/>
              <w:right w:val="single" w:sz="4" w:space="0" w:color="auto"/>
            </w:tcBorders>
            <w:shd w:val="clear" w:color="000000" w:fill="BFBFBF"/>
            <w:vAlign w:val="center"/>
            <w:hideMark/>
          </w:tcPr>
          <w:p w14:paraId="1383A20F" w14:textId="77777777" w:rsidR="00687A19" w:rsidRPr="00687A19" w:rsidRDefault="00687A19" w:rsidP="00687A19">
            <w:pPr>
              <w:spacing w:after="0" w:line="240" w:lineRule="auto"/>
              <w:jc w:val="center"/>
              <w:rPr>
                <w:rFonts w:ascii="Arial" w:eastAsia="Times New Roman" w:hAnsi="Arial" w:cs="Arial"/>
                <w:b/>
                <w:bCs/>
                <w:color w:val="000000"/>
                <w:kern w:val="0"/>
                <w:sz w:val="20"/>
                <w:szCs w:val="20"/>
                <w:lang w:eastAsia="es-CL"/>
                <w14:ligatures w14:val="none"/>
              </w:rPr>
            </w:pPr>
            <w:r w:rsidRPr="00687A19">
              <w:rPr>
                <w:rFonts w:ascii="Arial" w:eastAsia="Times New Roman" w:hAnsi="Arial" w:cs="Arial"/>
                <w:b/>
                <w:bCs/>
                <w:color w:val="000000"/>
                <w:kern w:val="0"/>
                <w:sz w:val="20"/>
                <w:szCs w:val="20"/>
                <w:lang w:eastAsia="es-CL"/>
                <w14:ligatures w14:val="none"/>
              </w:rPr>
              <w:t>Estado</w:t>
            </w:r>
          </w:p>
        </w:tc>
      </w:tr>
      <w:tr w:rsidR="00687A19" w:rsidRPr="00687A19" w14:paraId="78D109B1"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06CEEE27"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RF-01</w:t>
            </w:r>
          </w:p>
        </w:tc>
        <w:tc>
          <w:tcPr>
            <w:tcW w:w="924" w:type="pct"/>
            <w:tcBorders>
              <w:top w:val="nil"/>
              <w:left w:val="nil"/>
              <w:bottom w:val="single" w:sz="4" w:space="0" w:color="auto"/>
              <w:right w:val="single" w:sz="4" w:space="0" w:color="auto"/>
            </w:tcBorders>
            <w:shd w:val="clear" w:color="auto" w:fill="auto"/>
            <w:vAlign w:val="center"/>
            <w:hideMark/>
          </w:tcPr>
          <w:p w14:paraId="4B9300E5"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Registro de nuevos usuarios</w:t>
            </w:r>
          </w:p>
        </w:tc>
        <w:tc>
          <w:tcPr>
            <w:tcW w:w="571" w:type="pct"/>
            <w:tcBorders>
              <w:top w:val="nil"/>
              <w:left w:val="nil"/>
              <w:bottom w:val="single" w:sz="4" w:space="0" w:color="auto"/>
              <w:right w:val="single" w:sz="4" w:space="0" w:color="auto"/>
            </w:tcBorders>
            <w:shd w:val="clear" w:color="auto" w:fill="auto"/>
            <w:vAlign w:val="center"/>
            <w:hideMark/>
          </w:tcPr>
          <w:p w14:paraId="619629E8"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58D28584"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1F5909CC"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Permite a nuevos usuarios crear una cuenta para acceder al sistema.</w:t>
            </w:r>
          </w:p>
        </w:tc>
        <w:tc>
          <w:tcPr>
            <w:tcW w:w="788" w:type="pct"/>
            <w:tcBorders>
              <w:top w:val="nil"/>
              <w:left w:val="nil"/>
              <w:bottom w:val="single" w:sz="4" w:space="0" w:color="auto"/>
              <w:right w:val="single" w:sz="4" w:space="0" w:color="auto"/>
            </w:tcBorders>
            <w:shd w:val="clear" w:color="auto" w:fill="auto"/>
            <w:vAlign w:val="center"/>
            <w:hideMark/>
          </w:tcPr>
          <w:p w14:paraId="35D99FB7"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4FAAE2A7"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066DBFD1"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RF-02</w:t>
            </w:r>
          </w:p>
        </w:tc>
        <w:tc>
          <w:tcPr>
            <w:tcW w:w="924" w:type="pct"/>
            <w:tcBorders>
              <w:top w:val="nil"/>
              <w:left w:val="nil"/>
              <w:bottom w:val="single" w:sz="4" w:space="0" w:color="auto"/>
              <w:right w:val="single" w:sz="4" w:space="0" w:color="auto"/>
            </w:tcBorders>
            <w:shd w:val="clear" w:color="auto" w:fill="auto"/>
            <w:vAlign w:val="center"/>
            <w:hideMark/>
          </w:tcPr>
          <w:p w14:paraId="3B6479C9"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Inicio de sesión seguro</w:t>
            </w:r>
          </w:p>
        </w:tc>
        <w:tc>
          <w:tcPr>
            <w:tcW w:w="571" w:type="pct"/>
            <w:tcBorders>
              <w:top w:val="nil"/>
              <w:left w:val="nil"/>
              <w:bottom w:val="single" w:sz="4" w:space="0" w:color="auto"/>
              <w:right w:val="single" w:sz="4" w:space="0" w:color="auto"/>
            </w:tcBorders>
            <w:shd w:val="clear" w:color="auto" w:fill="auto"/>
            <w:vAlign w:val="center"/>
            <w:hideMark/>
          </w:tcPr>
          <w:p w14:paraId="18A0EB17"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70678760"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4EC16CA7"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Los usuarios pueden acceder al sistema con credenciales encriptadas.</w:t>
            </w:r>
          </w:p>
        </w:tc>
        <w:tc>
          <w:tcPr>
            <w:tcW w:w="788" w:type="pct"/>
            <w:tcBorders>
              <w:top w:val="nil"/>
              <w:left w:val="nil"/>
              <w:bottom w:val="single" w:sz="4" w:space="0" w:color="auto"/>
              <w:right w:val="single" w:sz="4" w:space="0" w:color="auto"/>
            </w:tcBorders>
            <w:shd w:val="clear" w:color="auto" w:fill="auto"/>
            <w:vAlign w:val="center"/>
            <w:hideMark/>
          </w:tcPr>
          <w:p w14:paraId="6D722964"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09EE97ED"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69C60E49"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RF-03</w:t>
            </w:r>
          </w:p>
        </w:tc>
        <w:tc>
          <w:tcPr>
            <w:tcW w:w="924" w:type="pct"/>
            <w:tcBorders>
              <w:top w:val="nil"/>
              <w:left w:val="nil"/>
              <w:bottom w:val="single" w:sz="4" w:space="0" w:color="auto"/>
              <w:right w:val="single" w:sz="4" w:space="0" w:color="auto"/>
            </w:tcBorders>
            <w:shd w:val="clear" w:color="auto" w:fill="auto"/>
            <w:vAlign w:val="center"/>
            <w:hideMark/>
          </w:tcPr>
          <w:p w14:paraId="6E1EFCC1"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Recuperación de contraseña</w:t>
            </w:r>
          </w:p>
        </w:tc>
        <w:tc>
          <w:tcPr>
            <w:tcW w:w="571" w:type="pct"/>
            <w:tcBorders>
              <w:top w:val="nil"/>
              <w:left w:val="nil"/>
              <w:bottom w:val="single" w:sz="4" w:space="0" w:color="auto"/>
              <w:right w:val="single" w:sz="4" w:space="0" w:color="auto"/>
            </w:tcBorders>
            <w:shd w:val="clear" w:color="auto" w:fill="auto"/>
            <w:vAlign w:val="center"/>
            <w:hideMark/>
          </w:tcPr>
          <w:p w14:paraId="35D36A15"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0A9965C0"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39E11A1E"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Facilita a los usuarios recuperar o cambiar su contraseña olvidada.</w:t>
            </w:r>
          </w:p>
        </w:tc>
        <w:tc>
          <w:tcPr>
            <w:tcW w:w="788" w:type="pct"/>
            <w:tcBorders>
              <w:top w:val="nil"/>
              <w:left w:val="nil"/>
              <w:bottom w:val="single" w:sz="4" w:space="0" w:color="auto"/>
              <w:right w:val="single" w:sz="4" w:space="0" w:color="auto"/>
            </w:tcBorders>
            <w:shd w:val="clear" w:color="auto" w:fill="auto"/>
            <w:vAlign w:val="center"/>
            <w:hideMark/>
          </w:tcPr>
          <w:p w14:paraId="0BB3C08D"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47147CB7"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21470324"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RF-04</w:t>
            </w:r>
          </w:p>
        </w:tc>
        <w:tc>
          <w:tcPr>
            <w:tcW w:w="924" w:type="pct"/>
            <w:tcBorders>
              <w:top w:val="nil"/>
              <w:left w:val="nil"/>
              <w:bottom w:val="single" w:sz="4" w:space="0" w:color="auto"/>
              <w:right w:val="single" w:sz="4" w:space="0" w:color="auto"/>
            </w:tcBorders>
            <w:shd w:val="clear" w:color="auto" w:fill="auto"/>
            <w:vAlign w:val="center"/>
            <w:hideMark/>
          </w:tcPr>
          <w:p w14:paraId="3C503DB7"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Creación de empresas clientes</w:t>
            </w:r>
          </w:p>
        </w:tc>
        <w:tc>
          <w:tcPr>
            <w:tcW w:w="571" w:type="pct"/>
            <w:tcBorders>
              <w:top w:val="nil"/>
              <w:left w:val="nil"/>
              <w:bottom w:val="single" w:sz="4" w:space="0" w:color="auto"/>
              <w:right w:val="single" w:sz="4" w:space="0" w:color="auto"/>
            </w:tcBorders>
            <w:shd w:val="clear" w:color="auto" w:fill="auto"/>
            <w:vAlign w:val="center"/>
            <w:hideMark/>
          </w:tcPr>
          <w:p w14:paraId="6D5C73D0"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0ED3E6B4"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72464FD8"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Permite registrar a las empresas como clientes con su información relevante.</w:t>
            </w:r>
          </w:p>
        </w:tc>
        <w:tc>
          <w:tcPr>
            <w:tcW w:w="788" w:type="pct"/>
            <w:tcBorders>
              <w:top w:val="nil"/>
              <w:left w:val="nil"/>
              <w:bottom w:val="single" w:sz="4" w:space="0" w:color="auto"/>
              <w:right w:val="single" w:sz="4" w:space="0" w:color="auto"/>
            </w:tcBorders>
            <w:shd w:val="clear" w:color="auto" w:fill="auto"/>
            <w:vAlign w:val="center"/>
            <w:hideMark/>
          </w:tcPr>
          <w:p w14:paraId="0E72041D"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1E8EB98E"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78014A73"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RF-05</w:t>
            </w:r>
          </w:p>
        </w:tc>
        <w:tc>
          <w:tcPr>
            <w:tcW w:w="924" w:type="pct"/>
            <w:tcBorders>
              <w:top w:val="nil"/>
              <w:left w:val="nil"/>
              <w:bottom w:val="single" w:sz="4" w:space="0" w:color="auto"/>
              <w:right w:val="single" w:sz="4" w:space="0" w:color="auto"/>
            </w:tcBorders>
            <w:shd w:val="clear" w:color="auto" w:fill="auto"/>
            <w:vAlign w:val="center"/>
            <w:hideMark/>
          </w:tcPr>
          <w:p w14:paraId="6492130A"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Gestión de empresas</w:t>
            </w:r>
          </w:p>
        </w:tc>
        <w:tc>
          <w:tcPr>
            <w:tcW w:w="571" w:type="pct"/>
            <w:tcBorders>
              <w:top w:val="nil"/>
              <w:left w:val="nil"/>
              <w:bottom w:val="single" w:sz="4" w:space="0" w:color="auto"/>
              <w:right w:val="single" w:sz="4" w:space="0" w:color="auto"/>
            </w:tcBorders>
            <w:shd w:val="clear" w:color="auto" w:fill="auto"/>
            <w:vAlign w:val="center"/>
            <w:hideMark/>
          </w:tcPr>
          <w:p w14:paraId="52F14AD0"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0DCFE1C9"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7B1595C9"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Permite editar o eliminar información de las empresas registradas.</w:t>
            </w:r>
          </w:p>
        </w:tc>
        <w:tc>
          <w:tcPr>
            <w:tcW w:w="788" w:type="pct"/>
            <w:tcBorders>
              <w:top w:val="nil"/>
              <w:left w:val="nil"/>
              <w:bottom w:val="single" w:sz="4" w:space="0" w:color="auto"/>
              <w:right w:val="single" w:sz="4" w:space="0" w:color="auto"/>
            </w:tcBorders>
            <w:shd w:val="clear" w:color="auto" w:fill="auto"/>
            <w:vAlign w:val="center"/>
            <w:hideMark/>
          </w:tcPr>
          <w:p w14:paraId="062041F3"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7FCC3F77"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647151DA"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RF-06</w:t>
            </w:r>
          </w:p>
        </w:tc>
        <w:tc>
          <w:tcPr>
            <w:tcW w:w="924" w:type="pct"/>
            <w:tcBorders>
              <w:top w:val="nil"/>
              <w:left w:val="nil"/>
              <w:bottom w:val="single" w:sz="4" w:space="0" w:color="auto"/>
              <w:right w:val="single" w:sz="4" w:space="0" w:color="auto"/>
            </w:tcBorders>
            <w:shd w:val="clear" w:color="auto" w:fill="auto"/>
            <w:vAlign w:val="center"/>
            <w:hideMark/>
          </w:tcPr>
          <w:p w14:paraId="6A5E0D28"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Generación de órdenes</w:t>
            </w:r>
          </w:p>
        </w:tc>
        <w:tc>
          <w:tcPr>
            <w:tcW w:w="571" w:type="pct"/>
            <w:tcBorders>
              <w:top w:val="nil"/>
              <w:left w:val="nil"/>
              <w:bottom w:val="single" w:sz="4" w:space="0" w:color="auto"/>
              <w:right w:val="single" w:sz="4" w:space="0" w:color="auto"/>
            </w:tcBorders>
            <w:shd w:val="clear" w:color="auto" w:fill="auto"/>
            <w:vAlign w:val="center"/>
            <w:hideMark/>
          </w:tcPr>
          <w:p w14:paraId="352BA620"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6690F75C"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626E672D"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Los usuarios pueden crear automáticamente órdenes de transporte.</w:t>
            </w:r>
          </w:p>
        </w:tc>
        <w:tc>
          <w:tcPr>
            <w:tcW w:w="788" w:type="pct"/>
            <w:tcBorders>
              <w:top w:val="nil"/>
              <w:left w:val="nil"/>
              <w:bottom w:val="single" w:sz="4" w:space="0" w:color="auto"/>
              <w:right w:val="single" w:sz="4" w:space="0" w:color="auto"/>
            </w:tcBorders>
            <w:shd w:val="clear" w:color="auto" w:fill="auto"/>
            <w:vAlign w:val="center"/>
            <w:hideMark/>
          </w:tcPr>
          <w:p w14:paraId="4079129F"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63AD72DE"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59ABB309"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RF-07</w:t>
            </w:r>
          </w:p>
        </w:tc>
        <w:tc>
          <w:tcPr>
            <w:tcW w:w="924" w:type="pct"/>
            <w:tcBorders>
              <w:top w:val="nil"/>
              <w:left w:val="nil"/>
              <w:bottom w:val="single" w:sz="4" w:space="0" w:color="auto"/>
              <w:right w:val="single" w:sz="4" w:space="0" w:color="auto"/>
            </w:tcBorders>
            <w:shd w:val="clear" w:color="auto" w:fill="auto"/>
            <w:vAlign w:val="center"/>
            <w:hideMark/>
          </w:tcPr>
          <w:p w14:paraId="2B005562"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Seguimiento de órdenes</w:t>
            </w:r>
          </w:p>
        </w:tc>
        <w:tc>
          <w:tcPr>
            <w:tcW w:w="571" w:type="pct"/>
            <w:tcBorders>
              <w:top w:val="nil"/>
              <w:left w:val="nil"/>
              <w:bottom w:val="single" w:sz="4" w:space="0" w:color="auto"/>
              <w:right w:val="single" w:sz="4" w:space="0" w:color="auto"/>
            </w:tcBorders>
            <w:shd w:val="clear" w:color="auto" w:fill="auto"/>
            <w:vAlign w:val="center"/>
            <w:hideMark/>
          </w:tcPr>
          <w:p w14:paraId="46D866C5"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76EB690E"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402A47F4"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Permite consultar el estado y detalles de las órdenes de transporte.</w:t>
            </w:r>
          </w:p>
        </w:tc>
        <w:tc>
          <w:tcPr>
            <w:tcW w:w="788" w:type="pct"/>
            <w:tcBorders>
              <w:top w:val="nil"/>
              <w:left w:val="nil"/>
              <w:bottom w:val="single" w:sz="4" w:space="0" w:color="auto"/>
              <w:right w:val="single" w:sz="4" w:space="0" w:color="auto"/>
            </w:tcBorders>
            <w:shd w:val="clear" w:color="auto" w:fill="auto"/>
            <w:vAlign w:val="center"/>
            <w:hideMark/>
          </w:tcPr>
          <w:p w14:paraId="31173DDF"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082AB824"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101CAD35"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RF-08</w:t>
            </w:r>
          </w:p>
        </w:tc>
        <w:tc>
          <w:tcPr>
            <w:tcW w:w="924" w:type="pct"/>
            <w:tcBorders>
              <w:top w:val="nil"/>
              <w:left w:val="nil"/>
              <w:bottom w:val="single" w:sz="4" w:space="0" w:color="auto"/>
              <w:right w:val="single" w:sz="4" w:space="0" w:color="auto"/>
            </w:tcBorders>
            <w:shd w:val="clear" w:color="auto" w:fill="auto"/>
            <w:vAlign w:val="center"/>
            <w:hideMark/>
          </w:tcPr>
          <w:p w14:paraId="372D75B7"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Notificaciones</w:t>
            </w:r>
          </w:p>
        </w:tc>
        <w:tc>
          <w:tcPr>
            <w:tcW w:w="571" w:type="pct"/>
            <w:tcBorders>
              <w:top w:val="nil"/>
              <w:left w:val="nil"/>
              <w:bottom w:val="single" w:sz="4" w:space="0" w:color="auto"/>
              <w:right w:val="single" w:sz="4" w:space="0" w:color="auto"/>
            </w:tcBorders>
            <w:shd w:val="clear" w:color="auto" w:fill="auto"/>
            <w:vAlign w:val="center"/>
            <w:hideMark/>
          </w:tcPr>
          <w:p w14:paraId="6609AE71"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1C761166"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7886428E"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Envía notificaciones al usuario cuando se crea o actualiza una orden.</w:t>
            </w:r>
          </w:p>
        </w:tc>
        <w:tc>
          <w:tcPr>
            <w:tcW w:w="788" w:type="pct"/>
            <w:tcBorders>
              <w:top w:val="nil"/>
              <w:left w:val="nil"/>
              <w:bottom w:val="single" w:sz="4" w:space="0" w:color="auto"/>
              <w:right w:val="single" w:sz="4" w:space="0" w:color="auto"/>
            </w:tcBorders>
            <w:shd w:val="clear" w:color="auto" w:fill="auto"/>
            <w:vAlign w:val="center"/>
            <w:hideMark/>
          </w:tcPr>
          <w:p w14:paraId="51B42CE2"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2FEBE29D"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69E6EEFA"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RF-09</w:t>
            </w:r>
          </w:p>
        </w:tc>
        <w:tc>
          <w:tcPr>
            <w:tcW w:w="924" w:type="pct"/>
            <w:tcBorders>
              <w:top w:val="nil"/>
              <w:left w:val="nil"/>
              <w:bottom w:val="single" w:sz="4" w:space="0" w:color="auto"/>
              <w:right w:val="single" w:sz="4" w:space="0" w:color="auto"/>
            </w:tcBorders>
            <w:shd w:val="clear" w:color="auto" w:fill="auto"/>
            <w:vAlign w:val="center"/>
            <w:hideMark/>
          </w:tcPr>
          <w:p w14:paraId="5B6AEBF9"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Panel de control</w:t>
            </w:r>
          </w:p>
        </w:tc>
        <w:tc>
          <w:tcPr>
            <w:tcW w:w="571" w:type="pct"/>
            <w:tcBorders>
              <w:top w:val="nil"/>
              <w:left w:val="nil"/>
              <w:bottom w:val="single" w:sz="4" w:space="0" w:color="auto"/>
              <w:right w:val="single" w:sz="4" w:space="0" w:color="auto"/>
            </w:tcBorders>
            <w:shd w:val="clear" w:color="auto" w:fill="auto"/>
            <w:vAlign w:val="center"/>
            <w:hideMark/>
          </w:tcPr>
          <w:p w14:paraId="2FEB92AA"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7B664A1D"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Usuario, Administrador</w:t>
            </w:r>
          </w:p>
        </w:tc>
        <w:tc>
          <w:tcPr>
            <w:tcW w:w="1551" w:type="pct"/>
            <w:tcBorders>
              <w:top w:val="nil"/>
              <w:left w:val="nil"/>
              <w:bottom w:val="single" w:sz="4" w:space="0" w:color="auto"/>
              <w:right w:val="single" w:sz="4" w:space="0" w:color="auto"/>
            </w:tcBorders>
            <w:shd w:val="clear" w:color="auto" w:fill="auto"/>
            <w:vAlign w:val="center"/>
            <w:hideMark/>
          </w:tcPr>
          <w:p w14:paraId="1E3629E2"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Proporciona un resumen de órdenes y estadísticas relacionadas.</w:t>
            </w:r>
          </w:p>
        </w:tc>
        <w:tc>
          <w:tcPr>
            <w:tcW w:w="788" w:type="pct"/>
            <w:tcBorders>
              <w:top w:val="nil"/>
              <w:left w:val="nil"/>
              <w:bottom w:val="single" w:sz="4" w:space="0" w:color="auto"/>
              <w:right w:val="single" w:sz="4" w:space="0" w:color="auto"/>
            </w:tcBorders>
            <w:shd w:val="clear" w:color="auto" w:fill="auto"/>
            <w:vAlign w:val="center"/>
            <w:hideMark/>
          </w:tcPr>
          <w:p w14:paraId="1EF17395"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5370235F"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07615F74"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lastRenderedPageBreak/>
              <w:t>RNF-01</w:t>
            </w:r>
          </w:p>
        </w:tc>
        <w:tc>
          <w:tcPr>
            <w:tcW w:w="924" w:type="pct"/>
            <w:tcBorders>
              <w:top w:val="nil"/>
              <w:left w:val="nil"/>
              <w:bottom w:val="single" w:sz="4" w:space="0" w:color="auto"/>
              <w:right w:val="single" w:sz="4" w:space="0" w:color="auto"/>
            </w:tcBorders>
            <w:shd w:val="clear" w:color="auto" w:fill="auto"/>
            <w:vAlign w:val="center"/>
            <w:hideMark/>
          </w:tcPr>
          <w:p w14:paraId="3D97A461"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Encriptación de contraseñas</w:t>
            </w:r>
          </w:p>
        </w:tc>
        <w:tc>
          <w:tcPr>
            <w:tcW w:w="571" w:type="pct"/>
            <w:tcBorders>
              <w:top w:val="nil"/>
              <w:left w:val="nil"/>
              <w:bottom w:val="single" w:sz="4" w:space="0" w:color="auto"/>
              <w:right w:val="single" w:sz="4" w:space="0" w:color="auto"/>
            </w:tcBorders>
            <w:shd w:val="clear" w:color="auto" w:fill="auto"/>
            <w:vAlign w:val="center"/>
            <w:hideMark/>
          </w:tcPr>
          <w:p w14:paraId="7D8A02C3"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3298F7C4"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Sistema</w:t>
            </w:r>
          </w:p>
        </w:tc>
        <w:tc>
          <w:tcPr>
            <w:tcW w:w="1551" w:type="pct"/>
            <w:tcBorders>
              <w:top w:val="nil"/>
              <w:left w:val="nil"/>
              <w:bottom w:val="single" w:sz="4" w:space="0" w:color="auto"/>
              <w:right w:val="single" w:sz="4" w:space="0" w:color="auto"/>
            </w:tcBorders>
            <w:shd w:val="clear" w:color="auto" w:fill="auto"/>
            <w:vAlign w:val="center"/>
            <w:hideMark/>
          </w:tcPr>
          <w:p w14:paraId="3165D6AC"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Las contraseñas deben ser encriptadas para garantizar la seguridad.</w:t>
            </w:r>
          </w:p>
        </w:tc>
        <w:tc>
          <w:tcPr>
            <w:tcW w:w="788" w:type="pct"/>
            <w:tcBorders>
              <w:top w:val="nil"/>
              <w:left w:val="nil"/>
              <w:bottom w:val="single" w:sz="4" w:space="0" w:color="auto"/>
              <w:right w:val="single" w:sz="4" w:space="0" w:color="auto"/>
            </w:tcBorders>
            <w:shd w:val="clear" w:color="auto" w:fill="auto"/>
            <w:vAlign w:val="center"/>
            <w:hideMark/>
          </w:tcPr>
          <w:p w14:paraId="2AE94E5E"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64F4EBAF"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1009C855"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RNF-02</w:t>
            </w:r>
          </w:p>
        </w:tc>
        <w:tc>
          <w:tcPr>
            <w:tcW w:w="924" w:type="pct"/>
            <w:tcBorders>
              <w:top w:val="nil"/>
              <w:left w:val="nil"/>
              <w:bottom w:val="single" w:sz="4" w:space="0" w:color="auto"/>
              <w:right w:val="single" w:sz="4" w:space="0" w:color="auto"/>
            </w:tcBorders>
            <w:shd w:val="clear" w:color="auto" w:fill="auto"/>
            <w:vAlign w:val="center"/>
            <w:hideMark/>
          </w:tcPr>
          <w:p w14:paraId="62573008"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Comunicación segura (HTTPS)</w:t>
            </w:r>
          </w:p>
        </w:tc>
        <w:tc>
          <w:tcPr>
            <w:tcW w:w="571" w:type="pct"/>
            <w:tcBorders>
              <w:top w:val="nil"/>
              <w:left w:val="nil"/>
              <w:bottom w:val="single" w:sz="4" w:space="0" w:color="auto"/>
              <w:right w:val="single" w:sz="4" w:space="0" w:color="auto"/>
            </w:tcBorders>
            <w:shd w:val="clear" w:color="auto" w:fill="auto"/>
            <w:vAlign w:val="center"/>
            <w:hideMark/>
          </w:tcPr>
          <w:p w14:paraId="45DA83DD"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6B0190C5"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Sistema</w:t>
            </w:r>
          </w:p>
        </w:tc>
        <w:tc>
          <w:tcPr>
            <w:tcW w:w="1551" w:type="pct"/>
            <w:tcBorders>
              <w:top w:val="nil"/>
              <w:left w:val="nil"/>
              <w:bottom w:val="single" w:sz="4" w:space="0" w:color="auto"/>
              <w:right w:val="single" w:sz="4" w:space="0" w:color="auto"/>
            </w:tcBorders>
            <w:shd w:val="clear" w:color="auto" w:fill="auto"/>
            <w:vAlign w:val="center"/>
            <w:hideMark/>
          </w:tcPr>
          <w:p w14:paraId="361BCD74"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Todo el tráfico de datos debe utilizar HTTPS para proteger la información.</w:t>
            </w:r>
          </w:p>
        </w:tc>
        <w:tc>
          <w:tcPr>
            <w:tcW w:w="788" w:type="pct"/>
            <w:tcBorders>
              <w:top w:val="nil"/>
              <w:left w:val="nil"/>
              <w:bottom w:val="single" w:sz="4" w:space="0" w:color="auto"/>
              <w:right w:val="single" w:sz="4" w:space="0" w:color="auto"/>
            </w:tcBorders>
            <w:shd w:val="clear" w:color="auto" w:fill="auto"/>
            <w:vAlign w:val="center"/>
            <w:hideMark/>
          </w:tcPr>
          <w:p w14:paraId="63A5A697"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748C0518"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230289F1"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RNF-03</w:t>
            </w:r>
          </w:p>
        </w:tc>
        <w:tc>
          <w:tcPr>
            <w:tcW w:w="924" w:type="pct"/>
            <w:tcBorders>
              <w:top w:val="nil"/>
              <w:left w:val="nil"/>
              <w:bottom w:val="single" w:sz="4" w:space="0" w:color="auto"/>
              <w:right w:val="single" w:sz="4" w:space="0" w:color="auto"/>
            </w:tcBorders>
            <w:shd w:val="clear" w:color="auto" w:fill="auto"/>
            <w:vAlign w:val="center"/>
            <w:hideMark/>
          </w:tcPr>
          <w:p w14:paraId="3372B593"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Respuesta rápida</w:t>
            </w:r>
          </w:p>
        </w:tc>
        <w:tc>
          <w:tcPr>
            <w:tcW w:w="571" w:type="pct"/>
            <w:tcBorders>
              <w:top w:val="nil"/>
              <w:left w:val="nil"/>
              <w:bottom w:val="single" w:sz="4" w:space="0" w:color="auto"/>
              <w:right w:val="single" w:sz="4" w:space="0" w:color="auto"/>
            </w:tcBorders>
            <w:shd w:val="clear" w:color="auto" w:fill="auto"/>
            <w:vAlign w:val="center"/>
            <w:hideMark/>
          </w:tcPr>
          <w:p w14:paraId="52AC85C5"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3F94A757"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Sistema</w:t>
            </w:r>
          </w:p>
        </w:tc>
        <w:tc>
          <w:tcPr>
            <w:tcW w:w="1551" w:type="pct"/>
            <w:tcBorders>
              <w:top w:val="nil"/>
              <w:left w:val="nil"/>
              <w:bottom w:val="single" w:sz="4" w:space="0" w:color="auto"/>
              <w:right w:val="single" w:sz="4" w:space="0" w:color="auto"/>
            </w:tcBorders>
            <w:shd w:val="clear" w:color="auto" w:fill="auto"/>
            <w:vAlign w:val="center"/>
            <w:hideMark/>
          </w:tcPr>
          <w:p w14:paraId="44E4871A"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El sistema debe responder en ≤ 2 segundos para consultas y acciones comunes.</w:t>
            </w:r>
          </w:p>
        </w:tc>
        <w:tc>
          <w:tcPr>
            <w:tcW w:w="788" w:type="pct"/>
            <w:tcBorders>
              <w:top w:val="nil"/>
              <w:left w:val="nil"/>
              <w:bottom w:val="single" w:sz="4" w:space="0" w:color="auto"/>
              <w:right w:val="single" w:sz="4" w:space="0" w:color="auto"/>
            </w:tcBorders>
            <w:shd w:val="clear" w:color="auto" w:fill="auto"/>
            <w:vAlign w:val="center"/>
            <w:hideMark/>
          </w:tcPr>
          <w:p w14:paraId="0E1FC9C3"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64025CC7"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3AAC5FF5"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RNF-04</w:t>
            </w:r>
          </w:p>
        </w:tc>
        <w:tc>
          <w:tcPr>
            <w:tcW w:w="924" w:type="pct"/>
            <w:tcBorders>
              <w:top w:val="nil"/>
              <w:left w:val="nil"/>
              <w:bottom w:val="single" w:sz="4" w:space="0" w:color="auto"/>
              <w:right w:val="single" w:sz="4" w:space="0" w:color="auto"/>
            </w:tcBorders>
            <w:shd w:val="clear" w:color="auto" w:fill="auto"/>
            <w:vAlign w:val="center"/>
            <w:hideMark/>
          </w:tcPr>
          <w:p w14:paraId="01EA05C3"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Escalabilidad</w:t>
            </w:r>
          </w:p>
        </w:tc>
        <w:tc>
          <w:tcPr>
            <w:tcW w:w="571" w:type="pct"/>
            <w:tcBorders>
              <w:top w:val="nil"/>
              <w:left w:val="nil"/>
              <w:bottom w:val="single" w:sz="4" w:space="0" w:color="auto"/>
              <w:right w:val="single" w:sz="4" w:space="0" w:color="auto"/>
            </w:tcBorders>
            <w:shd w:val="clear" w:color="auto" w:fill="auto"/>
            <w:vAlign w:val="center"/>
            <w:hideMark/>
          </w:tcPr>
          <w:p w14:paraId="09EBAF75"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31B6D607"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Sistema</w:t>
            </w:r>
          </w:p>
        </w:tc>
        <w:tc>
          <w:tcPr>
            <w:tcW w:w="1551" w:type="pct"/>
            <w:tcBorders>
              <w:top w:val="nil"/>
              <w:left w:val="nil"/>
              <w:bottom w:val="single" w:sz="4" w:space="0" w:color="auto"/>
              <w:right w:val="single" w:sz="4" w:space="0" w:color="auto"/>
            </w:tcBorders>
            <w:shd w:val="clear" w:color="auto" w:fill="auto"/>
            <w:vAlign w:val="center"/>
            <w:hideMark/>
          </w:tcPr>
          <w:p w14:paraId="4E3D8FB1"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Debe soportar un aumento en usuarios y órdenes sin pérdida de rendimiento.</w:t>
            </w:r>
          </w:p>
        </w:tc>
        <w:tc>
          <w:tcPr>
            <w:tcW w:w="788" w:type="pct"/>
            <w:tcBorders>
              <w:top w:val="nil"/>
              <w:left w:val="nil"/>
              <w:bottom w:val="single" w:sz="4" w:space="0" w:color="auto"/>
              <w:right w:val="single" w:sz="4" w:space="0" w:color="auto"/>
            </w:tcBorders>
            <w:shd w:val="clear" w:color="auto" w:fill="auto"/>
            <w:vAlign w:val="center"/>
            <w:hideMark/>
          </w:tcPr>
          <w:p w14:paraId="2ABE5CFF"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12A74EF2"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49AE3CB2"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RNF-05</w:t>
            </w:r>
          </w:p>
        </w:tc>
        <w:tc>
          <w:tcPr>
            <w:tcW w:w="924" w:type="pct"/>
            <w:tcBorders>
              <w:top w:val="nil"/>
              <w:left w:val="nil"/>
              <w:bottom w:val="single" w:sz="4" w:space="0" w:color="auto"/>
              <w:right w:val="single" w:sz="4" w:space="0" w:color="auto"/>
            </w:tcBorders>
            <w:shd w:val="clear" w:color="auto" w:fill="auto"/>
            <w:vAlign w:val="center"/>
            <w:hideMark/>
          </w:tcPr>
          <w:p w14:paraId="3C5B62EA"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Alta disponibilidad</w:t>
            </w:r>
          </w:p>
        </w:tc>
        <w:tc>
          <w:tcPr>
            <w:tcW w:w="571" w:type="pct"/>
            <w:tcBorders>
              <w:top w:val="nil"/>
              <w:left w:val="nil"/>
              <w:bottom w:val="single" w:sz="4" w:space="0" w:color="auto"/>
              <w:right w:val="single" w:sz="4" w:space="0" w:color="auto"/>
            </w:tcBorders>
            <w:shd w:val="clear" w:color="auto" w:fill="auto"/>
            <w:vAlign w:val="center"/>
            <w:hideMark/>
          </w:tcPr>
          <w:p w14:paraId="18EE7437"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0EED2738"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Sistema</w:t>
            </w:r>
          </w:p>
        </w:tc>
        <w:tc>
          <w:tcPr>
            <w:tcW w:w="1551" w:type="pct"/>
            <w:tcBorders>
              <w:top w:val="nil"/>
              <w:left w:val="nil"/>
              <w:bottom w:val="single" w:sz="4" w:space="0" w:color="auto"/>
              <w:right w:val="single" w:sz="4" w:space="0" w:color="auto"/>
            </w:tcBorders>
            <w:shd w:val="clear" w:color="auto" w:fill="auto"/>
            <w:vAlign w:val="center"/>
            <w:hideMark/>
          </w:tcPr>
          <w:p w14:paraId="3B063C87"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Garantizar un tiempo de actividad del sistema del 99.9%.</w:t>
            </w:r>
          </w:p>
        </w:tc>
        <w:tc>
          <w:tcPr>
            <w:tcW w:w="788" w:type="pct"/>
            <w:tcBorders>
              <w:top w:val="nil"/>
              <w:left w:val="nil"/>
              <w:bottom w:val="single" w:sz="4" w:space="0" w:color="auto"/>
              <w:right w:val="single" w:sz="4" w:space="0" w:color="auto"/>
            </w:tcBorders>
            <w:shd w:val="clear" w:color="auto" w:fill="auto"/>
            <w:vAlign w:val="center"/>
            <w:hideMark/>
          </w:tcPr>
          <w:p w14:paraId="794CCED2"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2D554D70"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378C48BF"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RNF-06</w:t>
            </w:r>
          </w:p>
        </w:tc>
        <w:tc>
          <w:tcPr>
            <w:tcW w:w="924" w:type="pct"/>
            <w:tcBorders>
              <w:top w:val="nil"/>
              <w:left w:val="nil"/>
              <w:bottom w:val="single" w:sz="4" w:space="0" w:color="auto"/>
              <w:right w:val="single" w:sz="4" w:space="0" w:color="auto"/>
            </w:tcBorders>
            <w:shd w:val="clear" w:color="auto" w:fill="auto"/>
            <w:vAlign w:val="center"/>
            <w:hideMark/>
          </w:tcPr>
          <w:p w14:paraId="1BCF8F05"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Compatibilidad</w:t>
            </w:r>
          </w:p>
        </w:tc>
        <w:tc>
          <w:tcPr>
            <w:tcW w:w="571" w:type="pct"/>
            <w:tcBorders>
              <w:top w:val="nil"/>
              <w:left w:val="nil"/>
              <w:bottom w:val="single" w:sz="4" w:space="0" w:color="auto"/>
              <w:right w:val="single" w:sz="4" w:space="0" w:color="auto"/>
            </w:tcBorders>
            <w:shd w:val="clear" w:color="auto" w:fill="auto"/>
            <w:vAlign w:val="center"/>
            <w:hideMark/>
          </w:tcPr>
          <w:p w14:paraId="04AE7F2C"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355171FC"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Sistema</w:t>
            </w:r>
          </w:p>
        </w:tc>
        <w:tc>
          <w:tcPr>
            <w:tcW w:w="1551" w:type="pct"/>
            <w:tcBorders>
              <w:top w:val="nil"/>
              <w:left w:val="nil"/>
              <w:bottom w:val="single" w:sz="4" w:space="0" w:color="auto"/>
              <w:right w:val="single" w:sz="4" w:space="0" w:color="auto"/>
            </w:tcBorders>
            <w:shd w:val="clear" w:color="auto" w:fill="auto"/>
            <w:vAlign w:val="center"/>
            <w:hideMark/>
          </w:tcPr>
          <w:p w14:paraId="108E9077"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Accesible desde navegadores modernos y dispositivos móviles o de escritorio.</w:t>
            </w:r>
          </w:p>
        </w:tc>
        <w:tc>
          <w:tcPr>
            <w:tcW w:w="788" w:type="pct"/>
            <w:tcBorders>
              <w:top w:val="nil"/>
              <w:left w:val="nil"/>
              <w:bottom w:val="single" w:sz="4" w:space="0" w:color="auto"/>
              <w:right w:val="single" w:sz="4" w:space="0" w:color="auto"/>
            </w:tcBorders>
            <w:shd w:val="clear" w:color="auto" w:fill="auto"/>
            <w:vAlign w:val="center"/>
            <w:hideMark/>
          </w:tcPr>
          <w:p w14:paraId="4848D662"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2960F286"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3C888161"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RNF-07</w:t>
            </w:r>
          </w:p>
        </w:tc>
        <w:tc>
          <w:tcPr>
            <w:tcW w:w="924" w:type="pct"/>
            <w:tcBorders>
              <w:top w:val="nil"/>
              <w:left w:val="nil"/>
              <w:bottom w:val="single" w:sz="4" w:space="0" w:color="auto"/>
              <w:right w:val="single" w:sz="4" w:space="0" w:color="auto"/>
            </w:tcBorders>
            <w:shd w:val="clear" w:color="auto" w:fill="auto"/>
            <w:vAlign w:val="center"/>
            <w:hideMark/>
          </w:tcPr>
          <w:p w14:paraId="5BD828D9"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Almacenamiento eficiente</w:t>
            </w:r>
          </w:p>
        </w:tc>
        <w:tc>
          <w:tcPr>
            <w:tcW w:w="571" w:type="pct"/>
            <w:tcBorders>
              <w:top w:val="nil"/>
              <w:left w:val="nil"/>
              <w:bottom w:val="single" w:sz="4" w:space="0" w:color="auto"/>
              <w:right w:val="single" w:sz="4" w:space="0" w:color="auto"/>
            </w:tcBorders>
            <w:shd w:val="clear" w:color="auto" w:fill="auto"/>
            <w:vAlign w:val="center"/>
            <w:hideMark/>
          </w:tcPr>
          <w:p w14:paraId="0EA3F908"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43956679"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Sistema</w:t>
            </w:r>
          </w:p>
        </w:tc>
        <w:tc>
          <w:tcPr>
            <w:tcW w:w="1551" w:type="pct"/>
            <w:tcBorders>
              <w:top w:val="nil"/>
              <w:left w:val="nil"/>
              <w:bottom w:val="single" w:sz="4" w:space="0" w:color="auto"/>
              <w:right w:val="single" w:sz="4" w:space="0" w:color="auto"/>
            </w:tcBorders>
            <w:shd w:val="clear" w:color="auto" w:fill="auto"/>
            <w:vAlign w:val="center"/>
            <w:hideMark/>
          </w:tcPr>
          <w:p w14:paraId="5588FD22" w14:textId="30540766"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Optimización del uso de la base de datos Azure</w:t>
            </w:r>
            <w:r w:rsidR="00A9243B">
              <w:rPr>
                <w:rFonts w:ascii="Arial" w:eastAsia="Times New Roman" w:hAnsi="Arial" w:cs="Arial"/>
                <w:color w:val="000000"/>
                <w:kern w:val="0"/>
                <w:sz w:val="20"/>
                <w:szCs w:val="20"/>
                <w:lang w:eastAsia="es-CL"/>
                <w14:ligatures w14:val="none"/>
              </w:rPr>
              <w:fldChar w:fldCharType="begin"/>
            </w:r>
            <w:r w:rsidR="00A9243B">
              <w:instrText xml:space="preserve"> XE "</w:instrText>
            </w:r>
            <w:r w:rsidR="00A9243B" w:rsidRPr="00621ED0">
              <w:rPr>
                <w:rFonts w:ascii="Arial" w:hAnsi="Arial" w:cs="Arial"/>
                <w:b/>
                <w:color w:val="000000" w:themeColor="text1"/>
                <w:sz w:val="24"/>
                <w:szCs w:val="24"/>
                <w:lang w:eastAsia="es-CL"/>
              </w:rPr>
              <w:instrText>Azure</w:instrText>
            </w:r>
            <w:r w:rsidR="00A9243B" w:rsidRPr="00621ED0">
              <w:rPr>
                <w:rFonts w:ascii="Arial" w:hAnsi="Arial" w:cs="Arial"/>
                <w:b/>
                <w:color w:val="000000" w:themeColor="text1"/>
              </w:rPr>
              <w:instrText>:</w:instrText>
            </w:r>
            <w:r w:rsidR="00A9243B" w:rsidRPr="00621ED0">
              <w:instrText>Es la plataforma Microsoft que ofrece servicios en la nube</w:instrText>
            </w:r>
            <w:r w:rsidR="00A9243B">
              <w:instrText xml:space="preserve">" </w:instrText>
            </w:r>
            <w:r w:rsidR="00A9243B">
              <w:rPr>
                <w:rFonts w:ascii="Arial" w:eastAsia="Times New Roman" w:hAnsi="Arial" w:cs="Arial"/>
                <w:color w:val="000000"/>
                <w:kern w:val="0"/>
                <w:sz w:val="20"/>
                <w:szCs w:val="20"/>
                <w:lang w:eastAsia="es-CL"/>
                <w14:ligatures w14:val="none"/>
              </w:rPr>
              <w:fldChar w:fldCharType="end"/>
            </w:r>
            <w:r w:rsidRPr="00687A19">
              <w:rPr>
                <w:rFonts w:ascii="Arial" w:eastAsia="Times New Roman" w:hAnsi="Arial" w:cs="Arial"/>
                <w:color w:val="000000"/>
                <w:kern w:val="0"/>
                <w:sz w:val="20"/>
                <w:szCs w:val="20"/>
                <w:lang w:eastAsia="es-CL"/>
                <w14:ligatures w14:val="none"/>
              </w:rPr>
              <w:t xml:space="preserve"> SQL para un desempeño óptimo.</w:t>
            </w:r>
          </w:p>
        </w:tc>
        <w:tc>
          <w:tcPr>
            <w:tcW w:w="788" w:type="pct"/>
            <w:tcBorders>
              <w:top w:val="nil"/>
              <w:left w:val="nil"/>
              <w:bottom w:val="single" w:sz="4" w:space="0" w:color="auto"/>
              <w:right w:val="single" w:sz="4" w:space="0" w:color="auto"/>
            </w:tcBorders>
            <w:shd w:val="clear" w:color="auto" w:fill="auto"/>
            <w:vAlign w:val="center"/>
            <w:hideMark/>
          </w:tcPr>
          <w:p w14:paraId="0363DEA4"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57CF9124"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0744DA52"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RNF-08</w:t>
            </w:r>
          </w:p>
        </w:tc>
        <w:tc>
          <w:tcPr>
            <w:tcW w:w="924" w:type="pct"/>
            <w:tcBorders>
              <w:top w:val="nil"/>
              <w:left w:val="nil"/>
              <w:bottom w:val="single" w:sz="4" w:space="0" w:color="auto"/>
              <w:right w:val="single" w:sz="4" w:space="0" w:color="auto"/>
            </w:tcBorders>
            <w:shd w:val="clear" w:color="auto" w:fill="auto"/>
            <w:vAlign w:val="center"/>
            <w:hideMark/>
          </w:tcPr>
          <w:p w14:paraId="777834E2"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Backup automático</w:t>
            </w:r>
          </w:p>
        </w:tc>
        <w:tc>
          <w:tcPr>
            <w:tcW w:w="571" w:type="pct"/>
            <w:tcBorders>
              <w:top w:val="nil"/>
              <w:left w:val="nil"/>
              <w:bottom w:val="single" w:sz="4" w:space="0" w:color="auto"/>
              <w:right w:val="single" w:sz="4" w:space="0" w:color="auto"/>
            </w:tcBorders>
            <w:shd w:val="clear" w:color="auto" w:fill="auto"/>
            <w:vAlign w:val="center"/>
            <w:hideMark/>
          </w:tcPr>
          <w:p w14:paraId="5991ABAD"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4473E324"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Sistema, Administrador</w:t>
            </w:r>
          </w:p>
        </w:tc>
        <w:tc>
          <w:tcPr>
            <w:tcW w:w="1551" w:type="pct"/>
            <w:tcBorders>
              <w:top w:val="nil"/>
              <w:left w:val="nil"/>
              <w:bottom w:val="single" w:sz="4" w:space="0" w:color="auto"/>
              <w:right w:val="single" w:sz="4" w:space="0" w:color="auto"/>
            </w:tcBorders>
            <w:shd w:val="clear" w:color="auto" w:fill="auto"/>
            <w:vAlign w:val="center"/>
            <w:hideMark/>
          </w:tcPr>
          <w:p w14:paraId="2CDDA702"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Realizar copias de seguridad diarias para proteger los datos.</w:t>
            </w:r>
          </w:p>
        </w:tc>
        <w:tc>
          <w:tcPr>
            <w:tcW w:w="788" w:type="pct"/>
            <w:tcBorders>
              <w:top w:val="nil"/>
              <w:left w:val="nil"/>
              <w:bottom w:val="single" w:sz="4" w:space="0" w:color="auto"/>
              <w:right w:val="single" w:sz="4" w:space="0" w:color="auto"/>
            </w:tcBorders>
            <w:shd w:val="clear" w:color="auto" w:fill="auto"/>
            <w:vAlign w:val="center"/>
            <w:hideMark/>
          </w:tcPr>
          <w:p w14:paraId="4E5CC3C7"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r w:rsidR="00687A19" w:rsidRPr="00687A19" w14:paraId="6EE0BDD0"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510008D7"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RNF-09</w:t>
            </w:r>
          </w:p>
        </w:tc>
        <w:tc>
          <w:tcPr>
            <w:tcW w:w="924" w:type="pct"/>
            <w:tcBorders>
              <w:top w:val="nil"/>
              <w:left w:val="nil"/>
              <w:bottom w:val="single" w:sz="4" w:space="0" w:color="auto"/>
              <w:right w:val="single" w:sz="4" w:space="0" w:color="auto"/>
            </w:tcBorders>
            <w:shd w:val="clear" w:color="auto" w:fill="auto"/>
            <w:vAlign w:val="center"/>
            <w:hideMark/>
          </w:tcPr>
          <w:p w14:paraId="095FF620"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Recuperación ante fallos</w:t>
            </w:r>
          </w:p>
        </w:tc>
        <w:tc>
          <w:tcPr>
            <w:tcW w:w="571" w:type="pct"/>
            <w:tcBorders>
              <w:top w:val="nil"/>
              <w:left w:val="nil"/>
              <w:bottom w:val="single" w:sz="4" w:space="0" w:color="auto"/>
              <w:right w:val="single" w:sz="4" w:space="0" w:color="auto"/>
            </w:tcBorders>
            <w:shd w:val="clear" w:color="auto" w:fill="auto"/>
            <w:vAlign w:val="center"/>
            <w:hideMark/>
          </w:tcPr>
          <w:p w14:paraId="4171F12F"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4B3E5D75"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Sistema, Administrador</w:t>
            </w:r>
          </w:p>
        </w:tc>
        <w:tc>
          <w:tcPr>
            <w:tcW w:w="1551" w:type="pct"/>
            <w:tcBorders>
              <w:top w:val="nil"/>
              <w:left w:val="nil"/>
              <w:bottom w:val="single" w:sz="4" w:space="0" w:color="auto"/>
              <w:right w:val="single" w:sz="4" w:space="0" w:color="auto"/>
            </w:tcBorders>
            <w:shd w:val="clear" w:color="auto" w:fill="auto"/>
            <w:vAlign w:val="center"/>
            <w:hideMark/>
          </w:tcPr>
          <w:p w14:paraId="329432FD"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Permite restaurar datos en caso de fallos críticos o pérdida de información.</w:t>
            </w:r>
          </w:p>
        </w:tc>
        <w:tc>
          <w:tcPr>
            <w:tcW w:w="788" w:type="pct"/>
            <w:tcBorders>
              <w:top w:val="nil"/>
              <w:left w:val="nil"/>
              <w:bottom w:val="single" w:sz="4" w:space="0" w:color="auto"/>
              <w:right w:val="single" w:sz="4" w:space="0" w:color="auto"/>
            </w:tcBorders>
            <w:shd w:val="clear" w:color="auto" w:fill="auto"/>
            <w:vAlign w:val="center"/>
            <w:hideMark/>
          </w:tcPr>
          <w:p w14:paraId="7A74D372" w14:textId="77777777" w:rsidR="00687A19" w:rsidRPr="00687A19" w:rsidRDefault="00687A19" w:rsidP="00687A19">
            <w:pPr>
              <w:spacing w:after="0" w:line="240" w:lineRule="auto"/>
              <w:rPr>
                <w:rFonts w:ascii="Arial" w:eastAsia="Times New Roman" w:hAnsi="Arial" w:cs="Arial"/>
                <w:color w:val="000000"/>
                <w:kern w:val="0"/>
                <w:sz w:val="20"/>
                <w:szCs w:val="20"/>
                <w:lang w:eastAsia="es-CL"/>
                <w14:ligatures w14:val="none"/>
              </w:rPr>
            </w:pPr>
            <w:r w:rsidRPr="00687A19">
              <w:rPr>
                <w:rFonts w:ascii="Arial" w:eastAsia="Times New Roman" w:hAnsi="Arial" w:cs="Arial"/>
                <w:color w:val="000000"/>
                <w:kern w:val="0"/>
                <w:sz w:val="20"/>
                <w:szCs w:val="20"/>
                <w:lang w:eastAsia="es-CL"/>
                <w14:ligatures w14:val="none"/>
              </w:rPr>
              <w:t>Pendiente</w:t>
            </w:r>
          </w:p>
        </w:tc>
      </w:tr>
    </w:tbl>
    <w:p w14:paraId="089B62F8" w14:textId="024E0B6D" w:rsidR="00610E53" w:rsidRDefault="00610E53" w:rsidP="00610E53"/>
    <w:p w14:paraId="7399043A" w14:textId="4F195719" w:rsidR="00E813CD" w:rsidRDefault="00E813CD" w:rsidP="00610E53">
      <w:r>
        <w:t xml:space="preserve">Nota: </w:t>
      </w:r>
      <w:r w:rsidR="00F122C5">
        <w:t xml:space="preserve">tabla </w:t>
      </w:r>
      <w:r w:rsidR="00E81A87">
        <w:t>muestra las tareas funcionales y no</w:t>
      </w:r>
      <w:r w:rsidR="00D72AD5">
        <w:t xml:space="preserve"> funcionales levantadas en el proceso de </w:t>
      </w:r>
      <w:r w:rsidR="006A1DF4">
        <w:t xml:space="preserve">análisis de requerimientos (fuente: </w:t>
      </w:r>
      <w:r w:rsidR="002A5921">
        <w:t>elaboración</w:t>
      </w:r>
      <w:r w:rsidR="006A1DF4">
        <w:t xml:space="preserve"> propia</w:t>
      </w:r>
      <w:r w:rsidR="002A5921">
        <w:t>, 2024)</w:t>
      </w:r>
    </w:p>
    <w:p w14:paraId="6036A169" w14:textId="77777777" w:rsidR="00DF52A4" w:rsidRDefault="00DF52A4" w:rsidP="00610E53"/>
    <w:p w14:paraId="33B5E53A" w14:textId="77777777" w:rsidR="00DF52A4" w:rsidRDefault="00DF52A4" w:rsidP="00610E53"/>
    <w:p w14:paraId="5FE87347" w14:textId="77777777" w:rsidR="00DF52A4" w:rsidRDefault="00DF52A4" w:rsidP="00610E53"/>
    <w:p w14:paraId="27B0207F" w14:textId="77777777" w:rsidR="00DF52A4" w:rsidRDefault="00DF52A4" w:rsidP="00610E53"/>
    <w:p w14:paraId="4216257E" w14:textId="77777777" w:rsidR="00DF52A4" w:rsidRDefault="00DF52A4" w:rsidP="00610E53"/>
    <w:p w14:paraId="0310157D" w14:textId="77777777" w:rsidR="00DF52A4" w:rsidRDefault="00DF52A4" w:rsidP="00610E53"/>
    <w:p w14:paraId="0FF2E175" w14:textId="77777777" w:rsidR="00DF52A4" w:rsidRDefault="00DF52A4" w:rsidP="00610E53"/>
    <w:p w14:paraId="4B4057A1" w14:textId="77777777" w:rsidR="00EB7BDE" w:rsidRDefault="00EB7BDE" w:rsidP="00610E53"/>
    <w:p w14:paraId="429BE0B8" w14:textId="51FCCEC4" w:rsidR="55664987" w:rsidRDefault="55664987"/>
    <w:p w14:paraId="01F73454" w14:textId="07E94DE4" w:rsidR="55664987" w:rsidRDefault="55664987"/>
    <w:p w14:paraId="6DFFD51B" w14:textId="1981FFCE" w:rsidR="55664987" w:rsidRDefault="55664987"/>
    <w:p w14:paraId="7FC4CCFD" w14:textId="390748B6" w:rsidR="3E36DAF8" w:rsidRDefault="3E36DAF8" w:rsidP="3E36DAF8">
      <w:pPr>
        <w:pStyle w:val="Subtituloproyecto"/>
        <w:outlineLvl w:val="1"/>
      </w:pPr>
    </w:p>
    <w:p w14:paraId="0DCD243A" w14:textId="14C9A0B4" w:rsidR="3E36DAF8" w:rsidRDefault="3E36DAF8" w:rsidP="3E36DAF8">
      <w:pPr>
        <w:pStyle w:val="Subtituloproyecto"/>
        <w:outlineLvl w:val="1"/>
      </w:pPr>
    </w:p>
    <w:p w14:paraId="3E21A05B" w14:textId="494DBFE8" w:rsidR="00610E53" w:rsidRDefault="007F1708" w:rsidP="004823E4">
      <w:pPr>
        <w:pStyle w:val="Subtituloproyecto"/>
        <w:outlineLvl w:val="1"/>
      </w:pPr>
      <w:bookmarkStart w:id="76" w:name="_Toc767747889"/>
      <w:bookmarkStart w:id="77" w:name="_Toc183471850"/>
      <w:bookmarkStart w:id="78" w:name="_Toc1691667561"/>
      <w:r>
        <w:t xml:space="preserve">Flujos de </w:t>
      </w:r>
      <w:r w:rsidR="007A600A">
        <w:t>Procesos</w:t>
      </w:r>
      <w:r w:rsidR="2FC3EBE8">
        <w:t>.</w:t>
      </w:r>
      <w:bookmarkEnd w:id="76"/>
      <w:bookmarkEnd w:id="77"/>
      <w:bookmarkEnd w:id="78"/>
    </w:p>
    <w:p w14:paraId="69870B8F" w14:textId="2428D69A" w:rsidR="00DD7DC1" w:rsidRDefault="00F923DB" w:rsidP="00763668">
      <w:pPr>
        <w:pStyle w:val="ParrafoProyecto0"/>
      </w:pPr>
      <w:r>
        <w:t>Los flujos de procesos nos ayudan</w:t>
      </w:r>
      <w:r w:rsidR="00B76626">
        <w:t xml:space="preserve"> a identificar y documentar</w:t>
      </w:r>
      <w:r w:rsidR="00AD6DC2">
        <w:t xml:space="preserve"> las actividades pasos y decisiones necesarias </w:t>
      </w:r>
      <w:r w:rsidR="740D1196">
        <w:t>p</w:t>
      </w:r>
      <w:r w:rsidR="00AD6DC2">
        <w:t xml:space="preserve">ara llevar a cabo </w:t>
      </w:r>
      <w:r w:rsidR="00095F4D">
        <w:t>un proceso</w:t>
      </w:r>
      <w:r w:rsidR="002128A0">
        <w:t xml:space="preserve"> dentro de un siste</w:t>
      </w:r>
      <w:r w:rsidR="00763668">
        <w:t>ma.</w:t>
      </w:r>
      <w:r w:rsidR="101242E7">
        <w:t xml:space="preserve"> </w:t>
      </w:r>
      <w:r w:rsidR="00DD7DC1">
        <w:t xml:space="preserve">En base </w:t>
      </w:r>
      <w:r w:rsidR="006B30B8">
        <w:t xml:space="preserve">a los </w:t>
      </w:r>
      <w:r w:rsidR="00AE59FA">
        <w:t>requerimientos levantados</w:t>
      </w:r>
      <w:r w:rsidR="00606F8C">
        <w:t xml:space="preserve"> </w:t>
      </w:r>
      <w:r w:rsidR="00383A88">
        <w:t>podemos establecer los siguientes flujos</w:t>
      </w:r>
      <w:r w:rsidR="00AE59FA">
        <w:t xml:space="preserve"> para el nuevo sistema</w:t>
      </w:r>
      <w:r w:rsidR="00383A88">
        <w:t>.</w:t>
      </w:r>
    </w:p>
    <w:p w14:paraId="0C70D769" w14:textId="77777777" w:rsidR="007A600A" w:rsidRDefault="007A600A" w:rsidP="00610E53"/>
    <w:p w14:paraId="5CAFC51A" w14:textId="7CC5EB4B" w:rsidR="00B40764" w:rsidRPr="00994D6C" w:rsidRDefault="00A53F4E" w:rsidP="00E730A1">
      <w:pPr>
        <w:pStyle w:val="Subtituloproyecto"/>
        <w:outlineLvl w:val="2"/>
      </w:pPr>
      <w:bookmarkStart w:id="79" w:name="_Toc1711097263"/>
      <w:bookmarkStart w:id="80" w:name="_Toc183471851"/>
      <w:bookmarkStart w:id="81" w:name="_Toc2079735992"/>
      <w:r w:rsidRPr="00994D6C">
        <w:t>Registro de usuarios</w:t>
      </w:r>
      <w:r w:rsidR="005B4F7C" w:rsidRPr="00994D6C">
        <w:t>/empresas</w:t>
      </w:r>
      <w:r w:rsidR="00FC262B" w:rsidRPr="00994D6C">
        <w:t>.</w:t>
      </w:r>
      <w:bookmarkEnd w:id="79"/>
      <w:bookmarkEnd w:id="80"/>
      <w:bookmarkEnd w:id="81"/>
    </w:p>
    <w:p w14:paraId="750A2E87" w14:textId="2AC2C65A" w:rsidR="00FC262B" w:rsidRDefault="00CF78D1" w:rsidP="00CF78D1">
      <w:pPr>
        <w:pStyle w:val="ParrafoProyecto0"/>
      </w:pPr>
      <w:r>
        <w:t xml:space="preserve">Flujo: </w:t>
      </w:r>
      <w:r w:rsidR="00CF0DD9" w:rsidRPr="00CF0DD9">
        <w:t>Inicio del usuario → Completa formulario → Validación de datos → Creación de cuenta → Notificación de éxito.</w:t>
      </w:r>
    </w:p>
    <w:p w14:paraId="272C173E" w14:textId="55CA99D8" w:rsidR="001624D9" w:rsidRDefault="001624D9" w:rsidP="001624D9">
      <w:pPr>
        <w:pStyle w:val="Descripcin"/>
        <w:keepNext/>
      </w:pPr>
      <w:bookmarkStart w:id="82" w:name="_Toc183468046"/>
      <w:r>
        <w:t xml:space="preserve">Ilustración </w:t>
      </w:r>
      <w:fldSimple w:instr=" SEQ Ilustración \* ARABIC ">
        <w:r w:rsidR="002C5966">
          <w:rPr>
            <w:noProof/>
          </w:rPr>
          <w:t>6</w:t>
        </w:r>
      </w:fldSimple>
      <w:r>
        <w:t xml:space="preserve"> - Flujo registro usuario/empresa</w:t>
      </w:r>
      <w:bookmarkEnd w:id="82"/>
    </w:p>
    <w:p w14:paraId="7C37D752" w14:textId="4A5078F5" w:rsidR="008550A9" w:rsidRDefault="00675FBC" w:rsidP="00610E53">
      <w:r>
        <w:rPr>
          <w:noProof/>
        </w:rPr>
        <w:drawing>
          <wp:inline distT="0" distB="0" distL="0" distR="0" wp14:anchorId="6E8A1307" wp14:editId="3785C763">
            <wp:extent cx="3400425" cy="4276725"/>
            <wp:effectExtent l="19050" t="19050" r="28575" b="28575"/>
            <wp:docPr id="297278086" name="Imagen 1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78086" name="Imagen 12" descr="Interfaz de usuario gráfica, Texto, Aplicación, Chat o mensaje de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400425" cy="4276725"/>
                    </a:xfrm>
                    <a:prstGeom prst="rect">
                      <a:avLst/>
                    </a:prstGeom>
                    <a:ln>
                      <a:solidFill>
                        <a:schemeClr val="tx1"/>
                      </a:solidFill>
                    </a:ln>
                  </pic:spPr>
                </pic:pic>
              </a:graphicData>
            </a:graphic>
          </wp:inline>
        </w:drawing>
      </w:r>
    </w:p>
    <w:p w14:paraId="28DF45A5" w14:textId="472C4A31" w:rsidR="00CF0DD9" w:rsidRDefault="00CF0DD9" w:rsidP="00610E53"/>
    <w:p w14:paraId="4C08A8C5" w14:textId="77777777" w:rsidR="00DE3E38" w:rsidRDefault="00DE3E38" w:rsidP="00610E53"/>
    <w:p w14:paraId="70F4BE7D" w14:textId="3AC6FC79" w:rsidR="00DE3E38" w:rsidRDefault="00DE3E38" w:rsidP="00610E53"/>
    <w:p w14:paraId="705AC6EF" w14:textId="6AA7E12A" w:rsidR="00CF0DD9" w:rsidRPr="00994D6C" w:rsidRDefault="00CF0DD9" w:rsidP="00E730A1">
      <w:pPr>
        <w:pStyle w:val="Subtituloproyecto"/>
        <w:outlineLvl w:val="2"/>
      </w:pPr>
      <w:bookmarkStart w:id="83" w:name="_Toc2074338663"/>
      <w:bookmarkStart w:id="84" w:name="_Toc183471852"/>
      <w:bookmarkStart w:id="85" w:name="_Toc666291879"/>
      <w:r w:rsidRPr="00994D6C">
        <w:t xml:space="preserve">Generación de </w:t>
      </w:r>
      <w:r w:rsidR="00C67118">
        <w:t>órdenes</w:t>
      </w:r>
      <w:r w:rsidRPr="00994D6C">
        <w:t xml:space="preserve"> de transporte</w:t>
      </w:r>
      <w:r w:rsidR="7660A28D">
        <w:t>.</w:t>
      </w:r>
      <w:bookmarkEnd w:id="83"/>
      <w:bookmarkEnd w:id="84"/>
      <w:bookmarkEnd w:id="85"/>
    </w:p>
    <w:p w14:paraId="4F97046C" w14:textId="2D6D712D" w:rsidR="0067152C" w:rsidRDefault="001963AC" w:rsidP="00DE3E38">
      <w:pPr>
        <w:pStyle w:val="ParrafoProyecto0"/>
      </w:pPr>
      <w:r>
        <w:t xml:space="preserve">Flujo:  </w:t>
      </w:r>
      <w:r w:rsidR="0067152C" w:rsidRPr="0067152C">
        <w:t>Usuario inicia sesión → Selecciona cliente → Completa detalles de la orden (origen, destino, carga) → Sistema autogenera número de orden → Guardar orden → Notificación al cliente</w:t>
      </w:r>
    </w:p>
    <w:p w14:paraId="4CFFD1B3" w14:textId="0B1C5CB6" w:rsidR="001624D9" w:rsidRDefault="001624D9" w:rsidP="001624D9">
      <w:pPr>
        <w:pStyle w:val="Descripcin"/>
        <w:keepNext/>
      </w:pPr>
      <w:bookmarkStart w:id="86" w:name="_Toc183468047"/>
      <w:r>
        <w:t xml:space="preserve">Ilustración </w:t>
      </w:r>
      <w:fldSimple w:instr=" SEQ Ilustración \* ARABIC ">
        <w:r w:rsidR="002C5966">
          <w:rPr>
            <w:noProof/>
          </w:rPr>
          <w:t>7</w:t>
        </w:r>
      </w:fldSimple>
      <w:r>
        <w:t>- Flujo generación de transporte</w:t>
      </w:r>
      <w:bookmarkEnd w:id="86"/>
    </w:p>
    <w:p w14:paraId="44E8ADA4" w14:textId="4329DEAA" w:rsidR="0067152C" w:rsidRDefault="00675FBC" w:rsidP="00610E53">
      <w:r>
        <w:rPr>
          <w:noProof/>
        </w:rPr>
        <w:drawing>
          <wp:inline distT="0" distB="0" distL="0" distR="0" wp14:anchorId="02125F45" wp14:editId="1B84A1F6">
            <wp:extent cx="4181475" cy="4495800"/>
            <wp:effectExtent l="19050" t="19050" r="28575" b="19050"/>
            <wp:docPr id="1197961750"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4181475" cy="4495800"/>
                    </a:xfrm>
                    <a:prstGeom prst="rect">
                      <a:avLst/>
                    </a:prstGeom>
                    <a:ln>
                      <a:solidFill>
                        <a:schemeClr val="tx1"/>
                      </a:solidFill>
                    </a:ln>
                  </pic:spPr>
                </pic:pic>
              </a:graphicData>
            </a:graphic>
          </wp:inline>
        </w:drawing>
      </w:r>
    </w:p>
    <w:p w14:paraId="33AE3AAC" w14:textId="3413F379" w:rsidR="00675FBC" w:rsidRDefault="00675FBC" w:rsidP="00610E53"/>
    <w:p w14:paraId="5561619D" w14:textId="07C4BBA8" w:rsidR="00675FBC" w:rsidRDefault="00675FBC" w:rsidP="00610E53"/>
    <w:p w14:paraId="2BB180CC" w14:textId="333AE4B0" w:rsidR="00675FBC" w:rsidRDefault="00675FBC" w:rsidP="00610E53"/>
    <w:p w14:paraId="43A8929E" w14:textId="38C2CD19" w:rsidR="00675FBC" w:rsidRDefault="00675FBC" w:rsidP="00610E53"/>
    <w:p w14:paraId="62815A3D" w14:textId="4A67F5D6" w:rsidR="00675FBC" w:rsidRDefault="00675FBC" w:rsidP="00610E53"/>
    <w:p w14:paraId="353B0518" w14:textId="4B55A7EC" w:rsidR="00675FBC" w:rsidRDefault="00675FBC" w:rsidP="00610E53"/>
    <w:p w14:paraId="78DF6479" w14:textId="74F15D44" w:rsidR="0067152C" w:rsidRDefault="00BD1DC1" w:rsidP="00E730A1">
      <w:pPr>
        <w:pStyle w:val="Subtituloproyecto"/>
        <w:outlineLvl w:val="2"/>
      </w:pPr>
      <w:bookmarkStart w:id="87" w:name="_Toc1592782445"/>
      <w:bookmarkStart w:id="88" w:name="_Toc183471853"/>
      <w:bookmarkStart w:id="89" w:name="_Toc2095414587"/>
      <w:r w:rsidRPr="00994D6C">
        <w:t>Seguimiento de Orden</w:t>
      </w:r>
      <w:bookmarkEnd w:id="87"/>
      <w:bookmarkEnd w:id="88"/>
      <w:bookmarkEnd w:id="89"/>
    </w:p>
    <w:p w14:paraId="4AE89B77" w14:textId="2BEB55D5" w:rsidR="00BD1DC1" w:rsidRDefault="001963AC" w:rsidP="001963AC">
      <w:pPr>
        <w:pStyle w:val="ParrafoProyecto0"/>
      </w:pPr>
      <w:r>
        <w:t xml:space="preserve">Flujo: </w:t>
      </w:r>
      <w:r w:rsidR="000E1C13" w:rsidRPr="000E1C13">
        <w:t>Cliente inicia sesión → Introduce número de orden → Consulta estado (en tránsito, entregado) → Visualiza detalles</w:t>
      </w:r>
      <w:r w:rsidR="006443A1">
        <w:t>.</w:t>
      </w:r>
    </w:p>
    <w:p w14:paraId="00D485AC" w14:textId="66E071BC" w:rsidR="001624D9" w:rsidRDefault="001624D9" w:rsidP="001624D9">
      <w:pPr>
        <w:pStyle w:val="Descripcin"/>
        <w:keepNext/>
      </w:pPr>
      <w:bookmarkStart w:id="90" w:name="_Toc183468048"/>
      <w:r>
        <w:t xml:space="preserve">Ilustración </w:t>
      </w:r>
      <w:fldSimple w:instr=" SEQ Ilustración \* ARABIC ">
        <w:r w:rsidR="002C5966">
          <w:rPr>
            <w:noProof/>
          </w:rPr>
          <w:t>8</w:t>
        </w:r>
      </w:fldSimple>
      <w:r>
        <w:t xml:space="preserve"> - Seguimiento de orden</w:t>
      </w:r>
      <w:bookmarkEnd w:id="90"/>
    </w:p>
    <w:p w14:paraId="3753B373" w14:textId="7973EFE8" w:rsidR="00EF0EEB" w:rsidRDefault="00675FBC" w:rsidP="00610E53">
      <w:r>
        <w:rPr>
          <w:noProof/>
        </w:rPr>
        <w:drawing>
          <wp:inline distT="0" distB="0" distL="0" distR="0" wp14:anchorId="347D8227" wp14:editId="5B5870CD">
            <wp:extent cx="5742210" cy="5576532"/>
            <wp:effectExtent l="19050" t="19050" r="11430" b="24765"/>
            <wp:docPr id="1195643710"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8">
                      <a:extLst>
                        <a:ext uri="{28A0092B-C50C-407E-A947-70E740481C1C}">
                          <a14:useLocalDpi xmlns:a14="http://schemas.microsoft.com/office/drawing/2010/main" val="0"/>
                        </a:ext>
                      </a:extLst>
                    </a:blip>
                    <a:stretch>
                      <a:fillRect/>
                    </a:stretch>
                  </pic:blipFill>
                  <pic:spPr>
                    <a:xfrm>
                      <a:off x="0" y="0"/>
                      <a:ext cx="5742210" cy="5576532"/>
                    </a:xfrm>
                    <a:prstGeom prst="rect">
                      <a:avLst/>
                    </a:prstGeom>
                    <a:ln>
                      <a:solidFill>
                        <a:schemeClr val="tx1"/>
                      </a:solidFill>
                    </a:ln>
                  </pic:spPr>
                </pic:pic>
              </a:graphicData>
            </a:graphic>
          </wp:inline>
        </w:drawing>
      </w:r>
    </w:p>
    <w:p w14:paraId="6BA8A13B" w14:textId="1C2ABA94" w:rsidR="00675FBC" w:rsidRDefault="00675FBC" w:rsidP="00610E53"/>
    <w:p w14:paraId="33625E57" w14:textId="77777777" w:rsidR="00C22C08" w:rsidRDefault="00C22C08" w:rsidP="00610E53"/>
    <w:p w14:paraId="406F9790" w14:textId="257FA020" w:rsidR="00C22C08" w:rsidRDefault="00C22C08" w:rsidP="00610E53"/>
    <w:p w14:paraId="3AB49C5E" w14:textId="679BF345" w:rsidR="0067152C" w:rsidRDefault="00C072E9" w:rsidP="00E730A1">
      <w:pPr>
        <w:pStyle w:val="Subtituloproyecto"/>
        <w:outlineLvl w:val="1"/>
      </w:pPr>
      <w:bookmarkStart w:id="91" w:name="_Toc662998265"/>
      <w:bookmarkStart w:id="92" w:name="_Toc183471854"/>
      <w:bookmarkStart w:id="93" w:name="_Toc637278406"/>
      <w:r>
        <w:lastRenderedPageBreak/>
        <w:t>Casos de uso</w:t>
      </w:r>
      <w:r w:rsidR="59CF9AEC">
        <w:t>.</w:t>
      </w:r>
      <w:bookmarkEnd w:id="91"/>
      <w:bookmarkEnd w:id="92"/>
      <w:bookmarkEnd w:id="93"/>
    </w:p>
    <w:p w14:paraId="5650E0FC" w14:textId="5C42617F" w:rsidR="007F60A3" w:rsidRDefault="00C24B9F" w:rsidP="00D375AD">
      <w:pPr>
        <w:pStyle w:val="ParrafoProyecto0"/>
      </w:pPr>
      <w:r w:rsidRPr="00D375AD">
        <w:t xml:space="preserve">Un caso de uso es una descripción de cómo un usuario interactúa con un sistema para lograr un objetivo específico. Detalla los pasos principales, actores involucrados y las condiciones necesarias para completar la interacción. Ayuda a identificar requisitos funcionales y diseñar procesos claros. </w:t>
      </w:r>
    </w:p>
    <w:p w14:paraId="79C3E5C6" w14:textId="6CACEE6F" w:rsidR="00D375AD" w:rsidRPr="00D375AD" w:rsidRDefault="000205FF" w:rsidP="00D375AD">
      <w:pPr>
        <w:pStyle w:val="ParrafoProyecto0"/>
      </w:pPr>
      <w:r>
        <w:t xml:space="preserve">A </w:t>
      </w:r>
      <w:r w:rsidR="001963AC">
        <w:t>continuación,</w:t>
      </w:r>
      <w:r w:rsidR="00FB0782">
        <w:t xml:space="preserve"> se enlistan los casos de uso</w:t>
      </w:r>
      <w:r>
        <w:t>, de los análisis de la solución a implementar.</w:t>
      </w:r>
    </w:p>
    <w:p w14:paraId="084AE14C" w14:textId="358DFD62" w:rsidR="007768F7" w:rsidRDefault="007768F7" w:rsidP="007768F7">
      <w:pPr>
        <w:pStyle w:val="Descripcin"/>
        <w:keepNext/>
      </w:pPr>
      <w:bookmarkStart w:id="94" w:name="_Toc183468898"/>
      <w:r>
        <w:t xml:space="preserve">Tabla </w:t>
      </w:r>
      <w:fldSimple w:instr=" SEQ Tabla \* ARABIC ">
        <w:r w:rsidR="002C5966">
          <w:rPr>
            <w:noProof/>
          </w:rPr>
          <w:t>3</w:t>
        </w:r>
      </w:fldSimple>
      <w:r>
        <w:t xml:space="preserve"> - Caso de uso - CU-01</w:t>
      </w:r>
      <w:bookmarkEnd w:id="94"/>
    </w:p>
    <w:tbl>
      <w:tblPr>
        <w:tblW w:w="7496" w:type="dxa"/>
        <w:tblCellMar>
          <w:top w:w="15" w:type="dxa"/>
          <w:left w:w="70" w:type="dxa"/>
          <w:right w:w="70" w:type="dxa"/>
        </w:tblCellMar>
        <w:tblLook w:val="04A0" w:firstRow="1" w:lastRow="0" w:firstColumn="1" w:lastColumn="0" w:noHBand="0" w:noVBand="1"/>
      </w:tblPr>
      <w:tblGrid>
        <w:gridCol w:w="1450"/>
        <w:gridCol w:w="5900"/>
        <w:gridCol w:w="146"/>
      </w:tblGrid>
      <w:tr w:rsidR="00EB7BDE" w:rsidRPr="000D5ACA" w14:paraId="1E6B5163" w14:textId="2DE82662" w:rsidTr="00EB7BDE">
        <w:trPr>
          <w:gridAfter w:val="1"/>
          <w:wAfter w:w="146" w:type="dxa"/>
          <w:trHeight w:val="288"/>
        </w:trPr>
        <w:tc>
          <w:tcPr>
            <w:tcW w:w="145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791E2193" w14:textId="77777777" w:rsidR="00EB7BDE" w:rsidRPr="000D5ACA" w:rsidRDefault="00EB7BDE" w:rsidP="000D5ACA">
            <w:pPr>
              <w:spacing w:after="0" w:line="240" w:lineRule="auto"/>
              <w:rPr>
                <w:rFonts w:ascii="Aptos Narrow" w:eastAsia="Times New Roman" w:hAnsi="Aptos Narrow" w:cs="Times New Roman"/>
                <w:b/>
                <w:bCs/>
                <w:color w:val="000000"/>
                <w:kern w:val="0"/>
                <w:lang w:eastAsia="es-CL"/>
                <w14:ligatures w14:val="none"/>
              </w:rPr>
            </w:pPr>
            <w:r w:rsidRPr="000D5ACA">
              <w:rPr>
                <w:rFonts w:ascii="Aptos Narrow" w:eastAsia="Times New Roman" w:hAnsi="Aptos Narrow" w:cs="Times New Roman"/>
                <w:b/>
                <w:bCs/>
                <w:color w:val="000000"/>
                <w:kern w:val="0"/>
                <w:lang w:eastAsia="es-CL"/>
                <w14:ligatures w14:val="none"/>
              </w:rPr>
              <w:t>Caso N°</w:t>
            </w:r>
          </w:p>
        </w:tc>
        <w:tc>
          <w:tcPr>
            <w:tcW w:w="5900" w:type="dxa"/>
            <w:tcBorders>
              <w:top w:val="single" w:sz="4" w:space="0" w:color="auto"/>
              <w:left w:val="nil"/>
              <w:bottom w:val="single" w:sz="4" w:space="0" w:color="auto"/>
              <w:right w:val="single" w:sz="4" w:space="0" w:color="auto"/>
            </w:tcBorders>
            <w:shd w:val="clear" w:color="auto" w:fill="auto"/>
            <w:noWrap/>
            <w:vAlign w:val="bottom"/>
            <w:hideMark/>
          </w:tcPr>
          <w:p w14:paraId="13FAFA91" w14:textId="77777777" w:rsidR="00EB7BDE" w:rsidRPr="000D5ACA" w:rsidRDefault="00EB7BDE" w:rsidP="000D5ACA">
            <w:pPr>
              <w:spacing w:after="0" w:line="240" w:lineRule="auto"/>
              <w:rPr>
                <w:rFonts w:ascii="Aptos Narrow" w:eastAsia="Times New Roman" w:hAnsi="Aptos Narrow" w:cs="Times New Roman"/>
                <w:color w:val="000000"/>
                <w:kern w:val="0"/>
                <w:lang w:eastAsia="es-CL"/>
                <w14:ligatures w14:val="none"/>
              </w:rPr>
            </w:pPr>
            <w:r w:rsidRPr="000D5ACA">
              <w:rPr>
                <w:rFonts w:ascii="Aptos Narrow" w:eastAsia="Times New Roman" w:hAnsi="Aptos Narrow" w:cs="Times New Roman"/>
                <w:color w:val="000000"/>
                <w:kern w:val="0"/>
                <w:lang w:eastAsia="es-CL"/>
                <w14:ligatures w14:val="none"/>
              </w:rPr>
              <w:t>CU-01</w:t>
            </w:r>
          </w:p>
        </w:tc>
      </w:tr>
      <w:tr w:rsidR="00EB7BDE" w:rsidRPr="000D5ACA" w14:paraId="631902FF" w14:textId="354C83C9" w:rsidTr="00EB7BDE">
        <w:trPr>
          <w:gridAfter w:val="1"/>
          <w:wAfter w:w="146" w:type="dxa"/>
          <w:trHeight w:val="288"/>
        </w:trPr>
        <w:tc>
          <w:tcPr>
            <w:tcW w:w="1450" w:type="dxa"/>
            <w:tcBorders>
              <w:top w:val="nil"/>
              <w:left w:val="single" w:sz="4" w:space="0" w:color="auto"/>
              <w:bottom w:val="single" w:sz="4" w:space="0" w:color="auto"/>
              <w:right w:val="single" w:sz="4" w:space="0" w:color="auto"/>
            </w:tcBorders>
            <w:shd w:val="clear" w:color="000000" w:fill="A6C9EC"/>
            <w:noWrap/>
            <w:vAlign w:val="bottom"/>
            <w:hideMark/>
          </w:tcPr>
          <w:p w14:paraId="161E0C19" w14:textId="77777777" w:rsidR="00EB7BDE" w:rsidRPr="000D5ACA" w:rsidRDefault="00EB7BDE" w:rsidP="000D5ACA">
            <w:pPr>
              <w:spacing w:after="0" w:line="240" w:lineRule="auto"/>
              <w:rPr>
                <w:rFonts w:ascii="Aptos Narrow" w:eastAsia="Times New Roman" w:hAnsi="Aptos Narrow" w:cs="Times New Roman"/>
                <w:b/>
                <w:bCs/>
                <w:color w:val="000000"/>
                <w:kern w:val="0"/>
                <w:lang w:eastAsia="es-CL"/>
                <w14:ligatures w14:val="none"/>
              </w:rPr>
            </w:pPr>
            <w:r w:rsidRPr="000D5ACA">
              <w:rPr>
                <w:rFonts w:ascii="Aptos Narrow" w:eastAsia="Times New Roman" w:hAnsi="Aptos Narrow" w:cs="Times New Roman"/>
                <w:b/>
                <w:bCs/>
                <w:color w:val="000000"/>
                <w:kern w:val="0"/>
                <w:lang w:eastAsia="es-CL"/>
                <w14:ligatures w14:val="none"/>
              </w:rPr>
              <w:t>Nombre</w:t>
            </w:r>
          </w:p>
        </w:tc>
        <w:tc>
          <w:tcPr>
            <w:tcW w:w="5900" w:type="dxa"/>
            <w:tcBorders>
              <w:top w:val="nil"/>
              <w:left w:val="nil"/>
              <w:bottom w:val="single" w:sz="4" w:space="0" w:color="auto"/>
              <w:right w:val="single" w:sz="4" w:space="0" w:color="auto"/>
            </w:tcBorders>
            <w:shd w:val="clear" w:color="auto" w:fill="auto"/>
            <w:noWrap/>
            <w:vAlign w:val="bottom"/>
            <w:hideMark/>
          </w:tcPr>
          <w:p w14:paraId="19C2D95A" w14:textId="77777777" w:rsidR="00EB7BDE" w:rsidRPr="000D5ACA" w:rsidRDefault="00EB7BDE" w:rsidP="000D5ACA">
            <w:pPr>
              <w:spacing w:after="0" w:line="240" w:lineRule="auto"/>
              <w:rPr>
                <w:rFonts w:ascii="Aptos Narrow" w:eastAsia="Times New Roman" w:hAnsi="Aptos Narrow" w:cs="Times New Roman"/>
                <w:color w:val="000000"/>
                <w:kern w:val="0"/>
                <w:lang w:eastAsia="es-CL"/>
                <w14:ligatures w14:val="none"/>
              </w:rPr>
            </w:pPr>
            <w:r w:rsidRPr="000D5ACA">
              <w:rPr>
                <w:rFonts w:ascii="Aptos Narrow" w:eastAsia="Times New Roman" w:hAnsi="Aptos Narrow" w:cs="Times New Roman"/>
                <w:color w:val="000000"/>
                <w:kern w:val="0"/>
                <w:lang w:eastAsia="es-CL"/>
                <w14:ligatures w14:val="none"/>
              </w:rPr>
              <w:t>Registro de Usuario</w:t>
            </w:r>
          </w:p>
        </w:tc>
      </w:tr>
      <w:tr w:rsidR="00EB7BDE" w:rsidRPr="000D5ACA" w14:paraId="45539F94" w14:textId="11F433DC" w:rsidTr="00EB7BDE">
        <w:trPr>
          <w:gridAfter w:val="1"/>
          <w:wAfter w:w="146" w:type="dxa"/>
          <w:trHeight w:val="288"/>
        </w:trPr>
        <w:tc>
          <w:tcPr>
            <w:tcW w:w="1450" w:type="dxa"/>
            <w:tcBorders>
              <w:top w:val="nil"/>
              <w:left w:val="single" w:sz="4" w:space="0" w:color="auto"/>
              <w:bottom w:val="single" w:sz="4" w:space="0" w:color="auto"/>
              <w:right w:val="single" w:sz="4" w:space="0" w:color="auto"/>
            </w:tcBorders>
            <w:shd w:val="clear" w:color="000000" w:fill="A6C9EC"/>
            <w:noWrap/>
            <w:vAlign w:val="bottom"/>
            <w:hideMark/>
          </w:tcPr>
          <w:p w14:paraId="5194DE68" w14:textId="77777777" w:rsidR="00EB7BDE" w:rsidRPr="000D5ACA" w:rsidRDefault="00EB7BDE" w:rsidP="000D5ACA">
            <w:pPr>
              <w:spacing w:after="0" w:line="240" w:lineRule="auto"/>
              <w:rPr>
                <w:rFonts w:ascii="Aptos Narrow" w:eastAsia="Times New Roman" w:hAnsi="Aptos Narrow" w:cs="Times New Roman"/>
                <w:b/>
                <w:bCs/>
                <w:color w:val="000000"/>
                <w:kern w:val="0"/>
                <w:lang w:eastAsia="es-CL"/>
                <w14:ligatures w14:val="none"/>
              </w:rPr>
            </w:pPr>
            <w:r w:rsidRPr="000D5ACA">
              <w:rPr>
                <w:rFonts w:ascii="Aptos Narrow" w:eastAsia="Times New Roman" w:hAnsi="Aptos Narrow" w:cs="Times New Roman"/>
                <w:b/>
                <w:bCs/>
                <w:color w:val="000000"/>
                <w:kern w:val="0"/>
                <w:lang w:eastAsia="es-CL"/>
                <w14:ligatures w14:val="none"/>
              </w:rPr>
              <w:t>Actor</w:t>
            </w:r>
          </w:p>
        </w:tc>
        <w:tc>
          <w:tcPr>
            <w:tcW w:w="5900" w:type="dxa"/>
            <w:tcBorders>
              <w:top w:val="nil"/>
              <w:left w:val="nil"/>
              <w:bottom w:val="single" w:sz="4" w:space="0" w:color="auto"/>
              <w:right w:val="single" w:sz="4" w:space="0" w:color="auto"/>
            </w:tcBorders>
            <w:shd w:val="clear" w:color="auto" w:fill="auto"/>
            <w:noWrap/>
            <w:vAlign w:val="bottom"/>
            <w:hideMark/>
          </w:tcPr>
          <w:p w14:paraId="57251997" w14:textId="77777777" w:rsidR="00EB7BDE" w:rsidRPr="000D5ACA" w:rsidRDefault="00EB7BDE" w:rsidP="000D5ACA">
            <w:pPr>
              <w:spacing w:after="0" w:line="240" w:lineRule="auto"/>
              <w:rPr>
                <w:rFonts w:ascii="Aptos Narrow" w:eastAsia="Times New Roman" w:hAnsi="Aptos Narrow" w:cs="Times New Roman"/>
                <w:color w:val="000000"/>
                <w:kern w:val="0"/>
                <w:lang w:eastAsia="es-CL"/>
                <w14:ligatures w14:val="none"/>
              </w:rPr>
            </w:pPr>
            <w:r w:rsidRPr="000D5ACA">
              <w:rPr>
                <w:rFonts w:ascii="Aptos Narrow" w:eastAsia="Times New Roman" w:hAnsi="Aptos Narrow" w:cs="Times New Roman"/>
                <w:color w:val="000000"/>
                <w:kern w:val="0"/>
                <w:lang w:eastAsia="es-CL"/>
                <w14:ligatures w14:val="none"/>
              </w:rPr>
              <w:t>Usuario</w:t>
            </w:r>
          </w:p>
        </w:tc>
      </w:tr>
      <w:tr w:rsidR="00EB7BDE" w:rsidRPr="000D5ACA" w14:paraId="7BFA850F" w14:textId="398EB497" w:rsidTr="00EB7BDE">
        <w:trPr>
          <w:gridAfter w:val="1"/>
          <w:wAfter w:w="146" w:type="dxa"/>
          <w:trHeight w:val="288"/>
        </w:trPr>
        <w:tc>
          <w:tcPr>
            <w:tcW w:w="1450" w:type="dxa"/>
            <w:tcBorders>
              <w:top w:val="nil"/>
              <w:left w:val="single" w:sz="4" w:space="0" w:color="auto"/>
              <w:bottom w:val="single" w:sz="4" w:space="0" w:color="auto"/>
              <w:right w:val="single" w:sz="4" w:space="0" w:color="auto"/>
            </w:tcBorders>
            <w:shd w:val="clear" w:color="000000" w:fill="A6C9EC"/>
            <w:noWrap/>
            <w:vAlign w:val="bottom"/>
            <w:hideMark/>
          </w:tcPr>
          <w:p w14:paraId="341DD5EB" w14:textId="724851F8" w:rsidR="00EB7BDE" w:rsidRPr="000D5ACA" w:rsidRDefault="00EB7BDE" w:rsidP="000D5ACA">
            <w:pPr>
              <w:spacing w:after="0" w:line="240" w:lineRule="auto"/>
              <w:rPr>
                <w:rFonts w:ascii="Aptos Narrow" w:eastAsia="Times New Roman" w:hAnsi="Aptos Narrow" w:cs="Times New Roman"/>
                <w:b/>
                <w:bCs/>
                <w:color w:val="000000"/>
                <w:kern w:val="0"/>
                <w:lang w:eastAsia="es-CL"/>
                <w14:ligatures w14:val="none"/>
              </w:rPr>
            </w:pPr>
            <w:r w:rsidRPr="000D5ACA">
              <w:rPr>
                <w:rFonts w:ascii="Aptos Narrow" w:eastAsia="Times New Roman" w:hAnsi="Aptos Narrow" w:cs="Times New Roman"/>
                <w:b/>
                <w:bCs/>
                <w:color w:val="000000"/>
                <w:kern w:val="0"/>
                <w:lang w:eastAsia="es-CL"/>
                <w14:ligatures w14:val="none"/>
              </w:rPr>
              <w:t>Precondición</w:t>
            </w:r>
          </w:p>
        </w:tc>
        <w:tc>
          <w:tcPr>
            <w:tcW w:w="5900" w:type="dxa"/>
            <w:tcBorders>
              <w:top w:val="nil"/>
              <w:left w:val="nil"/>
              <w:bottom w:val="single" w:sz="4" w:space="0" w:color="auto"/>
              <w:right w:val="single" w:sz="4" w:space="0" w:color="auto"/>
            </w:tcBorders>
            <w:shd w:val="clear" w:color="auto" w:fill="auto"/>
            <w:noWrap/>
            <w:vAlign w:val="bottom"/>
            <w:hideMark/>
          </w:tcPr>
          <w:p w14:paraId="77A47A73" w14:textId="77777777" w:rsidR="00EB7BDE" w:rsidRPr="000D5ACA" w:rsidRDefault="00EB7BDE" w:rsidP="000D5ACA">
            <w:pPr>
              <w:spacing w:after="0" w:line="240" w:lineRule="auto"/>
              <w:rPr>
                <w:rFonts w:ascii="Aptos Narrow" w:eastAsia="Times New Roman" w:hAnsi="Aptos Narrow" w:cs="Times New Roman"/>
                <w:color w:val="000000"/>
                <w:kern w:val="0"/>
                <w:lang w:eastAsia="es-CL"/>
                <w14:ligatures w14:val="none"/>
              </w:rPr>
            </w:pPr>
            <w:r w:rsidRPr="000D5ACA">
              <w:rPr>
                <w:rFonts w:ascii="Aptos Narrow" w:eastAsia="Times New Roman" w:hAnsi="Aptos Narrow" w:cs="Times New Roman"/>
                <w:color w:val="000000"/>
                <w:kern w:val="0"/>
                <w:lang w:eastAsia="es-CL"/>
                <w14:ligatures w14:val="none"/>
              </w:rPr>
              <w:t>El usuario no debe estar registrado previamente.</w:t>
            </w:r>
          </w:p>
        </w:tc>
      </w:tr>
      <w:tr w:rsidR="00EB7BDE" w:rsidRPr="000D5ACA" w14:paraId="4268B13E" w14:textId="33F161C7" w:rsidTr="00EB7BDE">
        <w:trPr>
          <w:gridAfter w:val="1"/>
          <w:wAfter w:w="146" w:type="dxa"/>
          <w:trHeight w:val="288"/>
        </w:trPr>
        <w:tc>
          <w:tcPr>
            <w:tcW w:w="1450" w:type="dxa"/>
            <w:tcBorders>
              <w:top w:val="nil"/>
              <w:left w:val="single" w:sz="4" w:space="0" w:color="auto"/>
              <w:bottom w:val="single" w:sz="4" w:space="0" w:color="auto"/>
              <w:right w:val="single" w:sz="4" w:space="0" w:color="auto"/>
            </w:tcBorders>
            <w:shd w:val="clear" w:color="000000" w:fill="A6C9EC"/>
            <w:noWrap/>
            <w:vAlign w:val="bottom"/>
            <w:hideMark/>
          </w:tcPr>
          <w:p w14:paraId="54CF973F" w14:textId="77BB430C" w:rsidR="00EB7BDE" w:rsidRPr="000D5ACA" w:rsidRDefault="00EB7BDE" w:rsidP="000D5ACA">
            <w:pPr>
              <w:spacing w:after="0" w:line="240" w:lineRule="auto"/>
              <w:rPr>
                <w:rFonts w:ascii="Aptos Narrow" w:eastAsia="Times New Roman" w:hAnsi="Aptos Narrow" w:cs="Times New Roman"/>
                <w:b/>
                <w:bCs/>
                <w:color w:val="000000"/>
                <w:kern w:val="0"/>
                <w:lang w:eastAsia="es-CL"/>
                <w14:ligatures w14:val="none"/>
              </w:rPr>
            </w:pPr>
            <w:r w:rsidRPr="000D5ACA">
              <w:rPr>
                <w:rFonts w:ascii="Aptos Narrow" w:eastAsia="Times New Roman" w:hAnsi="Aptos Narrow" w:cs="Times New Roman"/>
                <w:b/>
                <w:bCs/>
                <w:color w:val="000000"/>
                <w:kern w:val="0"/>
                <w:lang w:eastAsia="es-CL"/>
                <w14:ligatures w14:val="none"/>
              </w:rPr>
              <w:t>Postcondición</w:t>
            </w:r>
          </w:p>
        </w:tc>
        <w:tc>
          <w:tcPr>
            <w:tcW w:w="5900" w:type="dxa"/>
            <w:tcBorders>
              <w:top w:val="nil"/>
              <w:left w:val="nil"/>
              <w:bottom w:val="single" w:sz="4" w:space="0" w:color="auto"/>
              <w:right w:val="single" w:sz="4" w:space="0" w:color="auto"/>
            </w:tcBorders>
            <w:shd w:val="clear" w:color="auto" w:fill="auto"/>
            <w:noWrap/>
            <w:vAlign w:val="bottom"/>
            <w:hideMark/>
          </w:tcPr>
          <w:p w14:paraId="3AEA1D09" w14:textId="77777777" w:rsidR="00EB7BDE" w:rsidRPr="000D5ACA" w:rsidRDefault="00EB7BDE" w:rsidP="000D5ACA">
            <w:pPr>
              <w:spacing w:after="0" w:line="240" w:lineRule="auto"/>
              <w:rPr>
                <w:rFonts w:ascii="Aptos Narrow" w:eastAsia="Times New Roman" w:hAnsi="Aptos Narrow" w:cs="Times New Roman"/>
                <w:color w:val="000000"/>
                <w:kern w:val="0"/>
                <w:lang w:eastAsia="es-CL"/>
                <w14:ligatures w14:val="none"/>
              </w:rPr>
            </w:pPr>
            <w:r w:rsidRPr="000D5ACA">
              <w:rPr>
                <w:rFonts w:ascii="Aptos Narrow" w:eastAsia="Times New Roman" w:hAnsi="Aptos Narrow" w:cs="Times New Roman"/>
                <w:color w:val="000000"/>
                <w:kern w:val="0"/>
                <w:lang w:eastAsia="es-CL"/>
                <w14:ligatures w14:val="none"/>
              </w:rPr>
              <w:t>El usuario queda registrado y puede iniciar sesión.</w:t>
            </w:r>
          </w:p>
        </w:tc>
      </w:tr>
      <w:tr w:rsidR="00EB7BDE" w:rsidRPr="000D5ACA" w14:paraId="3BF2F0B6" w14:textId="61D77A76" w:rsidTr="00EB7BDE">
        <w:trPr>
          <w:gridAfter w:val="1"/>
          <w:wAfter w:w="146" w:type="dxa"/>
          <w:trHeight w:val="288"/>
        </w:trPr>
        <w:tc>
          <w:tcPr>
            <w:tcW w:w="7350"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45648299" w14:textId="77777777" w:rsidR="00EB7BDE" w:rsidRPr="000D5ACA" w:rsidRDefault="00EB7BDE" w:rsidP="000D5ACA">
            <w:pPr>
              <w:spacing w:after="0" w:line="240" w:lineRule="auto"/>
              <w:jc w:val="center"/>
              <w:rPr>
                <w:rFonts w:ascii="Aptos Narrow" w:eastAsia="Times New Roman" w:hAnsi="Aptos Narrow" w:cs="Times New Roman"/>
                <w:b/>
                <w:bCs/>
                <w:color w:val="000000"/>
                <w:kern w:val="0"/>
                <w:lang w:eastAsia="es-CL"/>
                <w14:ligatures w14:val="none"/>
              </w:rPr>
            </w:pPr>
            <w:r w:rsidRPr="000D5ACA">
              <w:rPr>
                <w:rFonts w:ascii="Aptos Narrow" w:eastAsia="Times New Roman" w:hAnsi="Aptos Narrow" w:cs="Times New Roman"/>
                <w:b/>
                <w:bCs/>
                <w:color w:val="000000"/>
                <w:kern w:val="0"/>
                <w:lang w:eastAsia="es-CL"/>
                <w14:ligatures w14:val="none"/>
              </w:rPr>
              <w:t>Flujo principal</w:t>
            </w:r>
          </w:p>
        </w:tc>
      </w:tr>
      <w:tr w:rsidR="00EB7BDE" w:rsidRPr="000D5ACA" w14:paraId="6BEB290D" w14:textId="68BC7BCE" w:rsidTr="00EB7BDE">
        <w:trPr>
          <w:gridAfter w:val="1"/>
          <w:wAfter w:w="146" w:type="dxa"/>
          <w:trHeight w:val="450"/>
        </w:trPr>
        <w:tc>
          <w:tcPr>
            <w:tcW w:w="735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72095ABE" w14:textId="77777777" w:rsidR="00EB7BDE" w:rsidRPr="000D5ACA" w:rsidRDefault="00EB7BDE" w:rsidP="000D5ACA">
            <w:pPr>
              <w:spacing w:after="0" w:line="240" w:lineRule="auto"/>
              <w:rPr>
                <w:rFonts w:ascii="Aptos Narrow" w:eastAsia="Times New Roman" w:hAnsi="Aptos Narrow" w:cs="Times New Roman"/>
                <w:color w:val="000000"/>
                <w:kern w:val="0"/>
                <w:lang w:eastAsia="es-CL"/>
                <w14:ligatures w14:val="none"/>
              </w:rPr>
            </w:pPr>
            <w:r w:rsidRPr="000D5ACA">
              <w:rPr>
                <w:rFonts w:ascii="Aptos Narrow" w:eastAsia="Times New Roman" w:hAnsi="Aptos Narrow" w:cs="Times New Roman"/>
                <w:color w:val="000000"/>
                <w:kern w:val="0"/>
                <w:lang w:eastAsia="es-CL"/>
                <w14:ligatures w14:val="none"/>
              </w:rPr>
              <w:t>1- El usuario accede a la página de registro.</w:t>
            </w:r>
            <w:r w:rsidRPr="000D5ACA">
              <w:rPr>
                <w:rFonts w:ascii="Aptos Narrow" w:eastAsia="Times New Roman" w:hAnsi="Aptos Narrow" w:cs="Times New Roman"/>
                <w:color w:val="000000"/>
                <w:kern w:val="0"/>
                <w:lang w:eastAsia="es-CL"/>
                <w14:ligatures w14:val="none"/>
              </w:rPr>
              <w:br/>
              <w:t>2- Completa el formulario con nombre, correo electrónico, contraseña, y otros datos necesarios.</w:t>
            </w:r>
            <w:r w:rsidRPr="000D5ACA">
              <w:rPr>
                <w:rFonts w:ascii="Aptos Narrow" w:eastAsia="Times New Roman" w:hAnsi="Aptos Narrow" w:cs="Times New Roman"/>
                <w:color w:val="000000"/>
                <w:kern w:val="0"/>
                <w:lang w:eastAsia="es-CL"/>
                <w14:ligatures w14:val="none"/>
              </w:rPr>
              <w:br/>
              <w:t>3- El sistema valida los datos ingresados.</w:t>
            </w:r>
            <w:r w:rsidRPr="000D5ACA">
              <w:rPr>
                <w:rFonts w:ascii="Aptos Narrow" w:eastAsia="Times New Roman" w:hAnsi="Aptos Narrow" w:cs="Times New Roman"/>
                <w:color w:val="000000"/>
                <w:kern w:val="0"/>
                <w:lang w:eastAsia="es-CL"/>
                <w14:ligatures w14:val="none"/>
              </w:rPr>
              <w:br/>
              <w:t>4- Se guarda la información en la base de datos con la contraseña encriptada.</w:t>
            </w:r>
            <w:r w:rsidRPr="000D5ACA">
              <w:rPr>
                <w:rFonts w:ascii="Aptos Narrow" w:eastAsia="Times New Roman" w:hAnsi="Aptos Narrow" w:cs="Times New Roman"/>
                <w:color w:val="000000"/>
                <w:kern w:val="0"/>
                <w:lang w:eastAsia="es-CL"/>
                <w14:ligatures w14:val="none"/>
              </w:rPr>
              <w:br/>
              <w:t>5- El sistema confirma el registro exitoso con un mensaje o correo electrónico.</w:t>
            </w:r>
          </w:p>
        </w:tc>
      </w:tr>
      <w:tr w:rsidR="00EB7BDE" w:rsidRPr="000D5ACA" w14:paraId="01430182" w14:textId="77777777" w:rsidTr="00EB7BDE">
        <w:trPr>
          <w:trHeight w:val="288"/>
        </w:trPr>
        <w:tc>
          <w:tcPr>
            <w:tcW w:w="7350" w:type="dxa"/>
            <w:gridSpan w:val="2"/>
            <w:vMerge/>
            <w:tcBorders>
              <w:top w:val="single" w:sz="4" w:space="0" w:color="auto"/>
              <w:left w:val="single" w:sz="4" w:space="0" w:color="auto"/>
              <w:bottom w:val="single" w:sz="4" w:space="0" w:color="auto"/>
              <w:right w:val="single" w:sz="4" w:space="0" w:color="auto"/>
            </w:tcBorders>
            <w:vAlign w:val="center"/>
            <w:hideMark/>
          </w:tcPr>
          <w:p w14:paraId="3792C5A5" w14:textId="77777777" w:rsidR="00EB7BDE" w:rsidRPr="000D5ACA" w:rsidRDefault="00EB7BDE" w:rsidP="000D5ACA">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14B51067" w14:textId="3C0D7B1B" w:rsidR="00EB7BDE" w:rsidRPr="000D5ACA" w:rsidRDefault="00EB7BDE" w:rsidP="000D5ACA">
            <w:pPr>
              <w:spacing w:after="0" w:line="240" w:lineRule="auto"/>
              <w:rPr>
                <w:rFonts w:ascii="Aptos Narrow" w:eastAsia="Times New Roman" w:hAnsi="Aptos Narrow" w:cs="Times New Roman"/>
                <w:color w:val="000000"/>
                <w:kern w:val="0"/>
                <w:lang w:eastAsia="es-CL"/>
                <w14:ligatures w14:val="none"/>
              </w:rPr>
            </w:pPr>
          </w:p>
        </w:tc>
      </w:tr>
      <w:tr w:rsidR="00EB7BDE" w:rsidRPr="000D5ACA" w14:paraId="1C1F051D" w14:textId="77777777" w:rsidTr="00EB7BDE">
        <w:trPr>
          <w:trHeight w:val="288"/>
        </w:trPr>
        <w:tc>
          <w:tcPr>
            <w:tcW w:w="7350" w:type="dxa"/>
            <w:gridSpan w:val="2"/>
            <w:vMerge/>
            <w:tcBorders>
              <w:top w:val="single" w:sz="4" w:space="0" w:color="auto"/>
              <w:left w:val="single" w:sz="4" w:space="0" w:color="auto"/>
              <w:bottom w:val="single" w:sz="4" w:space="0" w:color="auto"/>
              <w:right w:val="single" w:sz="4" w:space="0" w:color="auto"/>
            </w:tcBorders>
            <w:vAlign w:val="center"/>
            <w:hideMark/>
          </w:tcPr>
          <w:p w14:paraId="029D93A6" w14:textId="77777777" w:rsidR="00EB7BDE" w:rsidRPr="000D5ACA" w:rsidRDefault="00EB7BDE" w:rsidP="000D5ACA">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7235FC5A" w14:textId="39AC7FA3" w:rsidR="00EB7BDE" w:rsidRPr="000D5ACA" w:rsidRDefault="00EB7BDE" w:rsidP="000D5ACA">
            <w:pPr>
              <w:spacing w:after="0" w:line="240" w:lineRule="auto"/>
              <w:rPr>
                <w:rFonts w:ascii="Times New Roman" w:eastAsia="Times New Roman" w:hAnsi="Times New Roman" w:cs="Times New Roman"/>
                <w:kern w:val="0"/>
                <w:sz w:val="20"/>
                <w:szCs w:val="20"/>
                <w:lang w:eastAsia="es-CL"/>
                <w14:ligatures w14:val="none"/>
              </w:rPr>
            </w:pPr>
          </w:p>
        </w:tc>
      </w:tr>
      <w:tr w:rsidR="00EB7BDE" w:rsidRPr="000D5ACA" w14:paraId="51727E83" w14:textId="77777777" w:rsidTr="00EB7BDE">
        <w:trPr>
          <w:trHeight w:val="288"/>
        </w:trPr>
        <w:tc>
          <w:tcPr>
            <w:tcW w:w="7350" w:type="dxa"/>
            <w:gridSpan w:val="2"/>
            <w:vMerge/>
            <w:tcBorders>
              <w:top w:val="single" w:sz="4" w:space="0" w:color="auto"/>
              <w:left w:val="single" w:sz="4" w:space="0" w:color="auto"/>
              <w:bottom w:val="single" w:sz="4" w:space="0" w:color="auto"/>
              <w:right w:val="single" w:sz="4" w:space="0" w:color="auto"/>
            </w:tcBorders>
            <w:vAlign w:val="center"/>
            <w:hideMark/>
          </w:tcPr>
          <w:p w14:paraId="6D13F0CA" w14:textId="77777777" w:rsidR="00EB7BDE" w:rsidRPr="000D5ACA" w:rsidRDefault="00EB7BDE" w:rsidP="000D5ACA">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31096B9F" w14:textId="2842003C" w:rsidR="00EB7BDE" w:rsidRPr="000D5ACA" w:rsidRDefault="00EB7BDE" w:rsidP="000D5ACA">
            <w:pPr>
              <w:spacing w:after="0" w:line="240" w:lineRule="auto"/>
              <w:rPr>
                <w:rFonts w:ascii="Times New Roman" w:eastAsia="Times New Roman" w:hAnsi="Times New Roman" w:cs="Times New Roman"/>
                <w:kern w:val="0"/>
                <w:sz w:val="20"/>
                <w:szCs w:val="20"/>
                <w:lang w:eastAsia="es-CL"/>
                <w14:ligatures w14:val="none"/>
              </w:rPr>
            </w:pPr>
          </w:p>
        </w:tc>
      </w:tr>
      <w:tr w:rsidR="00EB7BDE" w:rsidRPr="000D5ACA" w14:paraId="1A25647E" w14:textId="77777777" w:rsidTr="00EB7BDE">
        <w:trPr>
          <w:trHeight w:val="288"/>
        </w:trPr>
        <w:tc>
          <w:tcPr>
            <w:tcW w:w="7350" w:type="dxa"/>
            <w:gridSpan w:val="2"/>
            <w:vMerge/>
            <w:tcBorders>
              <w:top w:val="single" w:sz="4" w:space="0" w:color="auto"/>
              <w:left w:val="single" w:sz="4" w:space="0" w:color="auto"/>
              <w:bottom w:val="single" w:sz="4" w:space="0" w:color="auto"/>
              <w:right w:val="single" w:sz="4" w:space="0" w:color="auto"/>
            </w:tcBorders>
            <w:vAlign w:val="center"/>
            <w:hideMark/>
          </w:tcPr>
          <w:p w14:paraId="306C59EF" w14:textId="77777777" w:rsidR="00EB7BDE" w:rsidRPr="000D5ACA" w:rsidRDefault="00EB7BDE" w:rsidP="000D5ACA">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47C2E058" w14:textId="2EF2D9EF" w:rsidR="00EB7BDE" w:rsidRPr="000D5ACA" w:rsidRDefault="00EB7BDE" w:rsidP="000D5ACA">
            <w:pPr>
              <w:spacing w:after="0" w:line="240" w:lineRule="auto"/>
              <w:rPr>
                <w:rFonts w:ascii="Times New Roman" w:eastAsia="Times New Roman" w:hAnsi="Times New Roman" w:cs="Times New Roman"/>
                <w:kern w:val="0"/>
                <w:sz w:val="20"/>
                <w:szCs w:val="20"/>
                <w:lang w:eastAsia="es-CL"/>
                <w14:ligatures w14:val="none"/>
              </w:rPr>
            </w:pPr>
          </w:p>
        </w:tc>
      </w:tr>
      <w:tr w:rsidR="00EB7BDE" w:rsidRPr="000D5ACA" w14:paraId="1304C640" w14:textId="77777777" w:rsidTr="00EB7BDE">
        <w:trPr>
          <w:trHeight w:val="288"/>
        </w:trPr>
        <w:tc>
          <w:tcPr>
            <w:tcW w:w="7350" w:type="dxa"/>
            <w:gridSpan w:val="2"/>
            <w:vMerge/>
            <w:tcBorders>
              <w:top w:val="single" w:sz="4" w:space="0" w:color="auto"/>
              <w:left w:val="single" w:sz="4" w:space="0" w:color="auto"/>
              <w:bottom w:val="single" w:sz="4" w:space="0" w:color="auto"/>
              <w:right w:val="single" w:sz="4" w:space="0" w:color="auto"/>
            </w:tcBorders>
            <w:vAlign w:val="center"/>
            <w:hideMark/>
          </w:tcPr>
          <w:p w14:paraId="278CE50E" w14:textId="77777777" w:rsidR="00EB7BDE" w:rsidRPr="000D5ACA" w:rsidRDefault="00EB7BDE" w:rsidP="000D5ACA">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633C152A" w14:textId="03A53F61" w:rsidR="00EB7BDE" w:rsidRPr="000D5ACA" w:rsidRDefault="00EB7BDE" w:rsidP="000D5ACA">
            <w:pPr>
              <w:spacing w:after="0" w:line="240" w:lineRule="auto"/>
              <w:rPr>
                <w:rFonts w:ascii="Times New Roman" w:eastAsia="Times New Roman" w:hAnsi="Times New Roman" w:cs="Times New Roman"/>
                <w:kern w:val="0"/>
                <w:sz w:val="20"/>
                <w:szCs w:val="20"/>
                <w:lang w:eastAsia="es-CL"/>
                <w14:ligatures w14:val="none"/>
              </w:rPr>
            </w:pPr>
          </w:p>
        </w:tc>
      </w:tr>
      <w:tr w:rsidR="00EB7BDE" w:rsidRPr="000D5ACA" w14:paraId="693C427E" w14:textId="77777777" w:rsidTr="00EB7BDE">
        <w:trPr>
          <w:trHeight w:val="288"/>
        </w:trPr>
        <w:tc>
          <w:tcPr>
            <w:tcW w:w="7350" w:type="dxa"/>
            <w:gridSpan w:val="2"/>
            <w:vMerge/>
            <w:tcBorders>
              <w:top w:val="single" w:sz="4" w:space="0" w:color="auto"/>
              <w:left w:val="single" w:sz="4" w:space="0" w:color="auto"/>
              <w:bottom w:val="single" w:sz="4" w:space="0" w:color="auto"/>
              <w:right w:val="single" w:sz="4" w:space="0" w:color="auto"/>
            </w:tcBorders>
            <w:vAlign w:val="center"/>
            <w:hideMark/>
          </w:tcPr>
          <w:p w14:paraId="39363E7F" w14:textId="77777777" w:rsidR="00EB7BDE" w:rsidRPr="000D5ACA" w:rsidRDefault="00EB7BDE" w:rsidP="000D5ACA">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71085F48" w14:textId="4841BC17" w:rsidR="00EB7BDE" w:rsidRPr="000D5ACA" w:rsidRDefault="00EB7BDE" w:rsidP="000D5ACA">
            <w:pPr>
              <w:spacing w:after="0" w:line="240" w:lineRule="auto"/>
              <w:rPr>
                <w:rFonts w:ascii="Times New Roman" w:eastAsia="Times New Roman" w:hAnsi="Times New Roman" w:cs="Times New Roman"/>
                <w:kern w:val="0"/>
                <w:sz w:val="20"/>
                <w:szCs w:val="20"/>
                <w:lang w:eastAsia="es-CL"/>
                <w14:ligatures w14:val="none"/>
              </w:rPr>
            </w:pPr>
          </w:p>
        </w:tc>
      </w:tr>
    </w:tbl>
    <w:p w14:paraId="124F65BD" w14:textId="77777777" w:rsidR="00062BFD" w:rsidRDefault="00062BFD" w:rsidP="00610E53"/>
    <w:p w14:paraId="2939E982" w14:textId="302F40EE" w:rsidR="006517CD" w:rsidRDefault="006517CD" w:rsidP="006517CD">
      <w:pPr>
        <w:pStyle w:val="Descripcin"/>
        <w:keepNext/>
      </w:pPr>
      <w:bookmarkStart w:id="95" w:name="_Toc183468049"/>
      <w:r>
        <w:t xml:space="preserve">Ilustración </w:t>
      </w:r>
      <w:fldSimple w:instr=" SEQ Ilustración \* ARABIC ">
        <w:r w:rsidR="002C5966">
          <w:rPr>
            <w:noProof/>
          </w:rPr>
          <w:t>9</w:t>
        </w:r>
      </w:fldSimple>
      <w:r>
        <w:t xml:space="preserve"> - Caso de uso -</w:t>
      </w:r>
      <w:r w:rsidRPr="00192E81">
        <w:t>Registro de Usuario</w:t>
      </w:r>
      <w:bookmarkEnd w:id="95"/>
    </w:p>
    <w:p w14:paraId="61D153B1" w14:textId="7AC48377" w:rsidR="002C4BAF" w:rsidRDefault="002C4BAF" w:rsidP="00610E53">
      <w:r>
        <w:rPr>
          <w:noProof/>
        </w:rPr>
        <w:drawing>
          <wp:inline distT="0" distB="0" distL="0" distR="0" wp14:anchorId="34698D9C" wp14:editId="6D2B21FA">
            <wp:extent cx="6220206" cy="1458983"/>
            <wp:effectExtent l="19050" t="19050" r="9525" b="27305"/>
            <wp:docPr id="157320328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03286" name="Imagen 2"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94528" cy="1476416"/>
                    </a:xfrm>
                    <a:prstGeom prst="rect">
                      <a:avLst/>
                    </a:prstGeom>
                    <a:noFill/>
                    <a:ln>
                      <a:solidFill>
                        <a:schemeClr val="tx1"/>
                      </a:solidFill>
                    </a:ln>
                  </pic:spPr>
                </pic:pic>
              </a:graphicData>
            </a:graphic>
          </wp:inline>
        </w:drawing>
      </w:r>
    </w:p>
    <w:p w14:paraId="69B320A7" w14:textId="77777777" w:rsidR="00062BFD" w:rsidRDefault="00062BFD" w:rsidP="00610E53"/>
    <w:p w14:paraId="10068984" w14:textId="36F28C99" w:rsidR="0084D769" w:rsidRDefault="0084D769"/>
    <w:p w14:paraId="33306C11" w14:textId="18EEA73D" w:rsidR="0084D769" w:rsidRDefault="0084D769"/>
    <w:p w14:paraId="2E94BCB3" w14:textId="2A51A4D1" w:rsidR="0084D769" w:rsidRDefault="0084D769"/>
    <w:p w14:paraId="6BF8FABF" w14:textId="37DA940A" w:rsidR="007768F7" w:rsidRDefault="007768F7" w:rsidP="007768F7">
      <w:pPr>
        <w:pStyle w:val="Descripcin"/>
        <w:keepNext/>
      </w:pPr>
      <w:bookmarkStart w:id="96" w:name="_Toc183468899"/>
      <w:r>
        <w:lastRenderedPageBreak/>
        <w:t xml:space="preserve">Tabla </w:t>
      </w:r>
      <w:fldSimple w:instr=" SEQ Tabla \* ARABIC ">
        <w:r w:rsidR="002C5966">
          <w:rPr>
            <w:noProof/>
          </w:rPr>
          <w:t>4</w:t>
        </w:r>
      </w:fldSimple>
      <w:r>
        <w:t xml:space="preserve"> </w:t>
      </w:r>
      <w:r w:rsidRPr="00963586">
        <w:t>- Caso de uso - CU-0</w:t>
      </w:r>
      <w:r>
        <w:t>2</w:t>
      </w:r>
      <w:bookmarkEnd w:id="96"/>
    </w:p>
    <w:tbl>
      <w:tblPr>
        <w:tblW w:w="7126" w:type="dxa"/>
        <w:tblCellMar>
          <w:top w:w="15" w:type="dxa"/>
          <w:left w:w="70" w:type="dxa"/>
          <w:right w:w="70" w:type="dxa"/>
        </w:tblCellMar>
        <w:tblLook w:val="04A0" w:firstRow="1" w:lastRow="0" w:firstColumn="1" w:lastColumn="0" w:noHBand="0" w:noVBand="1"/>
      </w:tblPr>
      <w:tblGrid>
        <w:gridCol w:w="1460"/>
        <w:gridCol w:w="5520"/>
        <w:gridCol w:w="146"/>
      </w:tblGrid>
      <w:tr w:rsidR="00921B48" w:rsidRPr="00921B48" w14:paraId="4C9F10D2" w14:textId="77777777" w:rsidTr="007768F7">
        <w:trPr>
          <w:gridAfter w:val="1"/>
          <w:wAfter w:w="146" w:type="dxa"/>
          <w:trHeight w:val="288"/>
        </w:trPr>
        <w:tc>
          <w:tcPr>
            <w:tcW w:w="146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D6EE5AC" w14:textId="77777777" w:rsidR="00921B48" w:rsidRPr="00921B48" w:rsidRDefault="00921B48" w:rsidP="00921B48">
            <w:pPr>
              <w:spacing w:after="0" w:line="240" w:lineRule="auto"/>
              <w:rPr>
                <w:rFonts w:ascii="Aptos Narrow" w:eastAsia="Times New Roman" w:hAnsi="Aptos Narrow" w:cs="Times New Roman"/>
                <w:b/>
                <w:bCs/>
                <w:color w:val="000000"/>
                <w:kern w:val="0"/>
                <w:lang w:eastAsia="es-CL"/>
                <w14:ligatures w14:val="none"/>
              </w:rPr>
            </w:pPr>
            <w:r w:rsidRPr="00921B48">
              <w:rPr>
                <w:rFonts w:ascii="Aptos Narrow" w:eastAsia="Times New Roman" w:hAnsi="Aptos Narrow" w:cs="Times New Roman"/>
                <w:b/>
                <w:bCs/>
                <w:color w:val="000000"/>
                <w:kern w:val="0"/>
                <w:lang w:eastAsia="es-CL"/>
                <w14:ligatures w14:val="none"/>
              </w:rPr>
              <w:t>Caso N°</w:t>
            </w:r>
          </w:p>
        </w:tc>
        <w:tc>
          <w:tcPr>
            <w:tcW w:w="5520" w:type="dxa"/>
            <w:tcBorders>
              <w:top w:val="single" w:sz="4" w:space="0" w:color="auto"/>
              <w:left w:val="nil"/>
              <w:bottom w:val="single" w:sz="4" w:space="0" w:color="auto"/>
              <w:right w:val="single" w:sz="4" w:space="0" w:color="auto"/>
            </w:tcBorders>
            <w:shd w:val="clear" w:color="auto" w:fill="auto"/>
            <w:noWrap/>
            <w:vAlign w:val="bottom"/>
            <w:hideMark/>
          </w:tcPr>
          <w:p w14:paraId="026DE2B6"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r w:rsidRPr="00921B48">
              <w:rPr>
                <w:rFonts w:ascii="Aptos Narrow" w:eastAsia="Times New Roman" w:hAnsi="Aptos Narrow" w:cs="Times New Roman"/>
                <w:color w:val="000000"/>
                <w:kern w:val="0"/>
                <w:lang w:eastAsia="es-CL"/>
                <w14:ligatures w14:val="none"/>
              </w:rPr>
              <w:t>CU-02</w:t>
            </w:r>
          </w:p>
        </w:tc>
      </w:tr>
      <w:tr w:rsidR="00921B48" w:rsidRPr="00921B48" w14:paraId="6C4A3E5C" w14:textId="77777777" w:rsidTr="007768F7">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0D5524AE" w14:textId="77777777" w:rsidR="00921B48" w:rsidRPr="00921B48" w:rsidRDefault="00921B48" w:rsidP="00921B48">
            <w:pPr>
              <w:spacing w:after="0" w:line="240" w:lineRule="auto"/>
              <w:rPr>
                <w:rFonts w:ascii="Aptos Narrow" w:eastAsia="Times New Roman" w:hAnsi="Aptos Narrow" w:cs="Times New Roman"/>
                <w:b/>
                <w:bCs/>
                <w:color w:val="000000"/>
                <w:kern w:val="0"/>
                <w:lang w:eastAsia="es-CL"/>
                <w14:ligatures w14:val="none"/>
              </w:rPr>
            </w:pPr>
            <w:r w:rsidRPr="00921B48">
              <w:rPr>
                <w:rFonts w:ascii="Aptos Narrow" w:eastAsia="Times New Roman" w:hAnsi="Aptos Narrow" w:cs="Times New Roman"/>
                <w:b/>
                <w:bCs/>
                <w:color w:val="000000"/>
                <w:kern w:val="0"/>
                <w:lang w:eastAsia="es-CL"/>
                <w14:ligatures w14:val="none"/>
              </w:rPr>
              <w:t>Nombre</w:t>
            </w:r>
          </w:p>
        </w:tc>
        <w:tc>
          <w:tcPr>
            <w:tcW w:w="5520" w:type="dxa"/>
            <w:tcBorders>
              <w:top w:val="nil"/>
              <w:left w:val="nil"/>
              <w:bottom w:val="single" w:sz="4" w:space="0" w:color="auto"/>
              <w:right w:val="single" w:sz="4" w:space="0" w:color="auto"/>
            </w:tcBorders>
            <w:shd w:val="clear" w:color="auto" w:fill="auto"/>
            <w:noWrap/>
            <w:vAlign w:val="bottom"/>
            <w:hideMark/>
          </w:tcPr>
          <w:p w14:paraId="166CF045"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r w:rsidRPr="00921B48">
              <w:rPr>
                <w:rFonts w:ascii="Aptos Narrow" w:eastAsia="Times New Roman" w:hAnsi="Aptos Narrow" w:cs="Times New Roman"/>
                <w:color w:val="000000"/>
                <w:kern w:val="0"/>
                <w:lang w:eastAsia="es-CL"/>
                <w14:ligatures w14:val="none"/>
              </w:rPr>
              <w:t>Inicio de Sesión</w:t>
            </w:r>
          </w:p>
        </w:tc>
      </w:tr>
      <w:tr w:rsidR="00921B48" w:rsidRPr="00921B48" w14:paraId="5E24D29A" w14:textId="77777777" w:rsidTr="007768F7">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77475192" w14:textId="77777777" w:rsidR="00921B48" w:rsidRPr="00921B48" w:rsidRDefault="00921B48" w:rsidP="00921B48">
            <w:pPr>
              <w:spacing w:after="0" w:line="240" w:lineRule="auto"/>
              <w:rPr>
                <w:rFonts w:ascii="Aptos Narrow" w:eastAsia="Times New Roman" w:hAnsi="Aptos Narrow" w:cs="Times New Roman"/>
                <w:b/>
                <w:bCs/>
                <w:color w:val="000000"/>
                <w:kern w:val="0"/>
                <w:lang w:eastAsia="es-CL"/>
                <w14:ligatures w14:val="none"/>
              </w:rPr>
            </w:pPr>
            <w:r w:rsidRPr="00921B48">
              <w:rPr>
                <w:rFonts w:ascii="Aptos Narrow" w:eastAsia="Times New Roman" w:hAnsi="Aptos Narrow" w:cs="Times New Roman"/>
                <w:b/>
                <w:bCs/>
                <w:color w:val="000000"/>
                <w:kern w:val="0"/>
                <w:lang w:eastAsia="es-CL"/>
                <w14:ligatures w14:val="none"/>
              </w:rPr>
              <w:t>Actor</w:t>
            </w:r>
          </w:p>
        </w:tc>
        <w:tc>
          <w:tcPr>
            <w:tcW w:w="5520" w:type="dxa"/>
            <w:tcBorders>
              <w:top w:val="nil"/>
              <w:left w:val="nil"/>
              <w:bottom w:val="single" w:sz="4" w:space="0" w:color="auto"/>
              <w:right w:val="single" w:sz="4" w:space="0" w:color="auto"/>
            </w:tcBorders>
            <w:shd w:val="clear" w:color="auto" w:fill="auto"/>
            <w:noWrap/>
            <w:vAlign w:val="bottom"/>
            <w:hideMark/>
          </w:tcPr>
          <w:p w14:paraId="06113B83"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r w:rsidRPr="00921B48">
              <w:rPr>
                <w:rFonts w:ascii="Aptos Narrow" w:eastAsia="Times New Roman" w:hAnsi="Aptos Narrow" w:cs="Times New Roman"/>
                <w:color w:val="000000"/>
                <w:kern w:val="0"/>
                <w:lang w:eastAsia="es-CL"/>
                <w14:ligatures w14:val="none"/>
              </w:rPr>
              <w:t>Usuario</w:t>
            </w:r>
          </w:p>
        </w:tc>
      </w:tr>
      <w:tr w:rsidR="00921B48" w:rsidRPr="00921B48" w14:paraId="4BEA1F45" w14:textId="77777777" w:rsidTr="007768F7">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45B038C2" w14:textId="77777777" w:rsidR="00921B48" w:rsidRPr="00921B48" w:rsidRDefault="00921B48" w:rsidP="00921B48">
            <w:pPr>
              <w:spacing w:after="0" w:line="240" w:lineRule="auto"/>
              <w:rPr>
                <w:rFonts w:ascii="Aptos Narrow" w:eastAsia="Times New Roman" w:hAnsi="Aptos Narrow" w:cs="Times New Roman"/>
                <w:b/>
                <w:bCs/>
                <w:color w:val="000000"/>
                <w:kern w:val="0"/>
                <w:lang w:eastAsia="es-CL"/>
                <w14:ligatures w14:val="none"/>
              </w:rPr>
            </w:pPr>
            <w:r w:rsidRPr="00921B48">
              <w:rPr>
                <w:rFonts w:ascii="Aptos Narrow" w:eastAsia="Times New Roman" w:hAnsi="Aptos Narrow" w:cs="Times New Roman"/>
                <w:b/>
                <w:bCs/>
                <w:color w:val="000000"/>
                <w:kern w:val="0"/>
                <w:lang w:eastAsia="es-CL"/>
                <w14:ligatures w14:val="none"/>
              </w:rPr>
              <w:t>Precondición</w:t>
            </w:r>
          </w:p>
        </w:tc>
        <w:tc>
          <w:tcPr>
            <w:tcW w:w="5520" w:type="dxa"/>
            <w:tcBorders>
              <w:top w:val="nil"/>
              <w:left w:val="nil"/>
              <w:bottom w:val="single" w:sz="4" w:space="0" w:color="auto"/>
              <w:right w:val="single" w:sz="4" w:space="0" w:color="auto"/>
            </w:tcBorders>
            <w:shd w:val="clear" w:color="auto" w:fill="auto"/>
            <w:noWrap/>
            <w:vAlign w:val="bottom"/>
            <w:hideMark/>
          </w:tcPr>
          <w:p w14:paraId="147E4A03"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r w:rsidRPr="00921B48">
              <w:rPr>
                <w:rFonts w:ascii="Aptos Narrow" w:eastAsia="Times New Roman" w:hAnsi="Aptos Narrow" w:cs="Times New Roman"/>
                <w:color w:val="000000"/>
                <w:kern w:val="0"/>
                <w:lang w:eastAsia="es-CL"/>
                <w14:ligatures w14:val="none"/>
              </w:rPr>
              <w:t>El usuario debe estar registrado previamente.</w:t>
            </w:r>
          </w:p>
        </w:tc>
      </w:tr>
      <w:tr w:rsidR="00921B48" w:rsidRPr="00921B48" w14:paraId="6B469BDE" w14:textId="77777777" w:rsidTr="007768F7">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6FBE6D29" w14:textId="77777777" w:rsidR="00921B48" w:rsidRPr="00921B48" w:rsidRDefault="00921B48" w:rsidP="00921B48">
            <w:pPr>
              <w:spacing w:after="0" w:line="240" w:lineRule="auto"/>
              <w:rPr>
                <w:rFonts w:ascii="Aptos Narrow" w:eastAsia="Times New Roman" w:hAnsi="Aptos Narrow" w:cs="Times New Roman"/>
                <w:b/>
                <w:bCs/>
                <w:color w:val="000000"/>
                <w:kern w:val="0"/>
                <w:lang w:eastAsia="es-CL"/>
                <w14:ligatures w14:val="none"/>
              </w:rPr>
            </w:pPr>
            <w:r w:rsidRPr="00921B48">
              <w:rPr>
                <w:rFonts w:ascii="Aptos Narrow" w:eastAsia="Times New Roman" w:hAnsi="Aptos Narrow" w:cs="Times New Roman"/>
                <w:b/>
                <w:bCs/>
                <w:color w:val="000000"/>
                <w:kern w:val="0"/>
                <w:lang w:eastAsia="es-CL"/>
                <w14:ligatures w14:val="none"/>
              </w:rPr>
              <w:t>Postcondición</w:t>
            </w:r>
          </w:p>
        </w:tc>
        <w:tc>
          <w:tcPr>
            <w:tcW w:w="5520" w:type="dxa"/>
            <w:tcBorders>
              <w:top w:val="nil"/>
              <w:left w:val="nil"/>
              <w:bottom w:val="single" w:sz="4" w:space="0" w:color="auto"/>
              <w:right w:val="single" w:sz="4" w:space="0" w:color="auto"/>
            </w:tcBorders>
            <w:shd w:val="clear" w:color="auto" w:fill="auto"/>
            <w:noWrap/>
            <w:vAlign w:val="bottom"/>
            <w:hideMark/>
          </w:tcPr>
          <w:p w14:paraId="776EA897"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r w:rsidRPr="00921B48">
              <w:rPr>
                <w:rFonts w:ascii="Aptos Narrow" w:eastAsia="Times New Roman" w:hAnsi="Aptos Narrow" w:cs="Times New Roman"/>
                <w:color w:val="000000"/>
                <w:kern w:val="0"/>
                <w:lang w:eastAsia="es-CL"/>
                <w14:ligatures w14:val="none"/>
              </w:rPr>
              <w:t>El usuario tiene acceso a las funcionalidades del sistema</w:t>
            </w:r>
          </w:p>
        </w:tc>
      </w:tr>
      <w:tr w:rsidR="00921B48" w:rsidRPr="00921B48" w14:paraId="57EA6FD7" w14:textId="77777777" w:rsidTr="007768F7">
        <w:trPr>
          <w:gridAfter w:val="1"/>
          <w:wAfter w:w="146" w:type="dxa"/>
          <w:trHeight w:val="288"/>
        </w:trPr>
        <w:tc>
          <w:tcPr>
            <w:tcW w:w="6980"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ED68CF6" w14:textId="77777777" w:rsidR="00921B48" w:rsidRPr="00921B48" w:rsidRDefault="00921B48" w:rsidP="00921B48">
            <w:pPr>
              <w:spacing w:after="0" w:line="240" w:lineRule="auto"/>
              <w:jc w:val="center"/>
              <w:rPr>
                <w:rFonts w:ascii="Aptos Narrow" w:eastAsia="Times New Roman" w:hAnsi="Aptos Narrow" w:cs="Times New Roman"/>
                <w:b/>
                <w:bCs/>
                <w:color w:val="000000"/>
                <w:kern w:val="0"/>
                <w:lang w:eastAsia="es-CL"/>
                <w14:ligatures w14:val="none"/>
              </w:rPr>
            </w:pPr>
            <w:r w:rsidRPr="00921B48">
              <w:rPr>
                <w:rFonts w:ascii="Aptos Narrow" w:eastAsia="Times New Roman" w:hAnsi="Aptos Narrow" w:cs="Times New Roman"/>
                <w:b/>
                <w:bCs/>
                <w:color w:val="000000"/>
                <w:kern w:val="0"/>
                <w:lang w:eastAsia="es-CL"/>
                <w14:ligatures w14:val="none"/>
              </w:rPr>
              <w:t>Flujo principal</w:t>
            </w:r>
          </w:p>
        </w:tc>
      </w:tr>
      <w:tr w:rsidR="00921B48" w:rsidRPr="00921B48" w14:paraId="17680619" w14:textId="77777777" w:rsidTr="007768F7">
        <w:trPr>
          <w:gridAfter w:val="1"/>
          <w:wAfter w:w="146" w:type="dxa"/>
          <w:trHeight w:val="450"/>
        </w:trPr>
        <w:tc>
          <w:tcPr>
            <w:tcW w:w="698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57D166F7"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r w:rsidRPr="00921B48">
              <w:rPr>
                <w:rFonts w:ascii="Aptos Narrow" w:eastAsia="Times New Roman" w:hAnsi="Aptos Narrow" w:cs="Times New Roman"/>
                <w:color w:val="000000"/>
                <w:kern w:val="0"/>
                <w:lang w:eastAsia="es-CL"/>
                <w14:ligatures w14:val="none"/>
              </w:rPr>
              <w:t>1- El usuario accede a la página de inicio de sesión.</w:t>
            </w:r>
            <w:r w:rsidRPr="00921B48">
              <w:rPr>
                <w:rFonts w:ascii="Aptos Narrow" w:eastAsia="Times New Roman" w:hAnsi="Aptos Narrow" w:cs="Times New Roman"/>
                <w:color w:val="000000"/>
                <w:kern w:val="0"/>
                <w:lang w:eastAsia="es-CL"/>
                <w14:ligatures w14:val="none"/>
              </w:rPr>
              <w:br/>
              <w:t>2- Ingresa su correo electrónico y contraseña.</w:t>
            </w:r>
            <w:r w:rsidRPr="00921B48">
              <w:rPr>
                <w:rFonts w:ascii="Aptos Narrow" w:eastAsia="Times New Roman" w:hAnsi="Aptos Narrow" w:cs="Times New Roman"/>
                <w:color w:val="000000"/>
                <w:kern w:val="0"/>
                <w:lang w:eastAsia="es-CL"/>
                <w14:ligatures w14:val="none"/>
              </w:rPr>
              <w:br/>
              <w:t>3- El sistema verifica las credenciales.</w:t>
            </w:r>
            <w:r w:rsidRPr="00921B48">
              <w:rPr>
                <w:rFonts w:ascii="Aptos Narrow" w:eastAsia="Times New Roman" w:hAnsi="Aptos Narrow" w:cs="Times New Roman"/>
                <w:color w:val="000000"/>
                <w:kern w:val="0"/>
                <w:lang w:eastAsia="es-CL"/>
                <w14:ligatures w14:val="none"/>
              </w:rPr>
              <w:br/>
              <w:t>4- Si son válidas, el usuario accede al sistema.</w:t>
            </w:r>
          </w:p>
        </w:tc>
      </w:tr>
      <w:tr w:rsidR="00921B48" w:rsidRPr="00921B48" w14:paraId="0C1BCD3C" w14:textId="77777777" w:rsidTr="007768F7">
        <w:trPr>
          <w:trHeight w:val="288"/>
        </w:trPr>
        <w:tc>
          <w:tcPr>
            <w:tcW w:w="6980" w:type="dxa"/>
            <w:gridSpan w:val="2"/>
            <w:vMerge/>
            <w:tcBorders>
              <w:top w:val="single" w:sz="4" w:space="0" w:color="auto"/>
              <w:left w:val="single" w:sz="4" w:space="0" w:color="auto"/>
              <w:bottom w:val="single" w:sz="4" w:space="0" w:color="auto"/>
              <w:right w:val="single" w:sz="4" w:space="0" w:color="auto"/>
            </w:tcBorders>
            <w:vAlign w:val="center"/>
            <w:hideMark/>
          </w:tcPr>
          <w:p w14:paraId="0CBEA3EF"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08A3B9CE"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p>
        </w:tc>
      </w:tr>
      <w:tr w:rsidR="00921B48" w:rsidRPr="00921B48" w14:paraId="51EB602E" w14:textId="77777777" w:rsidTr="007768F7">
        <w:trPr>
          <w:trHeight w:val="288"/>
        </w:trPr>
        <w:tc>
          <w:tcPr>
            <w:tcW w:w="6980" w:type="dxa"/>
            <w:gridSpan w:val="2"/>
            <w:vMerge/>
            <w:tcBorders>
              <w:top w:val="single" w:sz="4" w:space="0" w:color="auto"/>
              <w:left w:val="single" w:sz="4" w:space="0" w:color="auto"/>
              <w:bottom w:val="single" w:sz="4" w:space="0" w:color="auto"/>
              <w:right w:val="single" w:sz="4" w:space="0" w:color="auto"/>
            </w:tcBorders>
            <w:vAlign w:val="center"/>
            <w:hideMark/>
          </w:tcPr>
          <w:p w14:paraId="219D2F85"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2634C80D" w14:textId="77777777" w:rsidR="00921B48" w:rsidRPr="00921B48" w:rsidRDefault="00921B48" w:rsidP="00921B48">
            <w:pPr>
              <w:spacing w:after="0" w:line="240" w:lineRule="auto"/>
              <w:rPr>
                <w:rFonts w:ascii="Times New Roman" w:eastAsia="Times New Roman" w:hAnsi="Times New Roman" w:cs="Times New Roman"/>
                <w:kern w:val="0"/>
                <w:sz w:val="20"/>
                <w:szCs w:val="20"/>
                <w:lang w:eastAsia="es-CL"/>
                <w14:ligatures w14:val="none"/>
              </w:rPr>
            </w:pPr>
          </w:p>
        </w:tc>
      </w:tr>
      <w:tr w:rsidR="00921B48" w:rsidRPr="00921B48" w14:paraId="3471CB43" w14:textId="77777777" w:rsidTr="007768F7">
        <w:trPr>
          <w:trHeight w:val="288"/>
        </w:trPr>
        <w:tc>
          <w:tcPr>
            <w:tcW w:w="6980" w:type="dxa"/>
            <w:gridSpan w:val="2"/>
            <w:vMerge/>
            <w:tcBorders>
              <w:top w:val="single" w:sz="4" w:space="0" w:color="auto"/>
              <w:left w:val="single" w:sz="4" w:space="0" w:color="auto"/>
              <w:bottom w:val="single" w:sz="4" w:space="0" w:color="auto"/>
              <w:right w:val="single" w:sz="4" w:space="0" w:color="auto"/>
            </w:tcBorders>
            <w:vAlign w:val="center"/>
            <w:hideMark/>
          </w:tcPr>
          <w:p w14:paraId="4DD5AD29"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1960DFAE" w14:textId="77777777" w:rsidR="00921B48" w:rsidRPr="00921B48" w:rsidRDefault="00921B48" w:rsidP="00921B48">
            <w:pPr>
              <w:spacing w:after="0" w:line="240" w:lineRule="auto"/>
              <w:rPr>
                <w:rFonts w:ascii="Times New Roman" w:eastAsia="Times New Roman" w:hAnsi="Times New Roman" w:cs="Times New Roman"/>
                <w:kern w:val="0"/>
                <w:sz w:val="20"/>
                <w:szCs w:val="20"/>
                <w:lang w:eastAsia="es-CL"/>
                <w14:ligatures w14:val="none"/>
              </w:rPr>
            </w:pPr>
          </w:p>
        </w:tc>
      </w:tr>
      <w:tr w:rsidR="00921B48" w:rsidRPr="00921B48" w14:paraId="034A404D" w14:textId="77777777" w:rsidTr="007768F7">
        <w:trPr>
          <w:trHeight w:val="288"/>
        </w:trPr>
        <w:tc>
          <w:tcPr>
            <w:tcW w:w="6980" w:type="dxa"/>
            <w:gridSpan w:val="2"/>
            <w:vMerge/>
            <w:tcBorders>
              <w:top w:val="single" w:sz="4" w:space="0" w:color="auto"/>
              <w:left w:val="single" w:sz="4" w:space="0" w:color="auto"/>
              <w:bottom w:val="single" w:sz="4" w:space="0" w:color="auto"/>
              <w:right w:val="single" w:sz="4" w:space="0" w:color="auto"/>
            </w:tcBorders>
            <w:vAlign w:val="center"/>
            <w:hideMark/>
          </w:tcPr>
          <w:p w14:paraId="0C8F93E6"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7B2987C3" w14:textId="77777777" w:rsidR="00921B48" w:rsidRPr="00921B48" w:rsidRDefault="00921B48" w:rsidP="00921B48">
            <w:pPr>
              <w:spacing w:after="0" w:line="240" w:lineRule="auto"/>
              <w:rPr>
                <w:rFonts w:ascii="Times New Roman" w:eastAsia="Times New Roman" w:hAnsi="Times New Roman" w:cs="Times New Roman"/>
                <w:kern w:val="0"/>
                <w:sz w:val="20"/>
                <w:szCs w:val="20"/>
                <w:lang w:eastAsia="es-CL"/>
                <w14:ligatures w14:val="none"/>
              </w:rPr>
            </w:pPr>
          </w:p>
        </w:tc>
      </w:tr>
      <w:tr w:rsidR="00921B48" w:rsidRPr="00921B48" w14:paraId="4E38FE92" w14:textId="77777777" w:rsidTr="007768F7">
        <w:trPr>
          <w:trHeight w:val="288"/>
        </w:trPr>
        <w:tc>
          <w:tcPr>
            <w:tcW w:w="6980" w:type="dxa"/>
            <w:gridSpan w:val="2"/>
            <w:tcBorders>
              <w:top w:val="single" w:sz="4" w:space="0" w:color="auto"/>
              <w:left w:val="single" w:sz="4" w:space="0" w:color="auto"/>
              <w:bottom w:val="single" w:sz="4" w:space="0" w:color="auto"/>
              <w:right w:val="single" w:sz="4" w:space="0" w:color="auto"/>
            </w:tcBorders>
            <w:shd w:val="clear" w:color="000000" w:fill="A6C9EC"/>
            <w:noWrap/>
            <w:hideMark/>
          </w:tcPr>
          <w:p w14:paraId="52917235" w14:textId="77777777" w:rsidR="00921B48" w:rsidRPr="00921B48" w:rsidRDefault="00921B48" w:rsidP="00921B48">
            <w:pPr>
              <w:spacing w:after="0" w:line="240" w:lineRule="auto"/>
              <w:rPr>
                <w:rFonts w:ascii="Aptos Narrow" w:eastAsia="Times New Roman" w:hAnsi="Aptos Narrow" w:cs="Times New Roman"/>
                <w:b/>
                <w:bCs/>
                <w:color w:val="000000"/>
                <w:kern w:val="0"/>
                <w:lang w:eastAsia="es-CL"/>
                <w14:ligatures w14:val="none"/>
              </w:rPr>
            </w:pPr>
            <w:r w:rsidRPr="00921B48">
              <w:rPr>
                <w:rFonts w:ascii="Aptos Narrow" w:eastAsia="Times New Roman" w:hAnsi="Aptos Narrow" w:cs="Times New Roman"/>
                <w:b/>
                <w:bCs/>
                <w:color w:val="000000"/>
                <w:kern w:val="0"/>
                <w:lang w:eastAsia="es-CL"/>
                <w14:ligatures w14:val="none"/>
              </w:rPr>
              <w:t>Flujo alternativo</w:t>
            </w:r>
          </w:p>
        </w:tc>
        <w:tc>
          <w:tcPr>
            <w:tcW w:w="146" w:type="dxa"/>
            <w:vAlign w:val="center"/>
            <w:hideMark/>
          </w:tcPr>
          <w:p w14:paraId="30D749DA" w14:textId="77777777" w:rsidR="00921B48" w:rsidRPr="00921B48" w:rsidRDefault="00921B48" w:rsidP="00921B48">
            <w:pPr>
              <w:spacing w:after="0" w:line="240" w:lineRule="auto"/>
              <w:rPr>
                <w:rFonts w:ascii="Times New Roman" w:eastAsia="Times New Roman" w:hAnsi="Times New Roman" w:cs="Times New Roman"/>
                <w:kern w:val="0"/>
                <w:sz w:val="20"/>
                <w:szCs w:val="20"/>
                <w:lang w:eastAsia="es-CL"/>
                <w14:ligatures w14:val="none"/>
              </w:rPr>
            </w:pPr>
          </w:p>
        </w:tc>
      </w:tr>
      <w:tr w:rsidR="00921B48" w:rsidRPr="00921B48" w14:paraId="25F086C1" w14:textId="77777777" w:rsidTr="007768F7">
        <w:trPr>
          <w:trHeight w:val="288"/>
        </w:trPr>
        <w:tc>
          <w:tcPr>
            <w:tcW w:w="698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7B8B00BA"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r w:rsidRPr="00921B48">
              <w:rPr>
                <w:rFonts w:ascii="Aptos Narrow" w:eastAsia="Times New Roman" w:hAnsi="Aptos Narrow" w:cs="Times New Roman"/>
                <w:color w:val="000000"/>
                <w:kern w:val="0"/>
                <w:lang w:eastAsia="es-CL"/>
                <w14:ligatures w14:val="none"/>
              </w:rPr>
              <w:t>1-Si las credenciales son incorrectas, el sistema muestra un mensaje de error</w:t>
            </w:r>
          </w:p>
        </w:tc>
        <w:tc>
          <w:tcPr>
            <w:tcW w:w="146" w:type="dxa"/>
            <w:vAlign w:val="center"/>
            <w:hideMark/>
          </w:tcPr>
          <w:p w14:paraId="1EA7C9AC" w14:textId="77777777" w:rsidR="00921B48" w:rsidRPr="00921B48" w:rsidRDefault="00921B48" w:rsidP="00921B48">
            <w:pPr>
              <w:spacing w:after="0" w:line="240" w:lineRule="auto"/>
              <w:rPr>
                <w:rFonts w:ascii="Times New Roman" w:eastAsia="Times New Roman" w:hAnsi="Times New Roman" w:cs="Times New Roman"/>
                <w:kern w:val="0"/>
                <w:sz w:val="20"/>
                <w:szCs w:val="20"/>
                <w:lang w:eastAsia="es-CL"/>
                <w14:ligatures w14:val="none"/>
              </w:rPr>
            </w:pPr>
          </w:p>
        </w:tc>
      </w:tr>
      <w:tr w:rsidR="00921B48" w:rsidRPr="00921B48" w14:paraId="7AD27B7D" w14:textId="77777777" w:rsidTr="007768F7">
        <w:trPr>
          <w:trHeight w:val="288"/>
        </w:trPr>
        <w:tc>
          <w:tcPr>
            <w:tcW w:w="6980" w:type="dxa"/>
            <w:gridSpan w:val="2"/>
            <w:vMerge/>
            <w:tcBorders>
              <w:top w:val="single" w:sz="4" w:space="0" w:color="auto"/>
              <w:left w:val="single" w:sz="4" w:space="0" w:color="auto"/>
              <w:bottom w:val="single" w:sz="4" w:space="0" w:color="auto"/>
              <w:right w:val="single" w:sz="4" w:space="0" w:color="auto"/>
            </w:tcBorders>
            <w:vAlign w:val="center"/>
            <w:hideMark/>
          </w:tcPr>
          <w:p w14:paraId="176E6798"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0188DEA8"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p>
        </w:tc>
      </w:tr>
      <w:tr w:rsidR="00921B48" w:rsidRPr="00921B48" w14:paraId="4770EA5D" w14:textId="77777777" w:rsidTr="007768F7">
        <w:trPr>
          <w:trHeight w:val="288"/>
        </w:trPr>
        <w:tc>
          <w:tcPr>
            <w:tcW w:w="6980" w:type="dxa"/>
            <w:gridSpan w:val="2"/>
            <w:vMerge/>
            <w:tcBorders>
              <w:top w:val="single" w:sz="4" w:space="0" w:color="auto"/>
              <w:left w:val="single" w:sz="4" w:space="0" w:color="auto"/>
              <w:bottom w:val="single" w:sz="4" w:space="0" w:color="auto"/>
              <w:right w:val="single" w:sz="4" w:space="0" w:color="auto"/>
            </w:tcBorders>
            <w:vAlign w:val="center"/>
            <w:hideMark/>
          </w:tcPr>
          <w:p w14:paraId="77D86DE8" w14:textId="77777777" w:rsidR="00921B48" w:rsidRPr="00921B48" w:rsidRDefault="00921B48" w:rsidP="00921B48">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44FD60A1" w14:textId="77777777" w:rsidR="00921B48" w:rsidRPr="00921B48" w:rsidRDefault="00921B48" w:rsidP="00921B48">
            <w:pPr>
              <w:spacing w:after="0" w:line="240" w:lineRule="auto"/>
              <w:rPr>
                <w:rFonts w:ascii="Times New Roman" w:eastAsia="Times New Roman" w:hAnsi="Times New Roman" w:cs="Times New Roman"/>
                <w:kern w:val="0"/>
                <w:sz w:val="20"/>
                <w:szCs w:val="20"/>
                <w:lang w:eastAsia="es-CL"/>
                <w14:ligatures w14:val="none"/>
              </w:rPr>
            </w:pPr>
          </w:p>
        </w:tc>
      </w:tr>
    </w:tbl>
    <w:p w14:paraId="1E9BA2B9" w14:textId="77777777" w:rsidR="00921B48" w:rsidRDefault="00921B48" w:rsidP="00610E53"/>
    <w:p w14:paraId="623432C2" w14:textId="2007CDC2" w:rsidR="006517CD" w:rsidRDefault="006517CD" w:rsidP="006517CD">
      <w:pPr>
        <w:pStyle w:val="Descripcin"/>
        <w:keepNext/>
      </w:pPr>
      <w:bookmarkStart w:id="97" w:name="_Toc183468050"/>
      <w:r>
        <w:t xml:space="preserve">Ilustración </w:t>
      </w:r>
      <w:fldSimple w:instr=" SEQ Ilustración \* ARABIC ">
        <w:r w:rsidR="002C5966">
          <w:rPr>
            <w:noProof/>
          </w:rPr>
          <w:t>10</w:t>
        </w:r>
      </w:fldSimple>
      <w:r>
        <w:t xml:space="preserve"> - Caso de uso - </w:t>
      </w:r>
      <w:r w:rsidRPr="00513F3D">
        <w:t>Inicio de Sesión</w:t>
      </w:r>
      <w:bookmarkEnd w:id="97"/>
    </w:p>
    <w:p w14:paraId="6805A5CF" w14:textId="73F18102" w:rsidR="0C1D3124" w:rsidRDefault="0C1D3124" w:rsidP="6D072FFE">
      <w:r>
        <w:rPr>
          <w:noProof/>
        </w:rPr>
        <w:drawing>
          <wp:inline distT="0" distB="0" distL="0" distR="0" wp14:anchorId="03D6D340" wp14:editId="176EE076">
            <wp:extent cx="5612130" cy="963930"/>
            <wp:effectExtent l="19050" t="19050" r="26670" b="26670"/>
            <wp:docPr id="1897546087"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612130" cy="963930"/>
                    </a:xfrm>
                    <a:prstGeom prst="rect">
                      <a:avLst/>
                    </a:prstGeom>
                    <a:noFill/>
                    <a:ln>
                      <a:solidFill>
                        <a:schemeClr val="tx1"/>
                      </a:solidFill>
                    </a:ln>
                  </pic:spPr>
                </pic:pic>
              </a:graphicData>
            </a:graphic>
          </wp:inline>
        </w:drawing>
      </w:r>
    </w:p>
    <w:p w14:paraId="37B648F6" w14:textId="643D397D" w:rsidR="6D072FFE" w:rsidRDefault="6D072FFE"/>
    <w:p w14:paraId="54E8D20C" w14:textId="57F84B3B" w:rsidR="537DC3B6" w:rsidRDefault="537DC3B6"/>
    <w:p w14:paraId="74D06411" w14:textId="17A0D720" w:rsidR="537DC3B6" w:rsidRDefault="537DC3B6"/>
    <w:p w14:paraId="272747B2" w14:textId="73F9F043" w:rsidR="537DC3B6" w:rsidRDefault="537DC3B6"/>
    <w:p w14:paraId="776E745F" w14:textId="6375707B" w:rsidR="537DC3B6" w:rsidRDefault="537DC3B6"/>
    <w:p w14:paraId="378CF388" w14:textId="0EF5EB7A" w:rsidR="537DC3B6" w:rsidRDefault="537DC3B6"/>
    <w:p w14:paraId="5F13E62A" w14:textId="123C725D" w:rsidR="537DC3B6" w:rsidRDefault="537DC3B6"/>
    <w:p w14:paraId="41D00639" w14:textId="74DB4B35" w:rsidR="537DC3B6" w:rsidRDefault="537DC3B6"/>
    <w:p w14:paraId="1B5B21C1" w14:textId="60456B34" w:rsidR="537DC3B6" w:rsidRDefault="537DC3B6"/>
    <w:p w14:paraId="1A8D62E1" w14:textId="3F673061" w:rsidR="537DC3B6" w:rsidRDefault="537DC3B6"/>
    <w:p w14:paraId="741FCC22" w14:textId="467B2E83" w:rsidR="0084D769" w:rsidRDefault="0084D769" w:rsidP="0084D769">
      <w:pPr>
        <w:pStyle w:val="Descripcin"/>
        <w:keepNext/>
      </w:pPr>
    </w:p>
    <w:p w14:paraId="4958B358" w14:textId="54410952" w:rsidR="009F0099" w:rsidRDefault="009F0099" w:rsidP="009F0099">
      <w:pPr>
        <w:pStyle w:val="Descripcin"/>
        <w:keepNext/>
      </w:pPr>
      <w:bookmarkStart w:id="98" w:name="_Toc183468900"/>
      <w:r>
        <w:t xml:space="preserve">Tabla </w:t>
      </w:r>
      <w:fldSimple w:instr=" SEQ Tabla \* ARABIC ">
        <w:r w:rsidR="002C5966">
          <w:rPr>
            <w:noProof/>
          </w:rPr>
          <w:t>5</w:t>
        </w:r>
      </w:fldSimple>
      <w:r>
        <w:t xml:space="preserve"> </w:t>
      </w:r>
      <w:r w:rsidRPr="007137D7">
        <w:t>- Caso de uso - CU-0</w:t>
      </w:r>
      <w:r>
        <w:t>3</w:t>
      </w:r>
      <w:bookmarkEnd w:id="98"/>
    </w:p>
    <w:tbl>
      <w:tblPr>
        <w:tblW w:w="9606" w:type="dxa"/>
        <w:tblCellMar>
          <w:top w:w="15" w:type="dxa"/>
          <w:left w:w="70" w:type="dxa"/>
          <w:right w:w="70" w:type="dxa"/>
        </w:tblCellMar>
        <w:tblLook w:val="04A0" w:firstRow="1" w:lastRow="0" w:firstColumn="1" w:lastColumn="0" w:noHBand="0" w:noVBand="1"/>
      </w:tblPr>
      <w:tblGrid>
        <w:gridCol w:w="1460"/>
        <w:gridCol w:w="8000"/>
        <w:gridCol w:w="146"/>
      </w:tblGrid>
      <w:tr w:rsidR="00811CC1" w:rsidRPr="00811CC1" w14:paraId="2655A806" w14:textId="77777777" w:rsidTr="009F0099">
        <w:trPr>
          <w:gridAfter w:val="1"/>
          <w:wAfter w:w="146" w:type="dxa"/>
          <w:trHeight w:val="288"/>
        </w:trPr>
        <w:tc>
          <w:tcPr>
            <w:tcW w:w="146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123F2417" w14:textId="77777777" w:rsidR="00811CC1" w:rsidRPr="00811CC1" w:rsidRDefault="00811CC1" w:rsidP="00811CC1">
            <w:pPr>
              <w:spacing w:after="0" w:line="240" w:lineRule="auto"/>
              <w:rPr>
                <w:rFonts w:ascii="Aptos Narrow" w:eastAsia="Times New Roman" w:hAnsi="Aptos Narrow" w:cs="Times New Roman"/>
                <w:b/>
                <w:bCs/>
                <w:color w:val="000000"/>
                <w:kern w:val="0"/>
                <w:lang w:eastAsia="es-CL"/>
                <w14:ligatures w14:val="none"/>
              </w:rPr>
            </w:pPr>
            <w:r w:rsidRPr="00811CC1">
              <w:rPr>
                <w:rFonts w:ascii="Aptos Narrow" w:eastAsia="Times New Roman" w:hAnsi="Aptos Narrow" w:cs="Times New Roman"/>
                <w:b/>
                <w:bCs/>
                <w:color w:val="000000"/>
                <w:kern w:val="0"/>
                <w:lang w:eastAsia="es-CL"/>
                <w14:ligatures w14:val="none"/>
              </w:rPr>
              <w:t>Caso N°</w:t>
            </w:r>
          </w:p>
        </w:tc>
        <w:tc>
          <w:tcPr>
            <w:tcW w:w="8000" w:type="dxa"/>
            <w:tcBorders>
              <w:top w:val="single" w:sz="4" w:space="0" w:color="auto"/>
              <w:left w:val="nil"/>
              <w:bottom w:val="single" w:sz="4" w:space="0" w:color="auto"/>
              <w:right w:val="single" w:sz="4" w:space="0" w:color="auto"/>
            </w:tcBorders>
            <w:shd w:val="clear" w:color="auto" w:fill="auto"/>
            <w:noWrap/>
            <w:vAlign w:val="bottom"/>
            <w:hideMark/>
          </w:tcPr>
          <w:p w14:paraId="1B58522F" w14:textId="77777777" w:rsidR="00811CC1" w:rsidRPr="00811CC1" w:rsidRDefault="00811CC1" w:rsidP="00811CC1">
            <w:pPr>
              <w:spacing w:after="0" w:line="240" w:lineRule="auto"/>
              <w:rPr>
                <w:rFonts w:ascii="Aptos Narrow" w:eastAsia="Times New Roman" w:hAnsi="Aptos Narrow" w:cs="Times New Roman"/>
                <w:color w:val="000000"/>
                <w:kern w:val="0"/>
                <w:lang w:eastAsia="es-CL"/>
                <w14:ligatures w14:val="none"/>
              </w:rPr>
            </w:pPr>
            <w:r w:rsidRPr="00811CC1">
              <w:rPr>
                <w:rFonts w:ascii="Aptos Narrow" w:eastAsia="Times New Roman" w:hAnsi="Aptos Narrow" w:cs="Times New Roman"/>
                <w:color w:val="000000"/>
                <w:kern w:val="0"/>
                <w:lang w:eastAsia="es-CL"/>
                <w14:ligatures w14:val="none"/>
              </w:rPr>
              <w:t>CU-03</w:t>
            </w:r>
          </w:p>
        </w:tc>
      </w:tr>
      <w:tr w:rsidR="00811CC1" w:rsidRPr="00811CC1" w14:paraId="79F1A383"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3F1BA494" w14:textId="77777777" w:rsidR="00811CC1" w:rsidRPr="00811CC1" w:rsidRDefault="00811CC1" w:rsidP="00811CC1">
            <w:pPr>
              <w:spacing w:after="0" w:line="240" w:lineRule="auto"/>
              <w:rPr>
                <w:rFonts w:ascii="Aptos Narrow" w:eastAsia="Times New Roman" w:hAnsi="Aptos Narrow" w:cs="Times New Roman"/>
                <w:b/>
                <w:bCs/>
                <w:color w:val="000000"/>
                <w:kern w:val="0"/>
                <w:lang w:eastAsia="es-CL"/>
                <w14:ligatures w14:val="none"/>
              </w:rPr>
            </w:pPr>
            <w:r w:rsidRPr="00811CC1">
              <w:rPr>
                <w:rFonts w:ascii="Aptos Narrow" w:eastAsia="Times New Roman" w:hAnsi="Aptos Narrow" w:cs="Times New Roman"/>
                <w:b/>
                <w:bCs/>
                <w:color w:val="000000"/>
                <w:kern w:val="0"/>
                <w:lang w:eastAsia="es-CL"/>
                <w14:ligatures w14:val="none"/>
              </w:rPr>
              <w:t>Nombre</w:t>
            </w:r>
          </w:p>
        </w:tc>
        <w:tc>
          <w:tcPr>
            <w:tcW w:w="8000" w:type="dxa"/>
            <w:tcBorders>
              <w:top w:val="nil"/>
              <w:left w:val="nil"/>
              <w:bottom w:val="single" w:sz="4" w:space="0" w:color="auto"/>
              <w:right w:val="single" w:sz="4" w:space="0" w:color="auto"/>
            </w:tcBorders>
            <w:shd w:val="clear" w:color="auto" w:fill="auto"/>
            <w:noWrap/>
            <w:vAlign w:val="bottom"/>
            <w:hideMark/>
          </w:tcPr>
          <w:p w14:paraId="228596A9" w14:textId="77777777" w:rsidR="00811CC1" w:rsidRPr="00811CC1" w:rsidRDefault="00811CC1" w:rsidP="00811CC1">
            <w:pPr>
              <w:spacing w:after="0" w:line="240" w:lineRule="auto"/>
              <w:rPr>
                <w:rFonts w:ascii="Aptos Narrow" w:eastAsia="Times New Roman" w:hAnsi="Aptos Narrow" w:cs="Times New Roman"/>
                <w:color w:val="000000"/>
                <w:kern w:val="0"/>
                <w:lang w:eastAsia="es-CL"/>
                <w14:ligatures w14:val="none"/>
              </w:rPr>
            </w:pPr>
            <w:r w:rsidRPr="00811CC1">
              <w:rPr>
                <w:rFonts w:ascii="Aptos Narrow" w:eastAsia="Times New Roman" w:hAnsi="Aptos Narrow" w:cs="Times New Roman"/>
                <w:color w:val="000000"/>
                <w:kern w:val="0"/>
                <w:lang w:eastAsia="es-CL"/>
                <w14:ligatures w14:val="none"/>
              </w:rPr>
              <w:t>Recuperación de Contraseña</w:t>
            </w:r>
          </w:p>
        </w:tc>
      </w:tr>
      <w:tr w:rsidR="00811CC1" w:rsidRPr="00811CC1" w14:paraId="246F0EC2"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461ADBCA" w14:textId="77777777" w:rsidR="00811CC1" w:rsidRPr="00811CC1" w:rsidRDefault="00811CC1" w:rsidP="00811CC1">
            <w:pPr>
              <w:spacing w:after="0" w:line="240" w:lineRule="auto"/>
              <w:rPr>
                <w:rFonts w:ascii="Aptos Narrow" w:eastAsia="Times New Roman" w:hAnsi="Aptos Narrow" w:cs="Times New Roman"/>
                <w:b/>
                <w:bCs/>
                <w:color w:val="000000"/>
                <w:kern w:val="0"/>
                <w:lang w:eastAsia="es-CL"/>
                <w14:ligatures w14:val="none"/>
              </w:rPr>
            </w:pPr>
            <w:r w:rsidRPr="00811CC1">
              <w:rPr>
                <w:rFonts w:ascii="Aptos Narrow" w:eastAsia="Times New Roman" w:hAnsi="Aptos Narrow" w:cs="Times New Roman"/>
                <w:b/>
                <w:bCs/>
                <w:color w:val="000000"/>
                <w:kern w:val="0"/>
                <w:lang w:eastAsia="es-CL"/>
                <w14:ligatures w14:val="none"/>
              </w:rPr>
              <w:t>Actor</w:t>
            </w:r>
          </w:p>
        </w:tc>
        <w:tc>
          <w:tcPr>
            <w:tcW w:w="8000" w:type="dxa"/>
            <w:tcBorders>
              <w:top w:val="nil"/>
              <w:left w:val="nil"/>
              <w:bottom w:val="single" w:sz="4" w:space="0" w:color="auto"/>
              <w:right w:val="single" w:sz="4" w:space="0" w:color="auto"/>
            </w:tcBorders>
            <w:shd w:val="clear" w:color="auto" w:fill="auto"/>
            <w:noWrap/>
            <w:vAlign w:val="bottom"/>
            <w:hideMark/>
          </w:tcPr>
          <w:p w14:paraId="0F6EB053" w14:textId="77777777" w:rsidR="00811CC1" w:rsidRPr="00811CC1" w:rsidRDefault="00811CC1" w:rsidP="00811CC1">
            <w:pPr>
              <w:spacing w:after="0" w:line="240" w:lineRule="auto"/>
              <w:rPr>
                <w:rFonts w:ascii="Aptos Narrow" w:eastAsia="Times New Roman" w:hAnsi="Aptos Narrow" w:cs="Times New Roman"/>
                <w:color w:val="000000"/>
                <w:kern w:val="0"/>
                <w:lang w:eastAsia="es-CL"/>
                <w14:ligatures w14:val="none"/>
              </w:rPr>
            </w:pPr>
            <w:r w:rsidRPr="00811CC1">
              <w:rPr>
                <w:rFonts w:ascii="Aptos Narrow" w:eastAsia="Times New Roman" w:hAnsi="Aptos Narrow" w:cs="Times New Roman"/>
                <w:color w:val="000000"/>
                <w:kern w:val="0"/>
                <w:lang w:eastAsia="es-CL"/>
                <w14:ligatures w14:val="none"/>
              </w:rPr>
              <w:t>Usuario</w:t>
            </w:r>
          </w:p>
        </w:tc>
      </w:tr>
      <w:tr w:rsidR="00811CC1" w:rsidRPr="00811CC1" w14:paraId="37010891"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53960191" w14:textId="77777777" w:rsidR="00811CC1" w:rsidRPr="00811CC1" w:rsidRDefault="00811CC1" w:rsidP="00811CC1">
            <w:pPr>
              <w:spacing w:after="0" w:line="240" w:lineRule="auto"/>
              <w:rPr>
                <w:rFonts w:ascii="Aptos Narrow" w:eastAsia="Times New Roman" w:hAnsi="Aptos Narrow" w:cs="Times New Roman"/>
                <w:b/>
                <w:bCs/>
                <w:color w:val="000000"/>
                <w:kern w:val="0"/>
                <w:lang w:eastAsia="es-CL"/>
                <w14:ligatures w14:val="none"/>
              </w:rPr>
            </w:pPr>
            <w:r w:rsidRPr="00811CC1">
              <w:rPr>
                <w:rFonts w:ascii="Aptos Narrow" w:eastAsia="Times New Roman" w:hAnsi="Aptos Narrow" w:cs="Times New Roman"/>
                <w:b/>
                <w:bCs/>
                <w:color w:val="000000"/>
                <w:kern w:val="0"/>
                <w:lang w:eastAsia="es-CL"/>
                <w14:ligatures w14:val="none"/>
              </w:rPr>
              <w:t>Precondición</w:t>
            </w:r>
          </w:p>
        </w:tc>
        <w:tc>
          <w:tcPr>
            <w:tcW w:w="8000" w:type="dxa"/>
            <w:tcBorders>
              <w:top w:val="nil"/>
              <w:left w:val="nil"/>
              <w:bottom w:val="single" w:sz="4" w:space="0" w:color="auto"/>
              <w:right w:val="single" w:sz="4" w:space="0" w:color="auto"/>
            </w:tcBorders>
            <w:shd w:val="clear" w:color="auto" w:fill="auto"/>
            <w:noWrap/>
            <w:vAlign w:val="bottom"/>
            <w:hideMark/>
          </w:tcPr>
          <w:p w14:paraId="3CC6F064" w14:textId="77777777" w:rsidR="00811CC1" w:rsidRPr="00811CC1" w:rsidRDefault="00811CC1" w:rsidP="00811CC1">
            <w:pPr>
              <w:spacing w:after="0" w:line="240" w:lineRule="auto"/>
              <w:rPr>
                <w:rFonts w:ascii="Aptos Narrow" w:eastAsia="Times New Roman" w:hAnsi="Aptos Narrow" w:cs="Times New Roman"/>
                <w:color w:val="000000"/>
                <w:kern w:val="0"/>
                <w:lang w:eastAsia="es-CL"/>
                <w14:ligatures w14:val="none"/>
              </w:rPr>
            </w:pPr>
            <w:r w:rsidRPr="00811CC1">
              <w:rPr>
                <w:rFonts w:ascii="Aptos Narrow" w:eastAsia="Times New Roman" w:hAnsi="Aptos Narrow" w:cs="Times New Roman"/>
                <w:color w:val="000000"/>
                <w:kern w:val="0"/>
                <w:lang w:eastAsia="es-CL"/>
                <w14:ligatures w14:val="none"/>
              </w:rPr>
              <w:t>El usuario debe estar registrado y tener acceso al correo electrónico proporcionado.</w:t>
            </w:r>
          </w:p>
        </w:tc>
      </w:tr>
      <w:tr w:rsidR="00811CC1" w:rsidRPr="00811CC1" w14:paraId="38FEF8EE"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3DB26D28" w14:textId="77777777" w:rsidR="00811CC1" w:rsidRPr="00811CC1" w:rsidRDefault="00811CC1" w:rsidP="00811CC1">
            <w:pPr>
              <w:spacing w:after="0" w:line="240" w:lineRule="auto"/>
              <w:rPr>
                <w:rFonts w:ascii="Aptos Narrow" w:eastAsia="Times New Roman" w:hAnsi="Aptos Narrow" w:cs="Times New Roman"/>
                <w:b/>
                <w:bCs/>
                <w:color w:val="000000"/>
                <w:kern w:val="0"/>
                <w:lang w:eastAsia="es-CL"/>
                <w14:ligatures w14:val="none"/>
              </w:rPr>
            </w:pPr>
            <w:r w:rsidRPr="00811CC1">
              <w:rPr>
                <w:rFonts w:ascii="Aptos Narrow" w:eastAsia="Times New Roman" w:hAnsi="Aptos Narrow" w:cs="Times New Roman"/>
                <w:b/>
                <w:bCs/>
                <w:color w:val="000000"/>
                <w:kern w:val="0"/>
                <w:lang w:eastAsia="es-CL"/>
                <w14:ligatures w14:val="none"/>
              </w:rPr>
              <w:t>Postcondición</w:t>
            </w:r>
          </w:p>
        </w:tc>
        <w:tc>
          <w:tcPr>
            <w:tcW w:w="8000" w:type="dxa"/>
            <w:tcBorders>
              <w:top w:val="nil"/>
              <w:left w:val="nil"/>
              <w:bottom w:val="single" w:sz="4" w:space="0" w:color="auto"/>
              <w:right w:val="single" w:sz="4" w:space="0" w:color="auto"/>
            </w:tcBorders>
            <w:shd w:val="clear" w:color="auto" w:fill="auto"/>
            <w:noWrap/>
            <w:vAlign w:val="bottom"/>
            <w:hideMark/>
          </w:tcPr>
          <w:p w14:paraId="01126024" w14:textId="77777777" w:rsidR="00811CC1" w:rsidRPr="00811CC1" w:rsidRDefault="00811CC1" w:rsidP="00811CC1">
            <w:pPr>
              <w:spacing w:after="0" w:line="240" w:lineRule="auto"/>
              <w:rPr>
                <w:rFonts w:ascii="Aptos Narrow" w:eastAsia="Times New Roman" w:hAnsi="Aptos Narrow" w:cs="Times New Roman"/>
                <w:color w:val="000000"/>
                <w:kern w:val="0"/>
                <w:lang w:eastAsia="es-CL"/>
                <w14:ligatures w14:val="none"/>
              </w:rPr>
            </w:pPr>
            <w:r w:rsidRPr="00811CC1">
              <w:rPr>
                <w:rFonts w:ascii="Aptos Narrow" w:eastAsia="Times New Roman" w:hAnsi="Aptos Narrow" w:cs="Times New Roman"/>
                <w:color w:val="000000"/>
                <w:kern w:val="0"/>
                <w:lang w:eastAsia="es-CL"/>
                <w14:ligatures w14:val="none"/>
              </w:rPr>
              <w:t>El usuario puede iniciar sesión con la nueva contraseña.</w:t>
            </w:r>
          </w:p>
        </w:tc>
      </w:tr>
      <w:tr w:rsidR="00811CC1" w:rsidRPr="00811CC1" w14:paraId="32D8A749" w14:textId="77777777" w:rsidTr="009F0099">
        <w:trPr>
          <w:gridAfter w:val="1"/>
          <w:wAfter w:w="146" w:type="dxa"/>
          <w:trHeight w:val="288"/>
        </w:trPr>
        <w:tc>
          <w:tcPr>
            <w:tcW w:w="9460"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28A0909D" w14:textId="77777777" w:rsidR="00811CC1" w:rsidRPr="00811CC1" w:rsidRDefault="00811CC1" w:rsidP="00811CC1">
            <w:pPr>
              <w:spacing w:after="0" w:line="240" w:lineRule="auto"/>
              <w:jc w:val="center"/>
              <w:rPr>
                <w:rFonts w:ascii="Aptos Narrow" w:eastAsia="Times New Roman" w:hAnsi="Aptos Narrow" w:cs="Times New Roman"/>
                <w:b/>
                <w:bCs/>
                <w:color w:val="000000"/>
                <w:kern w:val="0"/>
                <w:lang w:eastAsia="es-CL"/>
                <w14:ligatures w14:val="none"/>
              </w:rPr>
            </w:pPr>
            <w:r w:rsidRPr="00811CC1">
              <w:rPr>
                <w:rFonts w:ascii="Aptos Narrow" w:eastAsia="Times New Roman" w:hAnsi="Aptos Narrow" w:cs="Times New Roman"/>
                <w:b/>
                <w:bCs/>
                <w:color w:val="000000"/>
                <w:kern w:val="0"/>
                <w:lang w:eastAsia="es-CL"/>
                <w14:ligatures w14:val="none"/>
              </w:rPr>
              <w:t>Flujo principal</w:t>
            </w:r>
          </w:p>
        </w:tc>
      </w:tr>
      <w:tr w:rsidR="00811CC1" w:rsidRPr="00811CC1" w14:paraId="7077DABE" w14:textId="77777777" w:rsidTr="009F0099">
        <w:trPr>
          <w:gridAfter w:val="1"/>
          <w:wAfter w:w="146" w:type="dxa"/>
          <w:trHeight w:val="450"/>
        </w:trPr>
        <w:tc>
          <w:tcPr>
            <w:tcW w:w="946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3C96639A" w14:textId="77777777" w:rsidR="00811CC1" w:rsidRPr="00811CC1" w:rsidRDefault="00811CC1" w:rsidP="00811CC1">
            <w:pPr>
              <w:spacing w:after="0" w:line="240" w:lineRule="auto"/>
              <w:rPr>
                <w:rFonts w:ascii="Aptos Narrow" w:eastAsia="Times New Roman" w:hAnsi="Aptos Narrow" w:cs="Times New Roman"/>
                <w:color w:val="000000"/>
                <w:kern w:val="0"/>
                <w:lang w:eastAsia="es-CL"/>
                <w14:ligatures w14:val="none"/>
              </w:rPr>
            </w:pPr>
            <w:r w:rsidRPr="00811CC1">
              <w:rPr>
                <w:rFonts w:ascii="Aptos Narrow" w:eastAsia="Times New Roman" w:hAnsi="Aptos Narrow" w:cs="Times New Roman"/>
                <w:color w:val="000000"/>
                <w:kern w:val="0"/>
                <w:lang w:eastAsia="es-CL"/>
                <w14:ligatures w14:val="none"/>
              </w:rPr>
              <w:t>1- El usuario solicita la recuperación desde la página de inicio de sesión.</w:t>
            </w:r>
            <w:r w:rsidRPr="00811CC1">
              <w:rPr>
                <w:rFonts w:ascii="Aptos Narrow" w:eastAsia="Times New Roman" w:hAnsi="Aptos Narrow" w:cs="Times New Roman"/>
                <w:color w:val="000000"/>
                <w:kern w:val="0"/>
                <w:lang w:eastAsia="es-CL"/>
                <w14:ligatures w14:val="none"/>
              </w:rPr>
              <w:br/>
              <w:t>2- Ingresa su correo electrónico.</w:t>
            </w:r>
            <w:r w:rsidRPr="00811CC1">
              <w:rPr>
                <w:rFonts w:ascii="Aptos Narrow" w:eastAsia="Times New Roman" w:hAnsi="Aptos Narrow" w:cs="Times New Roman"/>
                <w:color w:val="000000"/>
                <w:kern w:val="0"/>
                <w:lang w:eastAsia="es-CL"/>
                <w14:ligatures w14:val="none"/>
              </w:rPr>
              <w:br/>
              <w:t>3- El sistema envía un enlace para restablecer la contraseña.</w:t>
            </w:r>
            <w:r w:rsidRPr="00811CC1">
              <w:rPr>
                <w:rFonts w:ascii="Aptos Narrow" w:eastAsia="Times New Roman" w:hAnsi="Aptos Narrow" w:cs="Times New Roman"/>
                <w:color w:val="000000"/>
                <w:kern w:val="0"/>
                <w:lang w:eastAsia="es-CL"/>
                <w14:ligatures w14:val="none"/>
              </w:rPr>
              <w:br/>
              <w:t>4- El usuario accede al enlace y establece una nueva contraseña.</w:t>
            </w:r>
            <w:r w:rsidRPr="00811CC1">
              <w:rPr>
                <w:rFonts w:ascii="Aptos Narrow" w:eastAsia="Times New Roman" w:hAnsi="Aptos Narrow" w:cs="Times New Roman"/>
                <w:color w:val="000000"/>
                <w:kern w:val="0"/>
                <w:lang w:eastAsia="es-CL"/>
                <w14:ligatures w14:val="none"/>
              </w:rPr>
              <w:br/>
              <w:t>5- El sistema actualiza la base de datos con la nueva contraseña encriptada.</w:t>
            </w:r>
          </w:p>
        </w:tc>
      </w:tr>
      <w:tr w:rsidR="00811CC1" w:rsidRPr="00811CC1" w14:paraId="76FAC05A" w14:textId="77777777" w:rsidTr="009F0099">
        <w:trPr>
          <w:trHeight w:val="288"/>
        </w:trPr>
        <w:tc>
          <w:tcPr>
            <w:tcW w:w="9460" w:type="dxa"/>
            <w:gridSpan w:val="2"/>
            <w:vMerge/>
            <w:tcBorders>
              <w:top w:val="single" w:sz="4" w:space="0" w:color="auto"/>
              <w:left w:val="single" w:sz="4" w:space="0" w:color="auto"/>
              <w:bottom w:val="single" w:sz="4" w:space="0" w:color="auto"/>
              <w:right w:val="single" w:sz="4" w:space="0" w:color="auto"/>
            </w:tcBorders>
            <w:vAlign w:val="center"/>
            <w:hideMark/>
          </w:tcPr>
          <w:p w14:paraId="410F9605" w14:textId="77777777" w:rsidR="00811CC1" w:rsidRPr="00811CC1" w:rsidRDefault="00811CC1" w:rsidP="00811CC1">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0DFB2658" w14:textId="77777777" w:rsidR="00811CC1" w:rsidRPr="00811CC1" w:rsidRDefault="00811CC1" w:rsidP="00811CC1">
            <w:pPr>
              <w:spacing w:after="0" w:line="240" w:lineRule="auto"/>
              <w:rPr>
                <w:rFonts w:ascii="Aptos Narrow" w:eastAsia="Times New Roman" w:hAnsi="Aptos Narrow" w:cs="Times New Roman"/>
                <w:color w:val="000000"/>
                <w:kern w:val="0"/>
                <w:lang w:eastAsia="es-CL"/>
                <w14:ligatures w14:val="none"/>
              </w:rPr>
            </w:pPr>
          </w:p>
        </w:tc>
      </w:tr>
      <w:tr w:rsidR="00811CC1" w:rsidRPr="00811CC1" w14:paraId="2CFEFB0D" w14:textId="77777777" w:rsidTr="009F0099">
        <w:trPr>
          <w:trHeight w:val="288"/>
        </w:trPr>
        <w:tc>
          <w:tcPr>
            <w:tcW w:w="9460" w:type="dxa"/>
            <w:gridSpan w:val="2"/>
            <w:vMerge/>
            <w:tcBorders>
              <w:top w:val="single" w:sz="4" w:space="0" w:color="auto"/>
              <w:left w:val="single" w:sz="4" w:space="0" w:color="auto"/>
              <w:bottom w:val="single" w:sz="4" w:space="0" w:color="auto"/>
              <w:right w:val="single" w:sz="4" w:space="0" w:color="auto"/>
            </w:tcBorders>
            <w:vAlign w:val="center"/>
            <w:hideMark/>
          </w:tcPr>
          <w:p w14:paraId="0CB23A5B" w14:textId="77777777" w:rsidR="00811CC1" w:rsidRPr="00811CC1" w:rsidRDefault="00811CC1" w:rsidP="00811CC1">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2C7559B3" w14:textId="77777777" w:rsidR="00811CC1" w:rsidRPr="00811CC1" w:rsidRDefault="00811CC1" w:rsidP="00811CC1">
            <w:pPr>
              <w:spacing w:after="0" w:line="240" w:lineRule="auto"/>
              <w:rPr>
                <w:rFonts w:ascii="Times New Roman" w:eastAsia="Times New Roman" w:hAnsi="Times New Roman" w:cs="Times New Roman"/>
                <w:kern w:val="0"/>
                <w:sz w:val="20"/>
                <w:szCs w:val="20"/>
                <w:lang w:eastAsia="es-CL"/>
                <w14:ligatures w14:val="none"/>
              </w:rPr>
            </w:pPr>
          </w:p>
        </w:tc>
      </w:tr>
      <w:tr w:rsidR="00811CC1" w:rsidRPr="00811CC1" w14:paraId="3677327C" w14:textId="77777777" w:rsidTr="009F0099">
        <w:trPr>
          <w:trHeight w:val="288"/>
        </w:trPr>
        <w:tc>
          <w:tcPr>
            <w:tcW w:w="9460" w:type="dxa"/>
            <w:gridSpan w:val="2"/>
            <w:vMerge/>
            <w:tcBorders>
              <w:top w:val="single" w:sz="4" w:space="0" w:color="auto"/>
              <w:left w:val="single" w:sz="4" w:space="0" w:color="auto"/>
              <w:bottom w:val="single" w:sz="4" w:space="0" w:color="auto"/>
              <w:right w:val="single" w:sz="4" w:space="0" w:color="auto"/>
            </w:tcBorders>
            <w:vAlign w:val="center"/>
            <w:hideMark/>
          </w:tcPr>
          <w:p w14:paraId="4CF1DF17" w14:textId="77777777" w:rsidR="00811CC1" w:rsidRPr="00811CC1" w:rsidRDefault="00811CC1" w:rsidP="00811CC1">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76084620" w14:textId="77777777" w:rsidR="00811CC1" w:rsidRPr="00811CC1" w:rsidRDefault="00811CC1" w:rsidP="00811CC1">
            <w:pPr>
              <w:spacing w:after="0" w:line="240" w:lineRule="auto"/>
              <w:rPr>
                <w:rFonts w:ascii="Times New Roman" w:eastAsia="Times New Roman" w:hAnsi="Times New Roman" w:cs="Times New Roman"/>
                <w:kern w:val="0"/>
                <w:sz w:val="20"/>
                <w:szCs w:val="20"/>
                <w:lang w:eastAsia="es-CL"/>
                <w14:ligatures w14:val="none"/>
              </w:rPr>
            </w:pPr>
          </w:p>
        </w:tc>
      </w:tr>
      <w:tr w:rsidR="00811CC1" w:rsidRPr="00811CC1" w14:paraId="507AB2C2" w14:textId="77777777" w:rsidTr="009F0099">
        <w:trPr>
          <w:trHeight w:val="288"/>
        </w:trPr>
        <w:tc>
          <w:tcPr>
            <w:tcW w:w="9460" w:type="dxa"/>
            <w:gridSpan w:val="2"/>
            <w:vMerge/>
            <w:tcBorders>
              <w:top w:val="single" w:sz="4" w:space="0" w:color="auto"/>
              <w:left w:val="single" w:sz="4" w:space="0" w:color="auto"/>
              <w:bottom w:val="single" w:sz="4" w:space="0" w:color="auto"/>
              <w:right w:val="single" w:sz="4" w:space="0" w:color="auto"/>
            </w:tcBorders>
            <w:vAlign w:val="center"/>
            <w:hideMark/>
          </w:tcPr>
          <w:p w14:paraId="15D89870" w14:textId="77777777" w:rsidR="00811CC1" w:rsidRPr="00811CC1" w:rsidRDefault="00811CC1" w:rsidP="00811CC1">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315CCEEA" w14:textId="77777777" w:rsidR="00811CC1" w:rsidRPr="00811CC1" w:rsidRDefault="00811CC1" w:rsidP="00811CC1">
            <w:pPr>
              <w:spacing w:after="0" w:line="240" w:lineRule="auto"/>
              <w:rPr>
                <w:rFonts w:ascii="Times New Roman" w:eastAsia="Times New Roman" w:hAnsi="Times New Roman" w:cs="Times New Roman"/>
                <w:kern w:val="0"/>
                <w:sz w:val="20"/>
                <w:szCs w:val="20"/>
                <w:lang w:eastAsia="es-CL"/>
                <w14:ligatures w14:val="none"/>
              </w:rPr>
            </w:pPr>
          </w:p>
        </w:tc>
      </w:tr>
      <w:tr w:rsidR="00811CC1" w:rsidRPr="00811CC1" w14:paraId="020CA1B9" w14:textId="77777777" w:rsidTr="009F0099">
        <w:trPr>
          <w:trHeight w:val="288"/>
        </w:trPr>
        <w:tc>
          <w:tcPr>
            <w:tcW w:w="9460" w:type="dxa"/>
            <w:gridSpan w:val="2"/>
            <w:vMerge/>
            <w:tcBorders>
              <w:top w:val="single" w:sz="4" w:space="0" w:color="auto"/>
              <w:left w:val="single" w:sz="4" w:space="0" w:color="auto"/>
              <w:bottom w:val="single" w:sz="4" w:space="0" w:color="auto"/>
              <w:right w:val="single" w:sz="4" w:space="0" w:color="auto"/>
            </w:tcBorders>
            <w:vAlign w:val="center"/>
            <w:hideMark/>
          </w:tcPr>
          <w:p w14:paraId="0E28AED2" w14:textId="77777777" w:rsidR="00811CC1" w:rsidRPr="00811CC1" w:rsidRDefault="00811CC1" w:rsidP="00811CC1">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49C768CF" w14:textId="77777777" w:rsidR="00811CC1" w:rsidRPr="00811CC1" w:rsidRDefault="00811CC1" w:rsidP="00811CC1">
            <w:pPr>
              <w:spacing w:after="0" w:line="240" w:lineRule="auto"/>
              <w:rPr>
                <w:rFonts w:ascii="Times New Roman" w:eastAsia="Times New Roman" w:hAnsi="Times New Roman" w:cs="Times New Roman"/>
                <w:kern w:val="0"/>
                <w:sz w:val="20"/>
                <w:szCs w:val="20"/>
                <w:lang w:eastAsia="es-CL"/>
                <w14:ligatures w14:val="none"/>
              </w:rPr>
            </w:pPr>
          </w:p>
        </w:tc>
      </w:tr>
    </w:tbl>
    <w:p w14:paraId="3C098C07" w14:textId="77777777" w:rsidR="00921B48" w:rsidRDefault="00921B48" w:rsidP="00610E53"/>
    <w:p w14:paraId="5560955B" w14:textId="267A3E6B" w:rsidR="006517CD" w:rsidRDefault="006517CD" w:rsidP="006517CD">
      <w:pPr>
        <w:pStyle w:val="Descripcin"/>
        <w:keepNext/>
      </w:pPr>
      <w:bookmarkStart w:id="99" w:name="_Toc183468051"/>
      <w:r>
        <w:t xml:space="preserve">Ilustración </w:t>
      </w:r>
      <w:fldSimple w:instr=" SEQ Ilustración \* ARABIC ">
        <w:r w:rsidR="002C5966">
          <w:rPr>
            <w:noProof/>
          </w:rPr>
          <w:t>11</w:t>
        </w:r>
      </w:fldSimple>
      <w:r>
        <w:t xml:space="preserve">- Caso de uso - </w:t>
      </w:r>
      <w:r w:rsidRPr="006C7B77">
        <w:t>Recuperación de Contraseña</w:t>
      </w:r>
      <w:bookmarkEnd w:id="99"/>
    </w:p>
    <w:p w14:paraId="3F162022" w14:textId="49252A0B" w:rsidR="00B51337" w:rsidRDefault="00B51337" w:rsidP="00610E53">
      <w:r>
        <w:rPr>
          <w:noProof/>
        </w:rPr>
        <w:drawing>
          <wp:inline distT="0" distB="0" distL="0" distR="0" wp14:anchorId="7E6EB873" wp14:editId="2D119ADD">
            <wp:extent cx="5612130" cy="1609725"/>
            <wp:effectExtent l="19050" t="19050" r="26670" b="28575"/>
            <wp:docPr id="25434251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2513" name="Imagen 4" descr="Dia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1609725"/>
                    </a:xfrm>
                    <a:prstGeom prst="rect">
                      <a:avLst/>
                    </a:prstGeom>
                    <a:noFill/>
                    <a:ln>
                      <a:solidFill>
                        <a:schemeClr val="tx1"/>
                      </a:solidFill>
                    </a:ln>
                  </pic:spPr>
                </pic:pic>
              </a:graphicData>
            </a:graphic>
          </wp:inline>
        </w:drawing>
      </w:r>
    </w:p>
    <w:p w14:paraId="1DD0F1A8" w14:textId="77777777" w:rsidR="00B51337" w:rsidRDefault="00B51337" w:rsidP="00610E53"/>
    <w:p w14:paraId="7AB0346A" w14:textId="25FA5733" w:rsidR="537DC3B6" w:rsidRDefault="537DC3B6"/>
    <w:p w14:paraId="77DB3C57" w14:textId="492CB770" w:rsidR="537DC3B6" w:rsidRDefault="537DC3B6"/>
    <w:p w14:paraId="3EDFFEC7" w14:textId="4C1C2AC1" w:rsidR="537DC3B6" w:rsidRDefault="537DC3B6"/>
    <w:p w14:paraId="26784349" w14:textId="68431CB3" w:rsidR="537DC3B6" w:rsidRDefault="537DC3B6"/>
    <w:p w14:paraId="511FB01E" w14:textId="1BAD2F5B" w:rsidR="537DC3B6" w:rsidRDefault="537DC3B6"/>
    <w:p w14:paraId="59FB7358" w14:textId="1978BBBC" w:rsidR="537DC3B6" w:rsidRDefault="537DC3B6"/>
    <w:p w14:paraId="21D8D8A5" w14:textId="4629A8BD" w:rsidR="537DC3B6" w:rsidRDefault="537DC3B6"/>
    <w:p w14:paraId="17280835" w14:textId="72E60D58" w:rsidR="537DC3B6" w:rsidRDefault="537DC3B6"/>
    <w:p w14:paraId="4880CCA0" w14:textId="3BEA4BFB" w:rsidR="537DC3B6" w:rsidRDefault="537DC3B6"/>
    <w:p w14:paraId="5E185F0B" w14:textId="31834628" w:rsidR="537DC3B6" w:rsidRDefault="537DC3B6"/>
    <w:p w14:paraId="43E04294" w14:textId="2DCCF40C" w:rsidR="009F0099" w:rsidRDefault="009F0099" w:rsidP="009F0099">
      <w:pPr>
        <w:pStyle w:val="Descripcin"/>
        <w:keepNext/>
      </w:pPr>
      <w:bookmarkStart w:id="100" w:name="_Toc183468901"/>
      <w:r>
        <w:t xml:space="preserve">Tabla </w:t>
      </w:r>
      <w:fldSimple w:instr=" SEQ Tabla \* ARABIC ">
        <w:r w:rsidR="002C5966">
          <w:rPr>
            <w:noProof/>
          </w:rPr>
          <w:t>6</w:t>
        </w:r>
      </w:fldSimple>
      <w:r>
        <w:t xml:space="preserve"> </w:t>
      </w:r>
      <w:r w:rsidRPr="000F2B52">
        <w:t>- Caso de uso - CU-0</w:t>
      </w:r>
      <w:r>
        <w:t>4</w:t>
      </w:r>
      <w:bookmarkEnd w:id="100"/>
    </w:p>
    <w:tbl>
      <w:tblPr>
        <w:tblW w:w="9606" w:type="dxa"/>
        <w:tblCellMar>
          <w:top w:w="15" w:type="dxa"/>
          <w:left w:w="70" w:type="dxa"/>
          <w:right w:w="70" w:type="dxa"/>
        </w:tblCellMar>
        <w:tblLook w:val="04A0" w:firstRow="1" w:lastRow="0" w:firstColumn="1" w:lastColumn="0" w:noHBand="0" w:noVBand="1"/>
      </w:tblPr>
      <w:tblGrid>
        <w:gridCol w:w="1460"/>
        <w:gridCol w:w="8000"/>
        <w:gridCol w:w="146"/>
      </w:tblGrid>
      <w:tr w:rsidR="003C3568" w:rsidRPr="003C3568" w14:paraId="603C9492" w14:textId="77777777" w:rsidTr="009F0099">
        <w:trPr>
          <w:gridAfter w:val="1"/>
          <w:wAfter w:w="146" w:type="dxa"/>
          <w:trHeight w:val="288"/>
        </w:trPr>
        <w:tc>
          <w:tcPr>
            <w:tcW w:w="146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12BA88FC" w14:textId="77777777" w:rsidR="003C3568" w:rsidRPr="003C3568" w:rsidRDefault="003C3568" w:rsidP="003C3568">
            <w:pPr>
              <w:spacing w:after="0" w:line="240" w:lineRule="auto"/>
              <w:rPr>
                <w:rFonts w:ascii="Aptos Narrow" w:eastAsia="Times New Roman" w:hAnsi="Aptos Narrow" w:cs="Times New Roman"/>
                <w:b/>
                <w:bCs/>
                <w:color w:val="000000"/>
                <w:kern w:val="0"/>
                <w:lang w:eastAsia="es-CL"/>
                <w14:ligatures w14:val="none"/>
              </w:rPr>
            </w:pPr>
            <w:r w:rsidRPr="003C3568">
              <w:rPr>
                <w:rFonts w:ascii="Aptos Narrow" w:eastAsia="Times New Roman" w:hAnsi="Aptos Narrow" w:cs="Times New Roman"/>
                <w:b/>
                <w:bCs/>
                <w:color w:val="000000"/>
                <w:kern w:val="0"/>
                <w:lang w:eastAsia="es-CL"/>
                <w14:ligatures w14:val="none"/>
              </w:rPr>
              <w:t>Caso N°</w:t>
            </w:r>
          </w:p>
        </w:tc>
        <w:tc>
          <w:tcPr>
            <w:tcW w:w="8000" w:type="dxa"/>
            <w:tcBorders>
              <w:top w:val="single" w:sz="4" w:space="0" w:color="auto"/>
              <w:left w:val="nil"/>
              <w:bottom w:val="single" w:sz="4" w:space="0" w:color="auto"/>
              <w:right w:val="single" w:sz="4" w:space="0" w:color="auto"/>
            </w:tcBorders>
            <w:shd w:val="clear" w:color="auto" w:fill="auto"/>
            <w:noWrap/>
            <w:vAlign w:val="bottom"/>
            <w:hideMark/>
          </w:tcPr>
          <w:p w14:paraId="1925F534" w14:textId="77777777" w:rsidR="003C3568" w:rsidRPr="003C3568" w:rsidRDefault="003C3568" w:rsidP="003C3568">
            <w:pPr>
              <w:spacing w:after="0" w:line="240" w:lineRule="auto"/>
              <w:rPr>
                <w:rFonts w:ascii="Aptos Narrow" w:eastAsia="Times New Roman" w:hAnsi="Aptos Narrow" w:cs="Times New Roman"/>
                <w:color w:val="000000"/>
                <w:kern w:val="0"/>
                <w:lang w:eastAsia="es-CL"/>
                <w14:ligatures w14:val="none"/>
              </w:rPr>
            </w:pPr>
            <w:r w:rsidRPr="003C3568">
              <w:rPr>
                <w:rFonts w:ascii="Aptos Narrow" w:eastAsia="Times New Roman" w:hAnsi="Aptos Narrow" w:cs="Times New Roman"/>
                <w:color w:val="000000"/>
                <w:kern w:val="0"/>
                <w:lang w:eastAsia="es-CL"/>
                <w14:ligatures w14:val="none"/>
              </w:rPr>
              <w:t>CU-04</w:t>
            </w:r>
          </w:p>
        </w:tc>
      </w:tr>
      <w:tr w:rsidR="003C3568" w:rsidRPr="003C3568" w14:paraId="02B3D1D3"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0F1C8639" w14:textId="77777777" w:rsidR="003C3568" w:rsidRPr="003C3568" w:rsidRDefault="003C3568" w:rsidP="003C3568">
            <w:pPr>
              <w:spacing w:after="0" w:line="240" w:lineRule="auto"/>
              <w:rPr>
                <w:rFonts w:ascii="Aptos Narrow" w:eastAsia="Times New Roman" w:hAnsi="Aptos Narrow" w:cs="Times New Roman"/>
                <w:b/>
                <w:bCs/>
                <w:color w:val="000000"/>
                <w:kern w:val="0"/>
                <w:lang w:eastAsia="es-CL"/>
                <w14:ligatures w14:val="none"/>
              </w:rPr>
            </w:pPr>
            <w:r w:rsidRPr="003C3568">
              <w:rPr>
                <w:rFonts w:ascii="Aptos Narrow" w:eastAsia="Times New Roman" w:hAnsi="Aptos Narrow" w:cs="Times New Roman"/>
                <w:b/>
                <w:bCs/>
                <w:color w:val="000000"/>
                <w:kern w:val="0"/>
                <w:lang w:eastAsia="es-CL"/>
                <w14:ligatures w14:val="none"/>
              </w:rPr>
              <w:t>Nombre</w:t>
            </w:r>
          </w:p>
        </w:tc>
        <w:tc>
          <w:tcPr>
            <w:tcW w:w="8000" w:type="dxa"/>
            <w:tcBorders>
              <w:top w:val="nil"/>
              <w:left w:val="nil"/>
              <w:bottom w:val="single" w:sz="4" w:space="0" w:color="auto"/>
              <w:right w:val="single" w:sz="4" w:space="0" w:color="auto"/>
            </w:tcBorders>
            <w:shd w:val="clear" w:color="auto" w:fill="auto"/>
            <w:noWrap/>
            <w:vAlign w:val="bottom"/>
            <w:hideMark/>
          </w:tcPr>
          <w:p w14:paraId="545602BC" w14:textId="77777777" w:rsidR="003C3568" w:rsidRPr="003C3568" w:rsidRDefault="003C3568" w:rsidP="003C3568">
            <w:pPr>
              <w:spacing w:after="0" w:line="240" w:lineRule="auto"/>
              <w:rPr>
                <w:rFonts w:ascii="Aptos Narrow" w:eastAsia="Times New Roman" w:hAnsi="Aptos Narrow" w:cs="Times New Roman"/>
                <w:color w:val="000000"/>
                <w:kern w:val="0"/>
                <w:lang w:eastAsia="es-CL"/>
                <w14:ligatures w14:val="none"/>
              </w:rPr>
            </w:pPr>
            <w:r w:rsidRPr="003C3568">
              <w:rPr>
                <w:rFonts w:ascii="Aptos Narrow" w:eastAsia="Times New Roman" w:hAnsi="Aptos Narrow" w:cs="Times New Roman"/>
                <w:color w:val="000000"/>
                <w:kern w:val="0"/>
                <w:lang w:eastAsia="es-CL"/>
                <w14:ligatures w14:val="none"/>
              </w:rPr>
              <w:t>Creación de Empresa</w:t>
            </w:r>
          </w:p>
        </w:tc>
      </w:tr>
      <w:tr w:rsidR="003C3568" w:rsidRPr="003C3568" w14:paraId="5CFE5B23"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478531DE" w14:textId="77777777" w:rsidR="003C3568" w:rsidRPr="003C3568" w:rsidRDefault="003C3568" w:rsidP="003C3568">
            <w:pPr>
              <w:spacing w:after="0" w:line="240" w:lineRule="auto"/>
              <w:rPr>
                <w:rFonts w:ascii="Aptos Narrow" w:eastAsia="Times New Roman" w:hAnsi="Aptos Narrow" w:cs="Times New Roman"/>
                <w:b/>
                <w:bCs/>
                <w:color w:val="000000"/>
                <w:kern w:val="0"/>
                <w:lang w:eastAsia="es-CL"/>
                <w14:ligatures w14:val="none"/>
              </w:rPr>
            </w:pPr>
            <w:r w:rsidRPr="003C3568">
              <w:rPr>
                <w:rFonts w:ascii="Aptos Narrow" w:eastAsia="Times New Roman" w:hAnsi="Aptos Narrow" w:cs="Times New Roman"/>
                <w:b/>
                <w:bCs/>
                <w:color w:val="000000"/>
                <w:kern w:val="0"/>
                <w:lang w:eastAsia="es-CL"/>
                <w14:ligatures w14:val="none"/>
              </w:rPr>
              <w:t>Actor</w:t>
            </w:r>
          </w:p>
        </w:tc>
        <w:tc>
          <w:tcPr>
            <w:tcW w:w="8000" w:type="dxa"/>
            <w:tcBorders>
              <w:top w:val="nil"/>
              <w:left w:val="nil"/>
              <w:bottom w:val="single" w:sz="4" w:space="0" w:color="auto"/>
              <w:right w:val="single" w:sz="4" w:space="0" w:color="auto"/>
            </w:tcBorders>
            <w:shd w:val="clear" w:color="auto" w:fill="auto"/>
            <w:noWrap/>
            <w:vAlign w:val="bottom"/>
            <w:hideMark/>
          </w:tcPr>
          <w:p w14:paraId="5BD6DD8D" w14:textId="77777777" w:rsidR="003C3568" w:rsidRPr="003C3568" w:rsidRDefault="003C3568" w:rsidP="003C3568">
            <w:pPr>
              <w:spacing w:after="0" w:line="240" w:lineRule="auto"/>
              <w:rPr>
                <w:rFonts w:ascii="Aptos Narrow" w:eastAsia="Times New Roman" w:hAnsi="Aptos Narrow" w:cs="Times New Roman"/>
                <w:color w:val="000000"/>
                <w:kern w:val="0"/>
                <w:lang w:eastAsia="es-CL"/>
                <w14:ligatures w14:val="none"/>
              </w:rPr>
            </w:pPr>
            <w:r w:rsidRPr="003C3568">
              <w:rPr>
                <w:rFonts w:ascii="Aptos Narrow" w:eastAsia="Times New Roman" w:hAnsi="Aptos Narrow" w:cs="Times New Roman"/>
                <w:color w:val="000000"/>
                <w:kern w:val="0"/>
                <w:lang w:eastAsia="es-CL"/>
                <w14:ligatures w14:val="none"/>
              </w:rPr>
              <w:t>Usuario</w:t>
            </w:r>
          </w:p>
        </w:tc>
      </w:tr>
      <w:tr w:rsidR="003C3568" w:rsidRPr="003C3568" w14:paraId="1D518E5E"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24FB43A7" w14:textId="77777777" w:rsidR="003C3568" w:rsidRPr="003C3568" w:rsidRDefault="003C3568" w:rsidP="003C3568">
            <w:pPr>
              <w:spacing w:after="0" w:line="240" w:lineRule="auto"/>
              <w:rPr>
                <w:rFonts w:ascii="Aptos Narrow" w:eastAsia="Times New Roman" w:hAnsi="Aptos Narrow" w:cs="Times New Roman"/>
                <w:b/>
                <w:bCs/>
                <w:color w:val="000000"/>
                <w:kern w:val="0"/>
                <w:lang w:eastAsia="es-CL"/>
                <w14:ligatures w14:val="none"/>
              </w:rPr>
            </w:pPr>
            <w:r w:rsidRPr="003C3568">
              <w:rPr>
                <w:rFonts w:ascii="Aptos Narrow" w:eastAsia="Times New Roman" w:hAnsi="Aptos Narrow" w:cs="Times New Roman"/>
                <w:b/>
                <w:bCs/>
                <w:color w:val="000000"/>
                <w:kern w:val="0"/>
                <w:lang w:eastAsia="es-CL"/>
                <w14:ligatures w14:val="none"/>
              </w:rPr>
              <w:t>Precondición</w:t>
            </w:r>
          </w:p>
        </w:tc>
        <w:tc>
          <w:tcPr>
            <w:tcW w:w="8000" w:type="dxa"/>
            <w:tcBorders>
              <w:top w:val="nil"/>
              <w:left w:val="nil"/>
              <w:bottom w:val="single" w:sz="4" w:space="0" w:color="auto"/>
              <w:right w:val="single" w:sz="4" w:space="0" w:color="auto"/>
            </w:tcBorders>
            <w:shd w:val="clear" w:color="auto" w:fill="auto"/>
            <w:noWrap/>
            <w:vAlign w:val="bottom"/>
            <w:hideMark/>
          </w:tcPr>
          <w:p w14:paraId="565F33C2" w14:textId="77777777" w:rsidR="003C3568" w:rsidRPr="003C3568" w:rsidRDefault="003C3568" w:rsidP="003C3568">
            <w:pPr>
              <w:spacing w:after="0" w:line="240" w:lineRule="auto"/>
              <w:rPr>
                <w:rFonts w:ascii="Aptos Narrow" w:eastAsia="Times New Roman" w:hAnsi="Aptos Narrow" w:cs="Times New Roman"/>
                <w:color w:val="000000"/>
                <w:kern w:val="0"/>
                <w:lang w:eastAsia="es-CL"/>
                <w14:ligatures w14:val="none"/>
              </w:rPr>
            </w:pPr>
            <w:r w:rsidRPr="003C3568">
              <w:rPr>
                <w:rFonts w:ascii="Aptos Narrow" w:eastAsia="Times New Roman" w:hAnsi="Aptos Narrow" w:cs="Times New Roman"/>
                <w:color w:val="000000"/>
                <w:kern w:val="0"/>
                <w:lang w:eastAsia="es-CL"/>
                <w14:ligatures w14:val="none"/>
              </w:rPr>
              <w:t>El usuario debe estar autenticado.</w:t>
            </w:r>
          </w:p>
        </w:tc>
      </w:tr>
      <w:tr w:rsidR="003C3568" w:rsidRPr="003C3568" w14:paraId="093BDD62"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5CCF6D69" w14:textId="77777777" w:rsidR="003C3568" w:rsidRPr="003C3568" w:rsidRDefault="003C3568" w:rsidP="003C3568">
            <w:pPr>
              <w:spacing w:after="0" w:line="240" w:lineRule="auto"/>
              <w:rPr>
                <w:rFonts w:ascii="Aptos Narrow" w:eastAsia="Times New Roman" w:hAnsi="Aptos Narrow" w:cs="Times New Roman"/>
                <w:b/>
                <w:bCs/>
                <w:color w:val="000000"/>
                <w:kern w:val="0"/>
                <w:lang w:eastAsia="es-CL"/>
                <w14:ligatures w14:val="none"/>
              </w:rPr>
            </w:pPr>
            <w:r w:rsidRPr="003C3568">
              <w:rPr>
                <w:rFonts w:ascii="Aptos Narrow" w:eastAsia="Times New Roman" w:hAnsi="Aptos Narrow" w:cs="Times New Roman"/>
                <w:b/>
                <w:bCs/>
                <w:color w:val="000000"/>
                <w:kern w:val="0"/>
                <w:lang w:eastAsia="es-CL"/>
                <w14:ligatures w14:val="none"/>
              </w:rPr>
              <w:t>Postcondición</w:t>
            </w:r>
          </w:p>
        </w:tc>
        <w:tc>
          <w:tcPr>
            <w:tcW w:w="8000" w:type="dxa"/>
            <w:tcBorders>
              <w:top w:val="nil"/>
              <w:left w:val="nil"/>
              <w:bottom w:val="nil"/>
              <w:right w:val="nil"/>
            </w:tcBorders>
            <w:shd w:val="clear" w:color="auto" w:fill="auto"/>
            <w:noWrap/>
            <w:vAlign w:val="bottom"/>
            <w:hideMark/>
          </w:tcPr>
          <w:p w14:paraId="1CA53701" w14:textId="77777777" w:rsidR="003C3568" w:rsidRPr="003C3568" w:rsidRDefault="003C3568" w:rsidP="003C3568">
            <w:pPr>
              <w:spacing w:after="0" w:line="240" w:lineRule="auto"/>
              <w:rPr>
                <w:rFonts w:ascii="Aptos Narrow" w:eastAsia="Times New Roman" w:hAnsi="Aptos Narrow" w:cs="Times New Roman"/>
                <w:color w:val="000000"/>
                <w:kern w:val="0"/>
                <w:lang w:eastAsia="es-CL"/>
                <w14:ligatures w14:val="none"/>
              </w:rPr>
            </w:pPr>
            <w:r w:rsidRPr="003C3568">
              <w:rPr>
                <w:rFonts w:ascii="Aptos Narrow" w:eastAsia="Times New Roman" w:hAnsi="Aptos Narrow" w:cs="Times New Roman"/>
                <w:color w:val="000000"/>
                <w:kern w:val="0"/>
                <w:lang w:eastAsia="es-CL"/>
                <w14:ligatures w14:val="none"/>
              </w:rPr>
              <w:t>La empresa queda registrada y disponible para asociarla con órdenes.</w:t>
            </w:r>
          </w:p>
        </w:tc>
      </w:tr>
      <w:tr w:rsidR="003C3568" w:rsidRPr="003C3568" w14:paraId="5CB58C37" w14:textId="77777777" w:rsidTr="009F0099">
        <w:trPr>
          <w:gridAfter w:val="1"/>
          <w:wAfter w:w="146" w:type="dxa"/>
          <w:trHeight w:val="288"/>
        </w:trPr>
        <w:tc>
          <w:tcPr>
            <w:tcW w:w="9460"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8A8BF08" w14:textId="77777777" w:rsidR="003C3568" w:rsidRPr="003C3568" w:rsidRDefault="003C3568" w:rsidP="003C3568">
            <w:pPr>
              <w:spacing w:after="0" w:line="240" w:lineRule="auto"/>
              <w:jc w:val="center"/>
              <w:rPr>
                <w:rFonts w:ascii="Aptos Narrow" w:eastAsia="Times New Roman" w:hAnsi="Aptos Narrow" w:cs="Times New Roman"/>
                <w:b/>
                <w:bCs/>
                <w:color w:val="000000"/>
                <w:kern w:val="0"/>
                <w:lang w:eastAsia="es-CL"/>
                <w14:ligatures w14:val="none"/>
              </w:rPr>
            </w:pPr>
            <w:r w:rsidRPr="003C3568">
              <w:rPr>
                <w:rFonts w:ascii="Aptos Narrow" w:eastAsia="Times New Roman" w:hAnsi="Aptos Narrow" w:cs="Times New Roman"/>
                <w:b/>
                <w:bCs/>
                <w:color w:val="000000"/>
                <w:kern w:val="0"/>
                <w:lang w:eastAsia="es-CL"/>
                <w14:ligatures w14:val="none"/>
              </w:rPr>
              <w:t>Flujo principal</w:t>
            </w:r>
          </w:p>
        </w:tc>
      </w:tr>
      <w:tr w:rsidR="003C3568" w:rsidRPr="003C3568" w14:paraId="5ECF7B4A" w14:textId="77777777" w:rsidTr="009F0099">
        <w:trPr>
          <w:gridAfter w:val="1"/>
          <w:wAfter w:w="146" w:type="dxa"/>
          <w:trHeight w:val="450"/>
        </w:trPr>
        <w:tc>
          <w:tcPr>
            <w:tcW w:w="946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3BD112EA" w14:textId="77777777" w:rsidR="003C3568" w:rsidRPr="003C3568" w:rsidRDefault="003C3568" w:rsidP="003C3568">
            <w:pPr>
              <w:spacing w:after="0" w:line="240" w:lineRule="auto"/>
              <w:rPr>
                <w:rFonts w:ascii="Aptos Narrow" w:eastAsia="Times New Roman" w:hAnsi="Aptos Narrow" w:cs="Times New Roman"/>
                <w:color w:val="000000"/>
                <w:kern w:val="0"/>
                <w:lang w:eastAsia="es-CL"/>
                <w14:ligatures w14:val="none"/>
              </w:rPr>
            </w:pPr>
            <w:r w:rsidRPr="003C3568">
              <w:rPr>
                <w:rFonts w:ascii="Aptos Narrow" w:eastAsia="Times New Roman" w:hAnsi="Aptos Narrow" w:cs="Times New Roman"/>
                <w:color w:val="000000"/>
                <w:kern w:val="0"/>
                <w:lang w:eastAsia="es-CL"/>
                <w14:ligatures w14:val="none"/>
              </w:rPr>
              <w:t>1- El usuario accede a la sección "Registrar Empresa".</w:t>
            </w:r>
            <w:r w:rsidRPr="003C3568">
              <w:rPr>
                <w:rFonts w:ascii="Aptos Narrow" w:eastAsia="Times New Roman" w:hAnsi="Aptos Narrow" w:cs="Times New Roman"/>
                <w:color w:val="000000"/>
                <w:kern w:val="0"/>
                <w:lang w:eastAsia="es-CL"/>
                <w14:ligatures w14:val="none"/>
              </w:rPr>
              <w:br/>
              <w:t>2- Completa el formulario con datos de la empresa (nombre, dirección, contacto).</w:t>
            </w:r>
            <w:r w:rsidRPr="003C3568">
              <w:rPr>
                <w:rFonts w:ascii="Aptos Narrow" w:eastAsia="Times New Roman" w:hAnsi="Aptos Narrow" w:cs="Times New Roman"/>
                <w:color w:val="000000"/>
                <w:kern w:val="0"/>
                <w:lang w:eastAsia="es-CL"/>
                <w14:ligatures w14:val="none"/>
              </w:rPr>
              <w:br/>
              <w:t>3- El sistema valida los datos ingresados.</w:t>
            </w:r>
            <w:r w:rsidRPr="003C3568">
              <w:rPr>
                <w:rFonts w:ascii="Aptos Narrow" w:eastAsia="Times New Roman" w:hAnsi="Aptos Narrow" w:cs="Times New Roman"/>
                <w:color w:val="000000"/>
                <w:kern w:val="0"/>
                <w:lang w:eastAsia="es-CL"/>
                <w14:ligatures w14:val="none"/>
              </w:rPr>
              <w:br/>
              <w:t>4- Se guarda la información de la empresa en la base de datos.</w:t>
            </w:r>
            <w:r w:rsidRPr="003C3568">
              <w:rPr>
                <w:rFonts w:ascii="Aptos Narrow" w:eastAsia="Times New Roman" w:hAnsi="Aptos Narrow" w:cs="Times New Roman"/>
                <w:color w:val="000000"/>
                <w:kern w:val="0"/>
                <w:lang w:eastAsia="es-CL"/>
                <w14:ligatures w14:val="none"/>
              </w:rPr>
              <w:br/>
              <w:t>5- El sistema confirma la creación exitosa.</w:t>
            </w:r>
          </w:p>
        </w:tc>
      </w:tr>
      <w:tr w:rsidR="003C3568" w:rsidRPr="003C3568" w14:paraId="5A01FD46" w14:textId="77777777" w:rsidTr="009F0099">
        <w:trPr>
          <w:trHeight w:val="288"/>
        </w:trPr>
        <w:tc>
          <w:tcPr>
            <w:tcW w:w="9460" w:type="dxa"/>
            <w:gridSpan w:val="2"/>
            <w:vMerge/>
            <w:tcBorders>
              <w:top w:val="single" w:sz="4" w:space="0" w:color="auto"/>
              <w:left w:val="single" w:sz="4" w:space="0" w:color="auto"/>
              <w:bottom w:val="single" w:sz="4" w:space="0" w:color="auto"/>
              <w:right w:val="single" w:sz="4" w:space="0" w:color="auto"/>
            </w:tcBorders>
            <w:vAlign w:val="center"/>
            <w:hideMark/>
          </w:tcPr>
          <w:p w14:paraId="58B9AF61" w14:textId="77777777" w:rsidR="003C3568" w:rsidRPr="003C3568" w:rsidRDefault="003C3568" w:rsidP="003C3568">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668A12D9" w14:textId="77777777" w:rsidR="003C3568" w:rsidRPr="003C3568" w:rsidRDefault="003C3568" w:rsidP="003C3568">
            <w:pPr>
              <w:spacing w:after="0" w:line="240" w:lineRule="auto"/>
              <w:rPr>
                <w:rFonts w:ascii="Aptos Narrow" w:eastAsia="Times New Roman" w:hAnsi="Aptos Narrow" w:cs="Times New Roman"/>
                <w:color w:val="000000"/>
                <w:kern w:val="0"/>
                <w:lang w:eastAsia="es-CL"/>
                <w14:ligatures w14:val="none"/>
              </w:rPr>
            </w:pPr>
          </w:p>
        </w:tc>
      </w:tr>
      <w:tr w:rsidR="003C3568" w:rsidRPr="003C3568" w14:paraId="76BB4EB8" w14:textId="77777777" w:rsidTr="009F0099">
        <w:trPr>
          <w:trHeight w:val="288"/>
        </w:trPr>
        <w:tc>
          <w:tcPr>
            <w:tcW w:w="9460" w:type="dxa"/>
            <w:gridSpan w:val="2"/>
            <w:vMerge/>
            <w:tcBorders>
              <w:top w:val="single" w:sz="4" w:space="0" w:color="auto"/>
              <w:left w:val="single" w:sz="4" w:space="0" w:color="auto"/>
              <w:bottom w:val="single" w:sz="4" w:space="0" w:color="auto"/>
              <w:right w:val="single" w:sz="4" w:space="0" w:color="auto"/>
            </w:tcBorders>
            <w:vAlign w:val="center"/>
            <w:hideMark/>
          </w:tcPr>
          <w:p w14:paraId="195E5C98" w14:textId="77777777" w:rsidR="003C3568" w:rsidRPr="003C3568" w:rsidRDefault="003C3568" w:rsidP="003C3568">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5412F7DA" w14:textId="77777777" w:rsidR="003C3568" w:rsidRPr="003C3568" w:rsidRDefault="003C3568" w:rsidP="003C3568">
            <w:pPr>
              <w:spacing w:after="0" w:line="240" w:lineRule="auto"/>
              <w:rPr>
                <w:rFonts w:ascii="Times New Roman" w:eastAsia="Times New Roman" w:hAnsi="Times New Roman" w:cs="Times New Roman"/>
                <w:kern w:val="0"/>
                <w:sz w:val="20"/>
                <w:szCs w:val="20"/>
                <w:lang w:eastAsia="es-CL"/>
                <w14:ligatures w14:val="none"/>
              </w:rPr>
            </w:pPr>
          </w:p>
        </w:tc>
      </w:tr>
      <w:tr w:rsidR="003C3568" w:rsidRPr="003C3568" w14:paraId="2BBAAB43" w14:textId="77777777" w:rsidTr="009F0099">
        <w:trPr>
          <w:trHeight w:val="288"/>
        </w:trPr>
        <w:tc>
          <w:tcPr>
            <w:tcW w:w="9460" w:type="dxa"/>
            <w:gridSpan w:val="2"/>
            <w:vMerge/>
            <w:tcBorders>
              <w:top w:val="single" w:sz="4" w:space="0" w:color="auto"/>
              <w:left w:val="single" w:sz="4" w:space="0" w:color="auto"/>
              <w:bottom w:val="single" w:sz="4" w:space="0" w:color="auto"/>
              <w:right w:val="single" w:sz="4" w:space="0" w:color="auto"/>
            </w:tcBorders>
            <w:vAlign w:val="center"/>
            <w:hideMark/>
          </w:tcPr>
          <w:p w14:paraId="0AC7D199" w14:textId="77777777" w:rsidR="003C3568" w:rsidRPr="003C3568" w:rsidRDefault="003C3568" w:rsidP="003C3568">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2EC08BA9" w14:textId="77777777" w:rsidR="003C3568" w:rsidRPr="003C3568" w:rsidRDefault="003C3568" w:rsidP="003C3568">
            <w:pPr>
              <w:spacing w:after="0" w:line="240" w:lineRule="auto"/>
              <w:rPr>
                <w:rFonts w:ascii="Times New Roman" w:eastAsia="Times New Roman" w:hAnsi="Times New Roman" w:cs="Times New Roman"/>
                <w:kern w:val="0"/>
                <w:sz w:val="20"/>
                <w:szCs w:val="20"/>
                <w:lang w:eastAsia="es-CL"/>
                <w14:ligatures w14:val="none"/>
              </w:rPr>
            </w:pPr>
          </w:p>
        </w:tc>
      </w:tr>
      <w:tr w:rsidR="003C3568" w:rsidRPr="003C3568" w14:paraId="21F56623" w14:textId="77777777" w:rsidTr="009F0099">
        <w:trPr>
          <w:trHeight w:val="288"/>
        </w:trPr>
        <w:tc>
          <w:tcPr>
            <w:tcW w:w="9460" w:type="dxa"/>
            <w:gridSpan w:val="2"/>
            <w:vMerge/>
            <w:tcBorders>
              <w:top w:val="single" w:sz="4" w:space="0" w:color="auto"/>
              <w:left w:val="single" w:sz="4" w:space="0" w:color="auto"/>
              <w:bottom w:val="single" w:sz="4" w:space="0" w:color="auto"/>
              <w:right w:val="single" w:sz="4" w:space="0" w:color="auto"/>
            </w:tcBorders>
            <w:vAlign w:val="center"/>
            <w:hideMark/>
          </w:tcPr>
          <w:p w14:paraId="3348ED27" w14:textId="77777777" w:rsidR="003C3568" w:rsidRPr="003C3568" w:rsidRDefault="003C3568" w:rsidP="003C3568">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0FBEB368" w14:textId="77777777" w:rsidR="003C3568" w:rsidRPr="003C3568" w:rsidRDefault="003C3568" w:rsidP="003C3568">
            <w:pPr>
              <w:spacing w:after="0" w:line="240" w:lineRule="auto"/>
              <w:rPr>
                <w:rFonts w:ascii="Times New Roman" w:eastAsia="Times New Roman" w:hAnsi="Times New Roman" w:cs="Times New Roman"/>
                <w:kern w:val="0"/>
                <w:sz w:val="20"/>
                <w:szCs w:val="20"/>
                <w:lang w:eastAsia="es-CL"/>
                <w14:ligatures w14:val="none"/>
              </w:rPr>
            </w:pPr>
          </w:p>
        </w:tc>
      </w:tr>
      <w:tr w:rsidR="003C3568" w:rsidRPr="003C3568" w14:paraId="281CD819" w14:textId="77777777" w:rsidTr="009F0099">
        <w:trPr>
          <w:trHeight w:val="288"/>
        </w:trPr>
        <w:tc>
          <w:tcPr>
            <w:tcW w:w="9460" w:type="dxa"/>
            <w:gridSpan w:val="2"/>
            <w:vMerge/>
            <w:tcBorders>
              <w:top w:val="single" w:sz="4" w:space="0" w:color="auto"/>
              <w:left w:val="single" w:sz="4" w:space="0" w:color="auto"/>
              <w:bottom w:val="single" w:sz="4" w:space="0" w:color="auto"/>
              <w:right w:val="single" w:sz="4" w:space="0" w:color="auto"/>
            </w:tcBorders>
            <w:vAlign w:val="center"/>
            <w:hideMark/>
          </w:tcPr>
          <w:p w14:paraId="5E5C1FE2" w14:textId="77777777" w:rsidR="003C3568" w:rsidRPr="003C3568" w:rsidRDefault="003C3568" w:rsidP="003C3568">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0F4012C5" w14:textId="77777777" w:rsidR="003C3568" w:rsidRPr="003C3568" w:rsidRDefault="003C3568" w:rsidP="003C3568">
            <w:pPr>
              <w:spacing w:after="0" w:line="240" w:lineRule="auto"/>
              <w:rPr>
                <w:rFonts w:ascii="Times New Roman" w:eastAsia="Times New Roman" w:hAnsi="Times New Roman" w:cs="Times New Roman"/>
                <w:kern w:val="0"/>
                <w:sz w:val="20"/>
                <w:szCs w:val="20"/>
                <w:lang w:eastAsia="es-CL"/>
                <w14:ligatures w14:val="none"/>
              </w:rPr>
            </w:pPr>
          </w:p>
        </w:tc>
      </w:tr>
    </w:tbl>
    <w:p w14:paraId="21BCCB92" w14:textId="77777777" w:rsidR="00921B48" w:rsidRDefault="00921B48" w:rsidP="00610E53"/>
    <w:p w14:paraId="183DE660" w14:textId="0FCBF163" w:rsidR="006517CD" w:rsidRDefault="006517CD" w:rsidP="006517CD">
      <w:pPr>
        <w:pStyle w:val="Descripcin"/>
        <w:keepNext/>
      </w:pPr>
      <w:bookmarkStart w:id="101" w:name="_Toc183468052"/>
      <w:r>
        <w:t xml:space="preserve">Ilustración </w:t>
      </w:r>
      <w:fldSimple w:instr=" SEQ Ilustración \* ARABIC ">
        <w:r w:rsidR="002C5966">
          <w:rPr>
            <w:noProof/>
          </w:rPr>
          <w:t>12</w:t>
        </w:r>
      </w:fldSimple>
      <w:r>
        <w:t xml:space="preserve"> - Caso de uso - Creación de empresa</w:t>
      </w:r>
      <w:bookmarkEnd w:id="101"/>
    </w:p>
    <w:p w14:paraId="5E4CAEC2" w14:textId="7ABB6B54" w:rsidR="00610E53" w:rsidRDefault="00F2654F" w:rsidP="00610E53">
      <w:r>
        <w:rPr>
          <w:noProof/>
        </w:rPr>
        <w:drawing>
          <wp:inline distT="0" distB="0" distL="0" distR="0" wp14:anchorId="11018957" wp14:editId="322E1613">
            <wp:extent cx="5612130" cy="1638300"/>
            <wp:effectExtent l="19050" t="19050" r="26670" b="19050"/>
            <wp:docPr id="1420331225"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1638300"/>
                    </a:xfrm>
                    <a:prstGeom prst="rect">
                      <a:avLst/>
                    </a:prstGeom>
                    <a:ln>
                      <a:solidFill>
                        <a:schemeClr val="tx1"/>
                      </a:solidFill>
                    </a:ln>
                  </pic:spPr>
                </pic:pic>
              </a:graphicData>
            </a:graphic>
          </wp:inline>
        </w:drawing>
      </w:r>
    </w:p>
    <w:p w14:paraId="4016DAD7" w14:textId="01035494" w:rsidR="00F2654F" w:rsidRDefault="00F2654F" w:rsidP="00610E53"/>
    <w:p w14:paraId="3C41DAFD" w14:textId="543E740C" w:rsidR="537DC3B6" w:rsidRDefault="537DC3B6"/>
    <w:p w14:paraId="5BAC4EDE" w14:textId="2E1A271C" w:rsidR="537DC3B6" w:rsidRDefault="537DC3B6"/>
    <w:p w14:paraId="6E7537FD" w14:textId="23881247" w:rsidR="537DC3B6" w:rsidRDefault="537DC3B6"/>
    <w:p w14:paraId="0A96FB63" w14:textId="4551BA6D" w:rsidR="537DC3B6" w:rsidRDefault="537DC3B6"/>
    <w:p w14:paraId="1C0F79DD" w14:textId="459D7406" w:rsidR="537DC3B6" w:rsidRDefault="537DC3B6"/>
    <w:p w14:paraId="316AF021" w14:textId="559F2000" w:rsidR="537DC3B6" w:rsidRDefault="537DC3B6"/>
    <w:p w14:paraId="1BA34412" w14:textId="70A3AD49" w:rsidR="002688A7" w:rsidRDefault="002688A7"/>
    <w:p w14:paraId="10BFF468" w14:textId="582FCA55" w:rsidR="002688A7" w:rsidRDefault="002688A7"/>
    <w:p w14:paraId="1F51042F" w14:textId="4C5AB26B" w:rsidR="002688A7" w:rsidRDefault="002688A7"/>
    <w:p w14:paraId="08F0AA21" w14:textId="00521B73" w:rsidR="002688A7" w:rsidRDefault="002688A7"/>
    <w:p w14:paraId="6EDDDC78" w14:textId="676BDF16" w:rsidR="009F0099" w:rsidRDefault="009F0099" w:rsidP="009F0099">
      <w:pPr>
        <w:pStyle w:val="Descripcin"/>
        <w:keepNext/>
      </w:pPr>
      <w:bookmarkStart w:id="102" w:name="_Toc183468902"/>
      <w:r>
        <w:t xml:space="preserve">Tabla </w:t>
      </w:r>
      <w:fldSimple w:instr=" SEQ Tabla \* ARABIC ">
        <w:r w:rsidR="002C5966">
          <w:rPr>
            <w:noProof/>
          </w:rPr>
          <w:t>7</w:t>
        </w:r>
      </w:fldSimple>
      <w:r>
        <w:t xml:space="preserve"> </w:t>
      </w:r>
      <w:r w:rsidRPr="00EE322C">
        <w:t>- Caso de uso - CU-0</w:t>
      </w:r>
      <w:r>
        <w:t>5</w:t>
      </w:r>
      <w:bookmarkEnd w:id="102"/>
    </w:p>
    <w:tbl>
      <w:tblPr>
        <w:tblW w:w="8366" w:type="dxa"/>
        <w:tblCellMar>
          <w:top w:w="15" w:type="dxa"/>
          <w:left w:w="70" w:type="dxa"/>
          <w:right w:w="70" w:type="dxa"/>
        </w:tblCellMar>
        <w:tblLook w:val="04A0" w:firstRow="1" w:lastRow="0" w:firstColumn="1" w:lastColumn="0" w:noHBand="0" w:noVBand="1"/>
      </w:tblPr>
      <w:tblGrid>
        <w:gridCol w:w="1460"/>
        <w:gridCol w:w="6760"/>
        <w:gridCol w:w="146"/>
      </w:tblGrid>
      <w:tr w:rsidR="00190A7F" w:rsidRPr="00190A7F" w14:paraId="49996212" w14:textId="77777777" w:rsidTr="009F0099">
        <w:trPr>
          <w:gridAfter w:val="1"/>
          <w:wAfter w:w="146" w:type="dxa"/>
          <w:trHeight w:val="288"/>
        </w:trPr>
        <w:tc>
          <w:tcPr>
            <w:tcW w:w="146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68D169A4" w14:textId="77777777" w:rsidR="00190A7F" w:rsidRPr="00190A7F" w:rsidRDefault="00190A7F" w:rsidP="00190A7F">
            <w:pPr>
              <w:spacing w:after="0" w:line="240" w:lineRule="auto"/>
              <w:rPr>
                <w:rFonts w:ascii="Aptos Narrow" w:eastAsia="Times New Roman" w:hAnsi="Aptos Narrow" w:cs="Times New Roman"/>
                <w:b/>
                <w:bCs/>
                <w:color w:val="000000"/>
                <w:kern w:val="0"/>
                <w:lang w:eastAsia="es-CL"/>
                <w14:ligatures w14:val="none"/>
              </w:rPr>
            </w:pPr>
            <w:r w:rsidRPr="00190A7F">
              <w:rPr>
                <w:rFonts w:ascii="Aptos Narrow" w:eastAsia="Times New Roman" w:hAnsi="Aptos Narrow" w:cs="Times New Roman"/>
                <w:b/>
                <w:bCs/>
                <w:color w:val="000000"/>
                <w:kern w:val="0"/>
                <w:lang w:eastAsia="es-CL"/>
                <w14:ligatures w14:val="none"/>
              </w:rPr>
              <w:t>Caso N°</w:t>
            </w:r>
          </w:p>
        </w:tc>
        <w:tc>
          <w:tcPr>
            <w:tcW w:w="6760" w:type="dxa"/>
            <w:tcBorders>
              <w:top w:val="single" w:sz="4" w:space="0" w:color="auto"/>
              <w:left w:val="nil"/>
              <w:bottom w:val="single" w:sz="4" w:space="0" w:color="auto"/>
              <w:right w:val="single" w:sz="4" w:space="0" w:color="auto"/>
            </w:tcBorders>
            <w:shd w:val="clear" w:color="auto" w:fill="auto"/>
            <w:noWrap/>
            <w:vAlign w:val="bottom"/>
            <w:hideMark/>
          </w:tcPr>
          <w:p w14:paraId="44CEB8EE" w14:textId="77777777" w:rsidR="00190A7F" w:rsidRPr="00190A7F" w:rsidRDefault="00190A7F" w:rsidP="00190A7F">
            <w:pPr>
              <w:spacing w:after="0" w:line="240" w:lineRule="auto"/>
              <w:rPr>
                <w:rFonts w:ascii="Aptos Narrow" w:eastAsia="Times New Roman" w:hAnsi="Aptos Narrow" w:cs="Times New Roman"/>
                <w:color w:val="000000"/>
                <w:kern w:val="0"/>
                <w:lang w:eastAsia="es-CL"/>
                <w14:ligatures w14:val="none"/>
              </w:rPr>
            </w:pPr>
            <w:r w:rsidRPr="00190A7F">
              <w:rPr>
                <w:rFonts w:ascii="Aptos Narrow" w:eastAsia="Times New Roman" w:hAnsi="Aptos Narrow" w:cs="Times New Roman"/>
                <w:color w:val="000000"/>
                <w:kern w:val="0"/>
                <w:lang w:eastAsia="es-CL"/>
                <w14:ligatures w14:val="none"/>
              </w:rPr>
              <w:t>CU-05</w:t>
            </w:r>
          </w:p>
        </w:tc>
      </w:tr>
      <w:tr w:rsidR="00190A7F" w:rsidRPr="00190A7F" w14:paraId="43B350B8"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1C541DB0" w14:textId="77777777" w:rsidR="00190A7F" w:rsidRPr="00190A7F" w:rsidRDefault="00190A7F" w:rsidP="00190A7F">
            <w:pPr>
              <w:spacing w:after="0" w:line="240" w:lineRule="auto"/>
              <w:rPr>
                <w:rFonts w:ascii="Aptos Narrow" w:eastAsia="Times New Roman" w:hAnsi="Aptos Narrow" w:cs="Times New Roman"/>
                <w:b/>
                <w:bCs/>
                <w:color w:val="000000"/>
                <w:kern w:val="0"/>
                <w:lang w:eastAsia="es-CL"/>
                <w14:ligatures w14:val="none"/>
              </w:rPr>
            </w:pPr>
            <w:r w:rsidRPr="00190A7F">
              <w:rPr>
                <w:rFonts w:ascii="Aptos Narrow" w:eastAsia="Times New Roman" w:hAnsi="Aptos Narrow" w:cs="Times New Roman"/>
                <w:b/>
                <w:bCs/>
                <w:color w:val="000000"/>
                <w:kern w:val="0"/>
                <w:lang w:eastAsia="es-CL"/>
                <w14:ligatures w14:val="none"/>
              </w:rPr>
              <w:t>Nombre</w:t>
            </w:r>
          </w:p>
        </w:tc>
        <w:tc>
          <w:tcPr>
            <w:tcW w:w="6760" w:type="dxa"/>
            <w:tcBorders>
              <w:top w:val="nil"/>
              <w:left w:val="nil"/>
              <w:bottom w:val="single" w:sz="4" w:space="0" w:color="auto"/>
              <w:right w:val="single" w:sz="4" w:space="0" w:color="auto"/>
            </w:tcBorders>
            <w:shd w:val="clear" w:color="auto" w:fill="auto"/>
            <w:noWrap/>
            <w:vAlign w:val="bottom"/>
            <w:hideMark/>
          </w:tcPr>
          <w:p w14:paraId="6203B7E9" w14:textId="77777777" w:rsidR="00190A7F" w:rsidRPr="00190A7F" w:rsidRDefault="00190A7F" w:rsidP="00190A7F">
            <w:pPr>
              <w:spacing w:after="0" w:line="240" w:lineRule="auto"/>
              <w:rPr>
                <w:rFonts w:ascii="Aptos Narrow" w:eastAsia="Times New Roman" w:hAnsi="Aptos Narrow" w:cs="Times New Roman"/>
                <w:color w:val="000000"/>
                <w:kern w:val="0"/>
                <w:lang w:eastAsia="es-CL"/>
                <w14:ligatures w14:val="none"/>
              </w:rPr>
            </w:pPr>
            <w:r w:rsidRPr="00190A7F">
              <w:rPr>
                <w:rFonts w:ascii="Aptos Narrow" w:eastAsia="Times New Roman" w:hAnsi="Aptos Narrow" w:cs="Times New Roman"/>
                <w:color w:val="000000"/>
                <w:kern w:val="0"/>
                <w:lang w:eastAsia="es-CL"/>
                <w14:ligatures w14:val="none"/>
              </w:rPr>
              <w:t>Edición de Datos de Empresa</w:t>
            </w:r>
          </w:p>
        </w:tc>
      </w:tr>
      <w:tr w:rsidR="00190A7F" w:rsidRPr="00190A7F" w14:paraId="4C0A67A8"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512C6BF9" w14:textId="77777777" w:rsidR="00190A7F" w:rsidRPr="00190A7F" w:rsidRDefault="00190A7F" w:rsidP="00190A7F">
            <w:pPr>
              <w:spacing w:after="0" w:line="240" w:lineRule="auto"/>
              <w:rPr>
                <w:rFonts w:ascii="Aptos Narrow" w:eastAsia="Times New Roman" w:hAnsi="Aptos Narrow" w:cs="Times New Roman"/>
                <w:b/>
                <w:bCs/>
                <w:color w:val="000000"/>
                <w:kern w:val="0"/>
                <w:lang w:eastAsia="es-CL"/>
                <w14:ligatures w14:val="none"/>
              </w:rPr>
            </w:pPr>
            <w:r w:rsidRPr="00190A7F">
              <w:rPr>
                <w:rFonts w:ascii="Aptos Narrow" w:eastAsia="Times New Roman" w:hAnsi="Aptos Narrow" w:cs="Times New Roman"/>
                <w:b/>
                <w:bCs/>
                <w:color w:val="000000"/>
                <w:kern w:val="0"/>
                <w:lang w:eastAsia="es-CL"/>
                <w14:ligatures w14:val="none"/>
              </w:rPr>
              <w:t>Actor</w:t>
            </w:r>
          </w:p>
        </w:tc>
        <w:tc>
          <w:tcPr>
            <w:tcW w:w="6760" w:type="dxa"/>
            <w:tcBorders>
              <w:top w:val="nil"/>
              <w:left w:val="nil"/>
              <w:bottom w:val="single" w:sz="4" w:space="0" w:color="auto"/>
              <w:right w:val="single" w:sz="4" w:space="0" w:color="auto"/>
            </w:tcBorders>
            <w:shd w:val="clear" w:color="auto" w:fill="auto"/>
            <w:noWrap/>
            <w:vAlign w:val="bottom"/>
            <w:hideMark/>
          </w:tcPr>
          <w:p w14:paraId="30371416" w14:textId="77777777" w:rsidR="00190A7F" w:rsidRPr="00190A7F" w:rsidRDefault="00190A7F" w:rsidP="00190A7F">
            <w:pPr>
              <w:spacing w:after="0" w:line="240" w:lineRule="auto"/>
              <w:rPr>
                <w:rFonts w:ascii="Aptos Narrow" w:eastAsia="Times New Roman" w:hAnsi="Aptos Narrow" w:cs="Times New Roman"/>
                <w:color w:val="000000"/>
                <w:kern w:val="0"/>
                <w:lang w:eastAsia="es-CL"/>
                <w14:ligatures w14:val="none"/>
              </w:rPr>
            </w:pPr>
            <w:r w:rsidRPr="00190A7F">
              <w:rPr>
                <w:rFonts w:ascii="Aptos Narrow" w:eastAsia="Times New Roman" w:hAnsi="Aptos Narrow" w:cs="Times New Roman"/>
                <w:color w:val="000000"/>
                <w:kern w:val="0"/>
                <w:lang w:eastAsia="es-CL"/>
                <w14:ligatures w14:val="none"/>
              </w:rPr>
              <w:t>Usuario</w:t>
            </w:r>
          </w:p>
        </w:tc>
      </w:tr>
      <w:tr w:rsidR="00190A7F" w:rsidRPr="00190A7F" w14:paraId="4BF99EE1" w14:textId="77777777" w:rsidTr="009F0099">
        <w:trPr>
          <w:gridAfter w:val="1"/>
          <w:wAfter w:w="146" w:type="dxa"/>
          <w:trHeight w:val="576"/>
        </w:trPr>
        <w:tc>
          <w:tcPr>
            <w:tcW w:w="1460" w:type="dxa"/>
            <w:tcBorders>
              <w:top w:val="nil"/>
              <w:left w:val="single" w:sz="4" w:space="0" w:color="auto"/>
              <w:bottom w:val="single" w:sz="4" w:space="0" w:color="auto"/>
              <w:right w:val="single" w:sz="4" w:space="0" w:color="auto"/>
            </w:tcBorders>
            <w:shd w:val="clear" w:color="000000" w:fill="A6C9EC"/>
            <w:noWrap/>
            <w:vAlign w:val="center"/>
            <w:hideMark/>
          </w:tcPr>
          <w:p w14:paraId="463785CD" w14:textId="77777777" w:rsidR="00190A7F" w:rsidRPr="00190A7F" w:rsidRDefault="00190A7F" w:rsidP="00190A7F">
            <w:pPr>
              <w:spacing w:after="0" w:line="240" w:lineRule="auto"/>
              <w:rPr>
                <w:rFonts w:ascii="Aptos Narrow" w:eastAsia="Times New Roman" w:hAnsi="Aptos Narrow" w:cs="Times New Roman"/>
                <w:b/>
                <w:bCs/>
                <w:color w:val="000000"/>
                <w:kern w:val="0"/>
                <w:lang w:eastAsia="es-CL"/>
                <w14:ligatures w14:val="none"/>
              </w:rPr>
            </w:pPr>
            <w:r w:rsidRPr="00190A7F">
              <w:rPr>
                <w:rFonts w:ascii="Aptos Narrow" w:eastAsia="Times New Roman" w:hAnsi="Aptos Narrow" w:cs="Times New Roman"/>
                <w:b/>
                <w:bCs/>
                <w:color w:val="000000"/>
                <w:kern w:val="0"/>
                <w:lang w:eastAsia="es-CL"/>
                <w14:ligatures w14:val="none"/>
              </w:rPr>
              <w:t>Precondición</w:t>
            </w:r>
          </w:p>
        </w:tc>
        <w:tc>
          <w:tcPr>
            <w:tcW w:w="6760" w:type="dxa"/>
            <w:tcBorders>
              <w:top w:val="nil"/>
              <w:left w:val="nil"/>
              <w:bottom w:val="single" w:sz="4" w:space="0" w:color="auto"/>
              <w:right w:val="single" w:sz="4" w:space="0" w:color="auto"/>
            </w:tcBorders>
            <w:shd w:val="clear" w:color="auto" w:fill="auto"/>
            <w:vAlign w:val="bottom"/>
            <w:hideMark/>
          </w:tcPr>
          <w:p w14:paraId="5B14E748" w14:textId="77777777" w:rsidR="00190A7F" w:rsidRPr="00190A7F" w:rsidRDefault="00190A7F" w:rsidP="00190A7F">
            <w:pPr>
              <w:spacing w:after="0" w:line="240" w:lineRule="auto"/>
              <w:rPr>
                <w:rFonts w:ascii="Aptos Narrow" w:eastAsia="Times New Roman" w:hAnsi="Aptos Narrow" w:cs="Times New Roman"/>
                <w:color w:val="000000"/>
                <w:kern w:val="0"/>
                <w:lang w:eastAsia="es-CL"/>
                <w14:ligatures w14:val="none"/>
              </w:rPr>
            </w:pPr>
            <w:r w:rsidRPr="00190A7F">
              <w:rPr>
                <w:rFonts w:ascii="Aptos Narrow" w:eastAsia="Times New Roman" w:hAnsi="Aptos Narrow" w:cs="Times New Roman"/>
                <w:color w:val="000000"/>
                <w:kern w:val="0"/>
                <w:lang w:eastAsia="es-CL"/>
                <w14:ligatures w14:val="none"/>
              </w:rPr>
              <w:t>La empresa debe estar registrada previamente.</w:t>
            </w:r>
            <w:r w:rsidRPr="00190A7F">
              <w:rPr>
                <w:rFonts w:ascii="Aptos Narrow" w:eastAsia="Times New Roman" w:hAnsi="Aptos Narrow" w:cs="Times New Roman"/>
                <w:color w:val="000000"/>
                <w:kern w:val="0"/>
                <w:lang w:eastAsia="es-CL"/>
                <w14:ligatures w14:val="none"/>
              </w:rPr>
              <w:br/>
              <w:t>El usuario debe tener permisos para editar.</w:t>
            </w:r>
          </w:p>
        </w:tc>
      </w:tr>
      <w:tr w:rsidR="00190A7F" w:rsidRPr="00190A7F" w14:paraId="5523A991"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425102E4" w14:textId="77777777" w:rsidR="00190A7F" w:rsidRPr="00190A7F" w:rsidRDefault="00190A7F" w:rsidP="00190A7F">
            <w:pPr>
              <w:spacing w:after="0" w:line="240" w:lineRule="auto"/>
              <w:rPr>
                <w:rFonts w:ascii="Aptos Narrow" w:eastAsia="Times New Roman" w:hAnsi="Aptos Narrow" w:cs="Times New Roman"/>
                <w:b/>
                <w:bCs/>
                <w:color w:val="000000"/>
                <w:kern w:val="0"/>
                <w:lang w:eastAsia="es-CL"/>
                <w14:ligatures w14:val="none"/>
              </w:rPr>
            </w:pPr>
            <w:r w:rsidRPr="00190A7F">
              <w:rPr>
                <w:rFonts w:ascii="Aptos Narrow" w:eastAsia="Times New Roman" w:hAnsi="Aptos Narrow" w:cs="Times New Roman"/>
                <w:b/>
                <w:bCs/>
                <w:color w:val="000000"/>
                <w:kern w:val="0"/>
                <w:lang w:eastAsia="es-CL"/>
                <w14:ligatures w14:val="none"/>
              </w:rPr>
              <w:t>Postcondición</w:t>
            </w:r>
          </w:p>
        </w:tc>
        <w:tc>
          <w:tcPr>
            <w:tcW w:w="6760" w:type="dxa"/>
            <w:tcBorders>
              <w:top w:val="nil"/>
              <w:left w:val="nil"/>
              <w:bottom w:val="nil"/>
              <w:right w:val="nil"/>
            </w:tcBorders>
            <w:shd w:val="clear" w:color="auto" w:fill="auto"/>
            <w:noWrap/>
            <w:vAlign w:val="bottom"/>
            <w:hideMark/>
          </w:tcPr>
          <w:p w14:paraId="38E8C6E9" w14:textId="77777777" w:rsidR="00190A7F" w:rsidRPr="00190A7F" w:rsidRDefault="00190A7F" w:rsidP="00190A7F">
            <w:pPr>
              <w:spacing w:after="0" w:line="240" w:lineRule="auto"/>
              <w:rPr>
                <w:rFonts w:ascii="Aptos Narrow" w:eastAsia="Times New Roman" w:hAnsi="Aptos Narrow" w:cs="Times New Roman"/>
                <w:color w:val="000000"/>
                <w:kern w:val="0"/>
                <w:lang w:eastAsia="es-CL"/>
                <w14:ligatures w14:val="none"/>
              </w:rPr>
            </w:pPr>
            <w:r w:rsidRPr="00190A7F">
              <w:rPr>
                <w:rFonts w:ascii="Aptos Narrow" w:eastAsia="Times New Roman" w:hAnsi="Aptos Narrow" w:cs="Times New Roman"/>
                <w:color w:val="000000"/>
                <w:kern w:val="0"/>
                <w:lang w:eastAsia="es-CL"/>
                <w14:ligatures w14:val="none"/>
              </w:rPr>
              <w:t>Los datos de la empresa se actualizan correctamente.</w:t>
            </w:r>
          </w:p>
        </w:tc>
      </w:tr>
      <w:tr w:rsidR="00190A7F" w:rsidRPr="00190A7F" w14:paraId="5D6A033E" w14:textId="77777777" w:rsidTr="009F0099">
        <w:trPr>
          <w:gridAfter w:val="1"/>
          <w:wAfter w:w="146" w:type="dxa"/>
          <w:trHeight w:val="288"/>
        </w:trPr>
        <w:tc>
          <w:tcPr>
            <w:tcW w:w="8220"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42D001C" w14:textId="77777777" w:rsidR="00190A7F" w:rsidRPr="00190A7F" w:rsidRDefault="00190A7F" w:rsidP="00190A7F">
            <w:pPr>
              <w:spacing w:after="0" w:line="240" w:lineRule="auto"/>
              <w:jc w:val="center"/>
              <w:rPr>
                <w:rFonts w:ascii="Aptos Narrow" w:eastAsia="Times New Roman" w:hAnsi="Aptos Narrow" w:cs="Times New Roman"/>
                <w:b/>
                <w:bCs/>
                <w:color w:val="000000"/>
                <w:kern w:val="0"/>
                <w:lang w:eastAsia="es-CL"/>
                <w14:ligatures w14:val="none"/>
              </w:rPr>
            </w:pPr>
            <w:r w:rsidRPr="00190A7F">
              <w:rPr>
                <w:rFonts w:ascii="Aptos Narrow" w:eastAsia="Times New Roman" w:hAnsi="Aptos Narrow" w:cs="Times New Roman"/>
                <w:b/>
                <w:bCs/>
                <w:color w:val="000000"/>
                <w:kern w:val="0"/>
                <w:lang w:eastAsia="es-CL"/>
                <w14:ligatures w14:val="none"/>
              </w:rPr>
              <w:t>Flujo principal</w:t>
            </w:r>
          </w:p>
        </w:tc>
      </w:tr>
      <w:tr w:rsidR="00190A7F" w:rsidRPr="00190A7F" w14:paraId="1804CD06" w14:textId="77777777" w:rsidTr="009F0099">
        <w:trPr>
          <w:gridAfter w:val="1"/>
          <w:wAfter w:w="146" w:type="dxa"/>
          <w:trHeight w:val="450"/>
        </w:trPr>
        <w:tc>
          <w:tcPr>
            <w:tcW w:w="82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470B4FE5" w14:textId="77777777" w:rsidR="00190A7F" w:rsidRPr="00190A7F" w:rsidRDefault="00190A7F" w:rsidP="00190A7F">
            <w:pPr>
              <w:spacing w:after="0" w:line="240" w:lineRule="auto"/>
              <w:rPr>
                <w:rFonts w:ascii="Aptos Narrow" w:eastAsia="Times New Roman" w:hAnsi="Aptos Narrow" w:cs="Times New Roman"/>
                <w:color w:val="000000"/>
                <w:kern w:val="0"/>
                <w:lang w:eastAsia="es-CL"/>
                <w14:ligatures w14:val="none"/>
              </w:rPr>
            </w:pPr>
            <w:r w:rsidRPr="00190A7F">
              <w:rPr>
                <w:rFonts w:ascii="Aptos Narrow" w:eastAsia="Times New Roman" w:hAnsi="Aptos Narrow" w:cs="Times New Roman"/>
                <w:color w:val="000000"/>
                <w:kern w:val="0"/>
                <w:lang w:eastAsia="es-CL"/>
                <w14:ligatures w14:val="none"/>
              </w:rPr>
              <w:t>1- El usuario selecciona una empresa existente.</w:t>
            </w:r>
            <w:r w:rsidRPr="00190A7F">
              <w:rPr>
                <w:rFonts w:ascii="Aptos Narrow" w:eastAsia="Times New Roman" w:hAnsi="Aptos Narrow" w:cs="Times New Roman"/>
                <w:color w:val="000000"/>
                <w:kern w:val="0"/>
                <w:lang w:eastAsia="es-CL"/>
                <w14:ligatures w14:val="none"/>
              </w:rPr>
              <w:br/>
              <w:t>2- Realiza las modificaciones necesarias en el formulario.</w:t>
            </w:r>
            <w:r w:rsidRPr="00190A7F">
              <w:rPr>
                <w:rFonts w:ascii="Aptos Narrow" w:eastAsia="Times New Roman" w:hAnsi="Aptos Narrow" w:cs="Times New Roman"/>
                <w:color w:val="000000"/>
                <w:kern w:val="0"/>
                <w:lang w:eastAsia="es-CL"/>
                <w14:ligatures w14:val="none"/>
              </w:rPr>
              <w:br/>
              <w:t>3- El sistema valida los cambios.</w:t>
            </w:r>
            <w:r w:rsidRPr="00190A7F">
              <w:rPr>
                <w:rFonts w:ascii="Aptos Narrow" w:eastAsia="Times New Roman" w:hAnsi="Aptos Narrow" w:cs="Times New Roman"/>
                <w:color w:val="000000"/>
                <w:kern w:val="0"/>
                <w:lang w:eastAsia="es-CL"/>
                <w14:ligatures w14:val="none"/>
              </w:rPr>
              <w:br/>
              <w:t>4- Los datos actualizados se guardan en la base de datos.</w:t>
            </w:r>
            <w:r w:rsidRPr="00190A7F">
              <w:rPr>
                <w:rFonts w:ascii="Aptos Narrow" w:eastAsia="Times New Roman" w:hAnsi="Aptos Narrow" w:cs="Times New Roman"/>
                <w:color w:val="000000"/>
                <w:kern w:val="0"/>
                <w:lang w:eastAsia="es-CL"/>
                <w14:ligatures w14:val="none"/>
              </w:rPr>
              <w:br/>
              <w:t>5- El sistema confirma los cambios.</w:t>
            </w:r>
          </w:p>
        </w:tc>
      </w:tr>
      <w:tr w:rsidR="00190A7F" w:rsidRPr="00190A7F" w14:paraId="0FA8B3BB" w14:textId="77777777" w:rsidTr="009F0099">
        <w:trPr>
          <w:trHeight w:val="288"/>
        </w:trPr>
        <w:tc>
          <w:tcPr>
            <w:tcW w:w="8220" w:type="dxa"/>
            <w:gridSpan w:val="2"/>
            <w:vMerge/>
            <w:tcBorders>
              <w:top w:val="single" w:sz="4" w:space="0" w:color="auto"/>
              <w:left w:val="single" w:sz="4" w:space="0" w:color="auto"/>
              <w:bottom w:val="single" w:sz="4" w:space="0" w:color="auto"/>
              <w:right w:val="single" w:sz="4" w:space="0" w:color="auto"/>
            </w:tcBorders>
            <w:vAlign w:val="center"/>
            <w:hideMark/>
          </w:tcPr>
          <w:p w14:paraId="0B3A27F0" w14:textId="77777777" w:rsidR="00190A7F" w:rsidRPr="00190A7F" w:rsidRDefault="00190A7F" w:rsidP="00190A7F">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511AE3F9" w14:textId="77777777" w:rsidR="00190A7F" w:rsidRPr="00190A7F" w:rsidRDefault="00190A7F" w:rsidP="00190A7F">
            <w:pPr>
              <w:spacing w:after="0" w:line="240" w:lineRule="auto"/>
              <w:rPr>
                <w:rFonts w:ascii="Aptos Narrow" w:eastAsia="Times New Roman" w:hAnsi="Aptos Narrow" w:cs="Times New Roman"/>
                <w:color w:val="000000"/>
                <w:kern w:val="0"/>
                <w:lang w:eastAsia="es-CL"/>
                <w14:ligatures w14:val="none"/>
              </w:rPr>
            </w:pPr>
          </w:p>
        </w:tc>
      </w:tr>
      <w:tr w:rsidR="00190A7F" w:rsidRPr="00190A7F" w14:paraId="0F74D3F8" w14:textId="77777777" w:rsidTr="009F0099">
        <w:trPr>
          <w:trHeight w:val="288"/>
        </w:trPr>
        <w:tc>
          <w:tcPr>
            <w:tcW w:w="8220" w:type="dxa"/>
            <w:gridSpan w:val="2"/>
            <w:vMerge/>
            <w:tcBorders>
              <w:top w:val="single" w:sz="4" w:space="0" w:color="auto"/>
              <w:left w:val="single" w:sz="4" w:space="0" w:color="auto"/>
              <w:bottom w:val="single" w:sz="4" w:space="0" w:color="auto"/>
              <w:right w:val="single" w:sz="4" w:space="0" w:color="auto"/>
            </w:tcBorders>
            <w:vAlign w:val="center"/>
            <w:hideMark/>
          </w:tcPr>
          <w:p w14:paraId="5603D277" w14:textId="77777777" w:rsidR="00190A7F" w:rsidRPr="00190A7F" w:rsidRDefault="00190A7F" w:rsidP="00190A7F">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6BAE0EA6" w14:textId="77777777" w:rsidR="00190A7F" w:rsidRPr="00190A7F" w:rsidRDefault="00190A7F" w:rsidP="00190A7F">
            <w:pPr>
              <w:spacing w:after="0" w:line="240" w:lineRule="auto"/>
              <w:rPr>
                <w:rFonts w:ascii="Times New Roman" w:eastAsia="Times New Roman" w:hAnsi="Times New Roman" w:cs="Times New Roman"/>
                <w:kern w:val="0"/>
                <w:sz w:val="20"/>
                <w:szCs w:val="20"/>
                <w:lang w:eastAsia="es-CL"/>
                <w14:ligatures w14:val="none"/>
              </w:rPr>
            </w:pPr>
          </w:p>
        </w:tc>
      </w:tr>
      <w:tr w:rsidR="00190A7F" w:rsidRPr="00190A7F" w14:paraId="35520272" w14:textId="77777777" w:rsidTr="009F0099">
        <w:trPr>
          <w:trHeight w:val="288"/>
        </w:trPr>
        <w:tc>
          <w:tcPr>
            <w:tcW w:w="8220" w:type="dxa"/>
            <w:gridSpan w:val="2"/>
            <w:vMerge/>
            <w:tcBorders>
              <w:top w:val="single" w:sz="4" w:space="0" w:color="auto"/>
              <w:left w:val="single" w:sz="4" w:space="0" w:color="auto"/>
              <w:bottom w:val="single" w:sz="4" w:space="0" w:color="auto"/>
              <w:right w:val="single" w:sz="4" w:space="0" w:color="auto"/>
            </w:tcBorders>
            <w:vAlign w:val="center"/>
            <w:hideMark/>
          </w:tcPr>
          <w:p w14:paraId="0FF486AC" w14:textId="77777777" w:rsidR="00190A7F" w:rsidRPr="00190A7F" w:rsidRDefault="00190A7F" w:rsidP="00190A7F">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32DF2317" w14:textId="77777777" w:rsidR="00190A7F" w:rsidRPr="00190A7F" w:rsidRDefault="00190A7F" w:rsidP="00190A7F">
            <w:pPr>
              <w:spacing w:after="0" w:line="240" w:lineRule="auto"/>
              <w:rPr>
                <w:rFonts w:ascii="Times New Roman" w:eastAsia="Times New Roman" w:hAnsi="Times New Roman" w:cs="Times New Roman"/>
                <w:kern w:val="0"/>
                <w:sz w:val="20"/>
                <w:szCs w:val="20"/>
                <w:lang w:eastAsia="es-CL"/>
                <w14:ligatures w14:val="none"/>
              </w:rPr>
            </w:pPr>
          </w:p>
        </w:tc>
      </w:tr>
      <w:tr w:rsidR="00190A7F" w:rsidRPr="00190A7F" w14:paraId="4C81398C" w14:textId="77777777" w:rsidTr="009F0099">
        <w:trPr>
          <w:trHeight w:val="288"/>
        </w:trPr>
        <w:tc>
          <w:tcPr>
            <w:tcW w:w="8220" w:type="dxa"/>
            <w:gridSpan w:val="2"/>
            <w:vMerge/>
            <w:tcBorders>
              <w:top w:val="single" w:sz="4" w:space="0" w:color="auto"/>
              <w:left w:val="single" w:sz="4" w:space="0" w:color="auto"/>
              <w:bottom w:val="single" w:sz="4" w:space="0" w:color="auto"/>
              <w:right w:val="single" w:sz="4" w:space="0" w:color="auto"/>
            </w:tcBorders>
            <w:vAlign w:val="center"/>
            <w:hideMark/>
          </w:tcPr>
          <w:p w14:paraId="2634A822" w14:textId="77777777" w:rsidR="00190A7F" w:rsidRPr="00190A7F" w:rsidRDefault="00190A7F" w:rsidP="00190A7F">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4D22D639" w14:textId="77777777" w:rsidR="00190A7F" w:rsidRPr="00190A7F" w:rsidRDefault="00190A7F" w:rsidP="00190A7F">
            <w:pPr>
              <w:spacing w:after="0" w:line="240" w:lineRule="auto"/>
              <w:rPr>
                <w:rFonts w:ascii="Times New Roman" w:eastAsia="Times New Roman" w:hAnsi="Times New Roman" w:cs="Times New Roman"/>
                <w:kern w:val="0"/>
                <w:sz w:val="20"/>
                <w:szCs w:val="20"/>
                <w:lang w:eastAsia="es-CL"/>
                <w14:ligatures w14:val="none"/>
              </w:rPr>
            </w:pPr>
          </w:p>
        </w:tc>
      </w:tr>
      <w:tr w:rsidR="00190A7F" w:rsidRPr="00190A7F" w14:paraId="35987696" w14:textId="77777777" w:rsidTr="009F0099">
        <w:trPr>
          <w:trHeight w:val="288"/>
        </w:trPr>
        <w:tc>
          <w:tcPr>
            <w:tcW w:w="8220" w:type="dxa"/>
            <w:gridSpan w:val="2"/>
            <w:vMerge/>
            <w:tcBorders>
              <w:top w:val="single" w:sz="4" w:space="0" w:color="auto"/>
              <w:left w:val="single" w:sz="4" w:space="0" w:color="auto"/>
              <w:bottom w:val="single" w:sz="4" w:space="0" w:color="auto"/>
              <w:right w:val="single" w:sz="4" w:space="0" w:color="auto"/>
            </w:tcBorders>
            <w:vAlign w:val="center"/>
            <w:hideMark/>
          </w:tcPr>
          <w:p w14:paraId="14899ED5" w14:textId="77777777" w:rsidR="00190A7F" w:rsidRPr="00190A7F" w:rsidRDefault="00190A7F" w:rsidP="00190A7F">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7E9F053A" w14:textId="77777777" w:rsidR="00190A7F" w:rsidRPr="00190A7F" w:rsidRDefault="00190A7F" w:rsidP="00190A7F">
            <w:pPr>
              <w:spacing w:after="0" w:line="240" w:lineRule="auto"/>
              <w:rPr>
                <w:rFonts w:ascii="Times New Roman" w:eastAsia="Times New Roman" w:hAnsi="Times New Roman" w:cs="Times New Roman"/>
                <w:kern w:val="0"/>
                <w:sz w:val="20"/>
                <w:szCs w:val="20"/>
                <w:lang w:eastAsia="es-CL"/>
                <w14:ligatures w14:val="none"/>
              </w:rPr>
            </w:pPr>
          </w:p>
        </w:tc>
      </w:tr>
    </w:tbl>
    <w:p w14:paraId="6CE8AEE1" w14:textId="3834BEDD" w:rsidR="00455C9F" w:rsidRDefault="00455C9F" w:rsidP="00610E53"/>
    <w:p w14:paraId="66079C6E" w14:textId="2F7A1A33" w:rsidR="006517CD" w:rsidRDefault="006517CD" w:rsidP="006517CD">
      <w:pPr>
        <w:pStyle w:val="Descripcin"/>
        <w:keepNext/>
      </w:pPr>
      <w:bookmarkStart w:id="103" w:name="_Toc183468053"/>
      <w:r>
        <w:t xml:space="preserve">Ilustración </w:t>
      </w:r>
      <w:fldSimple w:instr=" SEQ Ilustración \* ARABIC ">
        <w:r w:rsidR="002C5966">
          <w:rPr>
            <w:noProof/>
          </w:rPr>
          <w:t>13</w:t>
        </w:r>
      </w:fldSimple>
      <w:r>
        <w:t xml:space="preserve"> - Caso de uso - </w:t>
      </w:r>
      <w:r w:rsidRPr="009E2348">
        <w:t>Edición de Datos de Empresa</w:t>
      </w:r>
      <w:bookmarkEnd w:id="103"/>
    </w:p>
    <w:p w14:paraId="272D3A82" w14:textId="06FEE7F2" w:rsidR="00DF4DD9" w:rsidRDefault="00DF4DD9" w:rsidP="00610E53">
      <w:r>
        <w:rPr>
          <w:noProof/>
        </w:rPr>
        <w:drawing>
          <wp:inline distT="0" distB="0" distL="0" distR="0" wp14:anchorId="2254F169" wp14:editId="158F3698">
            <wp:extent cx="5612130" cy="1503680"/>
            <wp:effectExtent l="19050" t="19050" r="26670" b="20320"/>
            <wp:docPr id="1414209030" name="Imagen 6" descr="Imagen que contiene anim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1503680"/>
                    </a:xfrm>
                    <a:prstGeom prst="rect">
                      <a:avLst/>
                    </a:prstGeom>
                    <a:ln>
                      <a:solidFill>
                        <a:schemeClr val="tx1"/>
                      </a:solidFill>
                    </a:ln>
                  </pic:spPr>
                </pic:pic>
              </a:graphicData>
            </a:graphic>
          </wp:inline>
        </w:drawing>
      </w:r>
    </w:p>
    <w:p w14:paraId="5A775F82" w14:textId="092BE470" w:rsidR="00DF4DD9" w:rsidRDefault="00DF4DD9" w:rsidP="00610E53"/>
    <w:p w14:paraId="4BA21D59" w14:textId="073F2D12" w:rsidR="00DF4DD9" w:rsidRPr="00610E53" w:rsidRDefault="00DF4DD9" w:rsidP="00610E53"/>
    <w:p w14:paraId="2AB1734E" w14:textId="7C2F3719" w:rsidR="002688A7" w:rsidRDefault="002688A7"/>
    <w:p w14:paraId="4271B9E2" w14:textId="0EE741C4" w:rsidR="002688A7" w:rsidRDefault="002688A7"/>
    <w:p w14:paraId="2BCB1755" w14:textId="6843AFA4" w:rsidR="002688A7" w:rsidRDefault="002688A7"/>
    <w:p w14:paraId="3F9D973E" w14:textId="6F15CE41" w:rsidR="002688A7" w:rsidRDefault="002688A7"/>
    <w:p w14:paraId="02F8E035" w14:textId="14526A6C" w:rsidR="002688A7" w:rsidRDefault="002688A7"/>
    <w:p w14:paraId="49FA1D96" w14:textId="5B01D360" w:rsidR="002688A7" w:rsidRDefault="002688A7"/>
    <w:p w14:paraId="501F7DE7" w14:textId="77D23CAF" w:rsidR="002688A7" w:rsidRDefault="002688A7"/>
    <w:p w14:paraId="00F55B31" w14:textId="5AA7060C" w:rsidR="002688A7" w:rsidRDefault="002688A7"/>
    <w:p w14:paraId="259B0A96" w14:textId="1584AE5C" w:rsidR="002688A7" w:rsidRDefault="002688A7"/>
    <w:p w14:paraId="23A8BBAE" w14:textId="2A30F24E" w:rsidR="009F0099" w:rsidRDefault="009F0099" w:rsidP="009F0099">
      <w:pPr>
        <w:pStyle w:val="Descripcin"/>
        <w:keepNext/>
      </w:pPr>
      <w:bookmarkStart w:id="104" w:name="_Toc183468903"/>
      <w:r>
        <w:t xml:space="preserve">Tabla </w:t>
      </w:r>
      <w:fldSimple w:instr=" SEQ Tabla \* ARABIC ">
        <w:r w:rsidR="002C5966">
          <w:rPr>
            <w:noProof/>
          </w:rPr>
          <w:t>8</w:t>
        </w:r>
      </w:fldSimple>
      <w:r>
        <w:t xml:space="preserve"> </w:t>
      </w:r>
      <w:r w:rsidRPr="008A4686">
        <w:t>- Caso de uso - CU-0</w:t>
      </w:r>
      <w:r>
        <w:t>6</w:t>
      </w:r>
      <w:bookmarkEnd w:id="104"/>
    </w:p>
    <w:tbl>
      <w:tblPr>
        <w:tblW w:w="7246" w:type="dxa"/>
        <w:tblCellMar>
          <w:top w:w="15" w:type="dxa"/>
          <w:left w:w="70" w:type="dxa"/>
          <w:right w:w="70" w:type="dxa"/>
        </w:tblCellMar>
        <w:tblLook w:val="04A0" w:firstRow="1" w:lastRow="0" w:firstColumn="1" w:lastColumn="0" w:noHBand="0" w:noVBand="1"/>
      </w:tblPr>
      <w:tblGrid>
        <w:gridCol w:w="1460"/>
        <w:gridCol w:w="5640"/>
        <w:gridCol w:w="146"/>
      </w:tblGrid>
      <w:tr w:rsidR="006E2731" w:rsidRPr="006E2731" w14:paraId="30D6D2AB" w14:textId="77777777" w:rsidTr="009F0099">
        <w:trPr>
          <w:gridAfter w:val="1"/>
          <w:wAfter w:w="146" w:type="dxa"/>
          <w:trHeight w:val="288"/>
        </w:trPr>
        <w:tc>
          <w:tcPr>
            <w:tcW w:w="1460" w:type="dxa"/>
            <w:tcBorders>
              <w:top w:val="nil"/>
              <w:left w:val="nil"/>
              <w:bottom w:val="nil"/>
              <w:right w:val="nil"/>
            </w:tcBorders>
            <w:shd w:val="clear" w:color="auto" w:fill="auto"/>
            <w:noWrap/>
            <w:vAlign w:val="bottom"/>
            <w:hideMark/>
          </w:tcPr>
          <w:p w14:paraId="000820F4" w14:textId="77777777" w:rsidR="006E2731" w:rsidRPr="006E2731" w:rsidRDefault="006E2731" w:rsidP="006E2731">
            <w:pPr>
              <w:spacing w:after="0" w:line="240" w:lineRule="auto"/>
              <w:rPr>
                <w:rFonts w:ascii="Times New Roman" w:eastAsia="Times New Roman" w:hAnsi="Times New Roman" w:cs="Times New Roman"/>
                <w:kern w:val="0"/>
                <w:sz w:val="24"/>
                <w:szCs w:val="24"/>
                <w:lang w:eastAsia="es-CL"/>
                <w14:ligatures w14:val="none"/>
              </w:rPr>
            </w:pPr>
          </w:p>
        </w:tc>
        <w:tc>
          <w:tcPr>
            <w:tcW w:w="5640" w:type="dxa"/>
            <w:tcBorders>
              <w:top w:val="nil"/>
              <w:left w:val="nil"/>
              <w:bottom w:val="nil"/>
              <w:right w:val="nil"/>
            </w:tcBorders>
            <w:shd w:val="clear" w:color="auto" w:fill="auto"/>
            <w:noWrap/>
            <w:vAlign w:val="bottom"/>
            <w:hideMark/>
          </w:tcPr>
          <w:p w14:paraId="52E4DBF3" w14:textId="77777777" w:rsidR="006E2731" w:rsidRPr="006E2731" w:rsidRDefault="006E2731" w:rsidP="006E2731">
            <w:pPr>
              <w:spacing w:after="0" w:line="240" w:lineRule="auto"/>
              <w:rPr>
                <w:rFonts w:ascii="Times New Roman" w:eastAsia="Times New Roman" w:hAnsi="Times New Roman" w:cs="Times New Roman"/>
                <w:kern w:val="0"/>
                <w:sz w:val="20"/>
                <w:szCs w:val="20"/>
                <w:lang w:eastAsia="es-CL"/>
                <w14:ligatures w14:val="none"/>
              </w:rPr>
            </w:pPr>
          </w:p>
        </w:tc>
      </w:tr>
      <w:tr w:rsidR="006E2731" w:rsidRPr="006E2731" w14:paraId="5B4E3212" w14:textId="77777777" w:rsidTr="009F0099">
        <w:trPr>
          <w:gridAfter w:val="1"/>
          <w:wAfter w:w="146" w:type="dxa"/>
          <w:trHeight w:val="288"/>
        </w:trPr>
        <w:tc>
          <w:tcPr>
            <w:tcW w:w="146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3C5CC5FC" w14:textId="77777777" w:rsidR="006E2731" w:rsidRPr="006E2731" w:rsidRDefault="006E2731" w:rsidP="006E2731">
            <w:pPr>
              <w:spacing w:after="0" w:line="240" w:lineRule="auto"/>
              <w:rPr>
                <w:rFonts w:ascii="Aptos Narrow" w:eastAsia="Times New Roman" w:hAnsi="Aptos Narrow" w:cs="Times New Roman"/>
                <w:b/>
                <w:bCs/>
                <w:color w:val="000000"/>
                <w:kern w:val="0"/>
                <w:lang w:eastAsia="es-CL"/>
                <w14:ligatures w14:val="none"/>
              </w:rPr>
            </w:pPr>
            <w:r w:rsidRPr="006E2731">
              <w:rPr>
                <w:rFonts w:ascii="Aptos Narrow" w:eastAsia="Times New Roman" w:hAnsi="Aptos Narrow" w:cs="Times New Roman"/>
                <w:b/>
                <w:bCs/>
                <w:color w:val="000000"/>
                <w:kern w:val="0"/>
                <w:lang w:eastAsia="es-CL"/>
                <w14:ligatures w14:val="none"/>
              </w:rPr>
              <w:t>Caso N°</w:t>
            </w:r>
          </w:p>
        </w:tc>
        <w:tc>
          <w:tcPr>
            <w:tcW w:w="5640" w:type="dxa"/>
            <w:tcBorders>
              <w:top w:val="single" w:sz="4" w:space="0" w:color="auto"/>
              <w:left w:val="nil"/>
              <w:bottom w:val="single" w:sz="4" w:space="0" w:color="auto"/>
              <w:right w:val="single" w:sz="4" w:space="0" w:color="auto"/>
            </w:tcBorders>
            <w:shd w:val="clear" w:color="auto" w:fill="auto"/>
            <w:noWrap/>
            <w:vAlign w:val="bottom"/>
            <w:hideMark/>
          </w:tcPr>
          <w:p w14:paraId="4E24228C" w14:textId="77777777" w:rsidR="006E2731" w:rsidRPr="006E2731" w:rsidRDefault="006E2731" w:rsidP="006E2731">
            <w:pPr>
              <w:spacing w:after="0" w:line="240" w:lineRule="auto"/>
              <w:rPr>
                <w:rFonts w:ascii="Aptos Narrow" w:eastAsia="Times New Roman" w:hAnsi="Aptos Narrow" w:cs="Times New Roman"/>
                <w:color w:val="000000"/>
                <w:kern w:val="0"/>
                <w:lang w:eastAsia="es-CL"/>
                <w14:ligatures w14:val="none"/>
              </w:rPr>
            </w:pPr>
            <w:r w:rsidRPr="006E2731">
              <w:rPr>
                <w:rFonts w:ascii="Aptos Narrow" w:eastAsia="Times New Roman" w:hAnsi="Aptos Narrow" w:cs="Times New Roman"/>
                <w:color w:val="000000"/>
                <w:kern w:val="0"/>
                <w:lang w:eastAsia="es-CL"/>
                <w14:ligatures w14:val="none"/>
              </w:rPr>
              <w:t>CU-06</w:t>
            </w:r>
          </w:p>
        </w:tc>
      </w:tr>
      <w:tr w:rsidR="006E2731" w:rsidRPr="006E2731" w14:paraId="29231639"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61E3B4E1" w14:textId="77777777" w:rsidR="006E2731" w:rsidRPr="006E2731" w:rsidRDefault="006E2731" w:rsidP="006E2731">
            <w:pPr>
              <w:spacing w:after="0" w:line="240" w:lineRule="auto"/>
              <w:rPr>
                <w:rFonts w:ascii="Aptos Narrow" w:eastAsia="Times New Roman" w:hAnsi="Aptos Narrow" w:cs="Times New Roman"/>
                <w:b/>
                <w:bCs/>
                <w:color w:val="000000"/>
                <w:kern w:val="0"/>
                <w:lang w:eastAsia="es-CL"/>
                <w14:ligatures w14:val="none"/>
              </w:rPr>
            </w:pPr>
            <w:r w:rsidRPr="006E2731">
              <w:rPr>
                <w:rFonts w:ascii="Aptos Narrow" w:eastAsia="Times New Roman" w:hAnsi="Aptos Narrow" w:cs="Times New Roman"/>
                <w:b/>
                <w:bCs/>
                <w:color w:val="000000"/>
                <w:kern w:val="0"/>
                <w:lang w:eastAsia="es-CL"/>
                <w14:ligatures w14:val="none"/>
              </w:rPr>
              <w:t>Nombre</w:t>
            </w:r>
          </w:p>
        </w:tc>
        <w:tc>
          <w:tcPr>
            <w:tcW w:w="5640" w:type="dxa"/>
            <w:tcBorders>
              <w:top w:val="nil"/>
              <w:left w:val="nil"/>
              <w:bottom w:val="single" w:sz="4" w:space="0" w:color="auto"/>
              <w:right w:val="single" w:sz="4" w:space="0" w:color="auto"/>
            </w:tcBorders>
            <w:shd w:val="clear" w:color="auto" w:fill="auto"/>
            <w:noWrap/>
            <w:vAlign w:val="bottom"/>
            <w:hideMark/>
          </w:tcPr>
          <w:p w14:paraId="779EFB7E" w14:textId="77777777" w:rsidR="006E2731" w:rsidRPr="006E2731" w:rsidRDefault="006E2731" w:rsidP="006E2731">
            <w:pPr>
              <w:spacing w:after="0" w:line="240" w:lineRule="auto"/>
              <w:rPr>
                <w:rFonts w:ascii="Aptos Narrow" w:eastAsia="Times New Roman" w:hAnsi="Aptos Narrow" w:cs="Times New Roman"/>
                <w:color w:val="000000"/>
                <w:kern w:val="0"/>
                <w:lang w:eastAsia="es-CL"/>
                <w14:ligatures w14:val="none"/>
              </w:rPr>
            </w:pPr>
            <w:r w:rsidRPr="006E2731">
              <w:rPr>
                <w:rFonts w:ascii="Aptos Narrow" w:eastAsia="Times New Roman" w:hAnsi="Aptos Narrow" w:cs="Times New Roman"/>
                <w:color w:val="000000"/>
                <w:kern w:val="0"/>
                <w:lang w:eastAsia="es-CL"/>
                <w14:ligatures w14:val="none"/>
              </w:rPr>
              <w:t>Generación de Orden de Transporte</w:t>
            </w:r>
          </w:p>
        </w:tc>
      </w:tr>
      <w:tr w:rsidR="006E2731" w:rsidRPr="006E2731" w14:paraId="14523892"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42184F84" w14:textId="77777777" w:rsidR="006E2731" w:rsidRPr="006E2731" w:rsidRDefault="006E2731" w:rsidP="006E2731">
            <w:pPr>
              <w:spacing w:after="0" w:line="240" w:lineRule="auto"/>
              <w:rPr>
                <w:rFonts w:ascii="Aptos Narrow" w:eastAsia="Times New Roman" w:hAnsi="Aptos Narrow" w:cs="Times New Roman"/>
                <w:b/>
                <w:bCs/>
                <w:color w:val="000000"/>
                <w:kern w:val="0"/>
                <w:lang w:eastAsia="es-CL"/>
                <w14:ligatures w14:val="none"/>
              </w:rPr>
            </w:pPr>
            <w:r w:rsidRPr="006E2731">
              <w:rPr>
                <w:rFonts w:ascii="Aptos Narrow" w:eastAsia="Times New Roman" w:hAnsi="Aptos Narrow" w:cs="Times New Roman"/>
                <w:b/>
                <w:bCs/>
                <w:color w:val="000000"/>
                <w:kern w:val="0"/>
                <w:lang w:eastAsia="es-CL"/>
                <w14:ligatures w14:val="none"/>
              </w:rPr>
              <w:t>Actor</w:t>
            </w:r>
          </w:p>
        </w:tc>
        <w:tc>
          <w:tcPr>
            <w:tcW w:w="5640" w:type="dxa"/>
            <w:tcBorders>
              <w:top w:val="nil"/>
              <w:left w:val="nil"/>
              <w:bottom w:val="single" w:sz="4" w:space="0" w:color="auto"/>
              <w:right w:val="single" w:sz="4" w:space="0" w:color="auto"/>
            </w:tcBorders>
            <w:shd w:val="clear" w:color="auto" w:fill="auto"/>
            <w:noWrap/>
            <w:vAlign w:val="bottom"/>
            <w:hideMark/>
          </w:tcPr>
          <w:p w14:paraId="39AF4761" w14:textId="77777777" w:rsidR="006E2731" w:rsidRPr="006E2731" w:rsidRDefault="006E2731" w:rsidP="006E2731">
            <w:pPr>
              <w:spacing w:after="0" w:line="240" w:lineRule="auto"/>
              <w:rPr>
                <w:rFonts w:ascii="Aptos Narrow" w:eastAsia="Times New Roman" w:hAnsi="Aptos Narrow" w:cs="Times New Roman"/>
                <w:color w:val="000000"/>
                <w:kern w:val="0"/>
                <w:lang w:eastAsia="es-CL"/>
                <w14:ligatures w14:val="none"/>
              </w:rPr>
            </w:pPr>
            <w:r w:rsidRPr="006E2731">
              <w:rPr>
                <w:rFonts w:ascii="Aptos Narrow" w:eastAsia="Times New Roman" w:hAnsi="Aptos Narrow" w:cs="Times New Roman"/>
                <w:color w:val="000000"/>
                <w:kern w:val="0"/>
                <w:lang w:eastAsia="es-CL"/>
                <w14:ligatures w14:val="none"/>
              </w:rPr>
              <w:t>Usuario</w:t>
            </w:r>
          </w:p>
        </w:tc>
      </w:tr>
      <w:tr w:rsidR="006E2731" w:rsidRPr="006E2731" w14:paraId="27FF9E61" w14:textId="77777777" w:rsidTr="009F0099">
        <w:trPr>
          <w:gridAfter w:val="1"/>
          <w:wAfter w:w="146" w:type="dxa"/>
          <w:trHeight w:val="576"/>
        </w:trPr>
        <w:tc>
          <w:tcPr>
            <w:tcW w:w="1460" w:type="dxa"/>
            <w:tcBorders>
              <w:top w:val="nil"/>
              <w:left w:val="single" w:sz="4" w:space="0" w:color="auto"/>
              <w:bottom w:val="single" w:sz="4" w:space="0" w:color="auto"/>
              <w:right w:val="single" w:sz="4" w:space="0" w:color="auto"/>
            </w:tcBorders>
            <w:shd w:val="clear" w:color="000000" w:fill="A6C9EC"/>
            <w:noWrap/>
            <w:vAlign w:val="center"/>
            <w:hideMark/>
          </w:tcPr>
          <w:p w14:paraId="3150F4D5" w14:textId="77777777" w:rsidR="006E2731" w:rsidRPr="006E2731" w:rsidRDefault="006E2731" w:rsidP="006E2731">
            <w:pPr>
              <w:spacing w:after="0" w:line="240" w:lineRule="auto"/>
              <w:rPr>
                <w:rFonts w:ascii="Aptos Narrow" w:eastAsia="Times New Roman" w:hAnsi="Aptos Narrow" w:cs="Times New Roman"/>
                <w:b/>
                <w:bCs/>
                <w:color w:val="000000"/>
                <w:kern w:val="0"/>
                <w:lang w:eastAsia="es-CL"/>
                <w14:ligatures w14:val="none"/>
              </w:rPr>
            </w:pPr>
            <w:r w:rsidRPr="006E2731">
              <w:rPr>
                <w:rFonts w:ascii="Aptos Narrow" w:eastAsia="Times New Roman" w:hAnsi="Aptos Narrow" w:cs="Times New Roman"/>
                <w:b/>
                <w:bCs/>
                <w:color w:val="000000"/>
                <w:kern w:val="0"/>
                <w:lang w:eastAsia="es-CL"/>
                <w14:ligatures w14:val="none"/>
              </w:rPr>
              <w:t>Precondición</w:t>
            </w:r>
          </w:p>
        </w:tc>
        <w:tc>
          <w:tcPr>
            <w:tcW w:w="5640" w:type="dxa"/>
            <w:tcBorders>
              <w:top w:val="nil"/>
              <w:left w:val="nil"/>
              <w:bottom w:val="single" w:sz="4" w:space="0" w:color="auto"/>
              <w:right w:val="single" w:sz="4" w:space="0" w:color="auto"/>
            </w:tcBorders>
            <w:shd w:val="clear" w:color="auto" w:fill="auto"/>
            <w:vAlign w:val="bottom"/>
            <w:hideMark/>
          </w:tcPr>
          <w:p w14:paraId="09CD6746" w14:textId="77777777" w:rsidR="006E2731" w:rsidRPr="006E2731" w:rsidRDefault="006E2731" w:rsidP="006E2731">
            <w:pPr>
              <w:spacing w:after="0" w:line="240" w:lineRule="auto"/>
              <w:rPr>
                <w:rFonts w:ascii="Aptos Narrow" w:eastAsia="Times New Roman" w:hAnsi="Aptos Narrow" w:cs="Times New Roman"/>
                <w:color w:val="000000"/>
                <w:kern w:val="0"/>
                <w:lang w:eastAsia="es-CL"/>
                <w14:ligatures w14:val="none"/>
              </w:rPr>
            </w:pPr>
            <w:r w:rsidRPr="006E2731">
              <w:rPr>
                <w:rFonts w:ascii="Aptos Narrow" w:eastAsia="Times New Roman" w:hAnsi="Aptos Narrow" w:cs="Times New Roman"/>
                <w:color w:val="000000"/>
                <w:kern w:val="0"/>
                <w:lang w:eastAsia="es-CL"/>
                <w14:ligatures w14:val="none"/>
              </w:rPr>
              <w:t>El usuario debe estar autenticado.</w:t>
            </w:r>
            <w:r w:rsidRPr="006E2731">
              <w:rPr>
                <w:rFonts w:ascii="Aptos Narrow" w:eastAsia="Times New Roman" w:hAnsi="Aptos Narrow" w:cs="Times New Roman"/>
                <w:color w:val="000000"/>
                <w:kern w:val="0"/>
                <w:lang w:eastAsia="es-CL"/>
                <w14:ligatures w14:val="none"/>
              </w:rPr>
              <w:br/>
              <w:t>La empresa cliente debe estar registrada.</w:t>
            </w:r>
          </w:p>
        </w:tc>
      </w:tr>
      <w:tr w:rsidR="006E2731" w:rsidRPr="006E2731" w14:paraId="1D06DDD3"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146BC0B0" w14:textId="77777777" w:rsidR="006E2731" w:rsidRPr="006E2731" w:rsidRDefault="006E2731" w:rsidP="006E2731">
            <w:pPr>
              <w:spacing w:after="0" w:line="240" w:lineRule="auto"/>
              <w:rPr>
                <w:rFonts w:ascii="Aptos Narrow" w:eastAsia="Times New Roman" w:hAnsi="Aptos Narrow" w:cs="Times New Roman"/>
                <w:b/>
                <w:bCs/>
                <w:color w:val="000000"/>
                <w:kern w:val="0"/>
                <w:lang w:eastAsia="es-CL"/>
                <w14:ligatures w14:val="none"/>
              </w:rPr>
            </w:pPr>
            <w:r w:rsidRPr="006E2731">
              <w:rPr>
                <w:rFonts w:ascii="Aptos Narrow" w:eastAsia="Times New Roman" w:hAnsi="Aptos Narrow" w:cs="Times New Roman"/>
                <w:b/>
                <w:bCs/>
                <w:color w:val="000000"/>
                <w:kern w:val="0"/>
                <w:lang w:eastAsia="es-CL"/>
                <w14:ligatures w14:val="none"/>
              </w:rPr>
              <w:t>Postcondición</w:t>
            </w:r>
          </w:p>
        </w:tc>
        <w:tc>
          <w:tcPr>
            <w:tcW w:w="5640" w:type="dxa"/>
            <w:tcBorders>
              <w:top w:val="nil"/>
              <w:left w:val="nil"/>
              <w:bottom w:val="nil"/>
              <w:right w:val="nil"/>
            </w:tcBorders>
            <w:shd w:val="clear" w:color="auto" w:fill="auto"/>
            <w:noWrap/>
            <w:vAlign w:val="bottom"/>
            <w:hideMark/>
          </w:tcPr>
          <w:p w14:paraId="04CBE46D" w14:textId="77777777" w:rsidR="006E2731" w:rsidRPr="006E2731" w:rsidRDefault="006E2731" w:rsidP="006E2731">
            <w:pPr>
              <w:spacing w:after="0" w:line="240" w:lineRule="auto"/>
              <w:rPr>
                <w:rFonts w:ascii="Aptos Narrow" w:eastAsia="Times New Roman" w:hAnsi="Aptos Narrow" w:cs="Times New Roman"/>
                <w:color w:val="000000"/>
                <w:kern w:val="0"/>
                <w:lang w:eastAsia="es-CL"/>
                <w14:ligatures w14:val="none"/>
              </w:rPr>
            </w:pPr>
            <w:r w:rsidRPr="006E2731">
              <w:rPr>
                <w:rFonts w:ascii="Aptos Narrow" w:eastAsia="Times New Roman" w:hAnsi="Aptos Narrow" w:cs="Times New Roman"/>
                <w:color w:val="000000"/>
                <w:kern w:val="0"/>
                <w:lang w:eastAsia="es-CL"/>
                <w14:ligatures w14:val="none"/>
              </w:rPr>
              <w:t>La orden queda registrada y disponible para seguimiento.</w:t>
            </w:r>
          </w:p>
        </w:tc>
      </w:tr>
      <w:tr w:rsidR="006E2731" w:rsidRPr="006E2731" w14:paraId="505C4AB3" w14:textId="77777777" w:rsidTr="009F0099">
        <w:trPr>
          <w:gridAfter w:val="1"/>
          <w:wAfter w:w="146" w:type="dxa"/>
          <w:trHeight w:val="288"/>
        </w:trPr>
        <w:tc>
          <w:tcPr>
            <w:tcW w:w="7100"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2B78B248" w14:textId="77777777" w:rsidR="006E2731" w:rsidRPr="006E2731" w:rsidRDefault="006E2731" w:rsidP="006E2731">
            <w:pPr>
              <w:spacing w:after="0" w:line="240" w:lineRule="auto"/>
              <w:jc w:val="center"/>
              <w:rPr>
                <w:rFonts w:ascii="Aptos Narrow" w:eastAsia="Times New Roman" w:hAnsi="Aptos Narrow" w:cs="Times New Roman"/>
                <w:b/>
                <w:bCs/>
                <w:color w:val="000000"/>
                <w:kern w:val="0"/>
                <w:lang w:eastAsia="es-CL"/>
                <w14:ligatures w14:val="none"/>
              </w:rPr>
            </w:pPr>
            <w:r w:rsidRPr="006E2731">
              <w:rPr>
                <w:rFonts w:ascii="Aptos Narrow" w:eastAsia="Times New Roman" w:hAnsi="Aptos Narrow" w:cs="Times New Roman"/>
                <w:b/>
                <w:bCs/>
                <w:color w:val="000000"/>
                <w:kern w:val="0"/>
                <w:lang w:eastAsia="es-CL"/>
                <w14:ligatures w14:val="none"/>
              </w:rPr>
              <w:t>Flujo principal</w:t>
            </w:r>
          </w:p>
        </w:tc>
      </w:tr>
      <w:tr w:rsidR="006E2731" w:rsidRPr="006E2731" w14:paraId="4C09D9E6" w14:textId="77777777" w:rsidTr="009F0099">
        <w:trPr>
          <w:gridAfter w:val="1"/>
          <w:wAfter w:w="146" w:type="dxa"/>
          <w:trHeight w:val="450"/>
        </w:trPr>
        <w:tc>
          <w:tcPr>
            <w:tcW w:w="71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7FAA86FF" w14:textId="77777777" w:rsidR="006E2731" w:rsidRPr="006E2731" w:rsidRDefault="006E2731" w:rsidP="006E2731">
            <w:pPr>
              <w:spacing w:after="0" w:line="240" w:lineRule="auto"/>
              <w:rPr>
                <w:rFonts w:ascii="Aptos Narrow" w:eastAsia="Times New Roman" w:hAnsi="Aptos Narrow" w:cs="Times New Roman"/>
                <w:color w:val="000000"/>
                <w:kern w:val="0"/>
                <w:lang w:eastAsia="es-CL"/>
                <w14:ligatures w14:val="none"/>
              </w:rPr>
            </w:pPr>
            <w:r w:rsidRPr="006E2731">
              <w:rPr>
                <w:rFonts w:ascii="Aptos Narrow" w:eastAsia="Times New Roman" w:hAnsi="Aptos Narrow" w:cs="Times New Roman"/>
                <w:color w:val="000000"/>
                <w:kern w:val="0"/>
                <w:lang w:eastAsia="es-CL"/>
                <w14:ligatures w14:val="none"/>
              </w:rPr>
              <w:t>1- El usuario accede a la sección "Nueva Orden".</w:t>
            </w:r>
            <w:r w:rsidRPr="006E2731">
              <w:rPr>
                <w:rFonts w:ascii="Aptos Narrow" w:eastAsia="Times New Roman" w:hAnsi="Aptos Narrow" w:cs="Times New Roman"/>
                <w:color w:val="000000"/>
                <w:kern w:val="0"/>
                <w:lang w:eastAsia="es-CL"/>
                <w14:ligatures w14:val="none"/>
              </w:rPr>
              <w:br/>
              <w:t>2- Selecciona una empresa cliente.</w:t>
            </w:r>
            <w:r w:rsidRPr="006E2731">
              <w:rPr>
                <w:rFonts w:ascii="Aptos Narrow" w:eastAsia="Times New Roman" w:hAnsi="Aptos Narrow" w:cs="Times New Roman"/>
                <w:color w:val="000000"/>
                <w:kern w:val="0"/>
                <w:lang w:eastAsia="es-CL"/>
                <w14:ligatures w14:val="none"/>
              </w:rPr>
              <w:br/>
              <w:t>3- Completa detalles de la orden (origen, destino, tipo de carga, fecha).</w:t>
            </w:r>
            <w:r w:rsidRPr="006E2731">
              <w:rPr>
                <w:rFonts w:ascii="Aptos Narrow" w:eastAsia="Times New Roman" w:hAnsi="Aptos Narrow" w:cs="Times New Roman"/>
                <w:color w:val="000000"/>
                <w:kern w:val="0"/>
                <w:lang w:eastAsia="es-CL"/>
                <w14:ligatures w14:val="none"/>
              </w:rPr>
              <w:br/>
              <w:t>4- El sistema valida los datos ingresados.</w:t>
            </w:r>
            <w:r w:rsidRPr="006E2731">
              <w:rPr>
                <w:rFonts w:ascii="Aptos Narrow" w:eastAsia="Times New Roman" w:hAnsi="Aptos Narrow" w:cs="Times New Roman"/>
                <w:color w:val="000000"/>
                <w:kern w:val="0"/>
                <w:lang w:eastAsia="es-CL"/>
                <w14:ligatures w14:val="none"/>
              </w:rPr>
              <w:br/>
              <w:t>5- Genera un número único de orden.</w:t>
            </w:r>
            <w:r w:rsidRPr="006E2731">
              <w:rPr>
                <w:rFonts w:ascii="Aptos Narrow" w:eastAsia="Times New Roman" w:hAnsi="Aptos Narrow" w:cs="Times New Roman"/>
                <w:color w:val="000000"/>
                <w:kern w:val="0"/>
                <w:lang w:eastAsia="es-CL"/>
                <w14:ligatures w14:val="none"/>
              </w:rPr>
              <w:br/>
              <w:t>6- Guarda la orden en la base de datos.</w:t>
            </w:r>
            <w:r w:rsidRPr="006E2731">
              <w:rPr>
                <w:rFonts w:ascii="Aptos Narrow" w:eastAsia="Times New Roman" w:hAnsi="Aptos Narrow" w:cs="Times New Roman"/>
                <w:color w:val="000000"/>
                <w:kern w:val="0"/>
                <w:lang w:eastAsia="es-CL"/>
                <w14:ligatures w14:val="none"/>
              </w:rPr>
              <w:br/>
              <w:t>7- El sistema confirma la creación y envía una notificación.</w:t>
            </w:r>
          </w:p>
        </w:tc>
      </w:tr>
      <w:tr w:rsidR="006E2731" w:rsidRPr="006E2731" w14:paraId="4B1C5816" w14:textId="77777777" w:rsidTr="009F0099">
        <w:trPr>
          <w:trHeight w:val="288"/>
        </w:trPr>
        <w:tc>
          <w:tcPr>
            <w:tcW w:w="7100" w:type="dxa"/>
            <w:gridSpan w:val="2"/>
            <w:vMerge/>
            <w:tcBorders>
              <w:top w:val="single" w:sz="4" w:space="0" w:color="auto"/>
              <w:left w:val="single" w:sz="4" w:space="0" w:color="auto"/>
              <w:bottom w:val="single" w:sz="4" w:space="0" w:color="auto"/>
              <w:right w:val="single" w:sz="4" w:space="0" w:color="auto"/>
            </w:tcBorders>
            <w:vAlign w:val="center"/>
            <w:hideMark/>
          </w:tcPr>
          <w:p w14:paraId="30F930BC" w14:textId="77777777" w:rsidR="006E2731" w:rsidRPr="006E2731" w:rsidRDefault="006E2731" w:rsidP="006E2731">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62CF7084" w14:textId="77777777" w:rsidR="006E2731" w:rsidRPr="006E2731" w:rsidRDefault="006E2731" w:rsidP="006E2731">
            <w:pPr>
              <w:spacing w:after="0" w:line="240" w:lineRule="auto"/>
              <w:rPr>
                <w:rFonts w:ascii="Aptos Narrow" w:eastAsia="Times New Roman" w:hAnsi="Aptos Narrow" w:cs="Times New Roman"/>
                <w:color w:val="000000"/>
                <w:kern w:val="0"/>
                <w:lang w:eastAsia="es-CL"/>
                <w14:ligatures w14:val="none"/>
              </w:rPr>
            </w:pPr>
          </w:p>
        </w:tc>
      </w:tr>
      <w:tr w:rsidR="006E2731" w:rsidRPr="006E2731" w14:paraId="70FCBD98" w14:textId="77777777" w:rsidTr="009F0099">
        <w:trPr>
          <w:trHeight w:val="288"/>
        </w:trPr>
        <w:tc>
          <w:tcPr>
            <w:tcW w:w="7100" w:type="dxa"/>
            <w:gridSpan w:val="2"/>
            <w:vMerge/>
            <w:tcBorders>
              <w:top w:val="single" w:sz="4" w:space="0" w:color="auto"/>
              <w:left w:val="single" w:sz="4" w:space="0" w:color="auto"/>
              <w:bottom w:val="single" w:sz="4" w:space="0" w:color="auto"/>
              <w:right w:val="single" w:sz="4" w:space="0" w:color="auto"/>
            </w:tcBorders>
            <w:vAlign w:val="center"/>
            <w:hideMark/>
          </w:tcPr>
          <w:p w14:paraId="196C1F8F" w14:textId="77777777" w:rsidR="006E2731" w:rsidRPr="006E2731" w:rsidRDefault="006E2731" w:rsidP="006E2731">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64036313" w14:textId="77777777" w:rsidR="006E2731" w:rsidRPr="006E2731" w:rsidRDefault="006E2731" w:rsidP="006E2731">
            <w:pPr>
              <w:spacing w:after="0" w:line="240" w:lineRule="auto"/>
              <w:rPr>
                <w:rFonts w:ascii="Times New Roman" w:eastAsia="Times New Roman" w:hAnsi="Times New Roman" w:cs="Times New Roman"/>
                <w:kern w:val="0"/>
                <w:sz w:val="20"/>
                <w:szCs w:val="20"/>
                <w:lang w:eastAsia="es-CL"/>
                <w14:ligatures w14:val="none"/>
              </w:rPr>
            </w:pPr>
          </w:p>
        </w:tc>
      </w:tr>
      <w:tr w:rsidR="006E2731" w:rsidRPr="006E2731" w14:paraId="2954E1EB" w14:textId="77777777" w:rsidTr="009F0099">
        <w:trPr>
          <w:trHeight w:val="288"/>
        </w:trPr>
        <w:tc>
          <w:tcPr>
            <w:tcW w:w="7100" w:type="dxa"/>
            <w:gridSpan w:val="2"/>
            <w:vMerge/>
            <w:tcBorders>
              <w:top w:val="single" w:sz="4" w:space="0" w:color="auto"/>
              <w:left w:val="single" w:sz="4" w:space="0" w:color="auto"/>
              <w:bottom w:val="single" w:sz="4" w:space="0" w:color="auto"/>
              <w:right w:val="single" w:sz="4" w:space="0" w:color="auto"/>
            </w:tcBorders>
            <w:vAlign w:val="center"/>
            <w:hideMark/>
          </w:tcPr>
          <w:p w14:paraId="2B026D6D" w14:textId="77777777" w:rsidR="006E2731" w:rsidRPr="006E2731" w:rsidRDefault="006E2731" w:rsidP="006E2731">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172CB628" w14:textId="77777777" w:rsidR="006E2731" w:rsidRPr="006E2731" w:rsidRDefault="006E2731" w:rsidP="006E2731">
            <w:pPr>
              <w:spacing w:after="0" w:line="240" w:lineRule="auto"/>
              <w:rPr>
                <w:rFonts w:ascii="Times New Roman" w:eastAsia="Times New Roman" w:hAnsi="Times New Roman" w:cs="Times New Roman"/>
                <w:kern w:val="0"/>
                <w:sz w:val="20"/>
                <w:szCs w:val="20"/>
                <w:lang w:eastAsia="es-CL"/>
                <w14:ligatures w14:val="none"/>
              </w:rPr>
            </w:pPr>
          </w:p>
        </w:tc>
      </w:tr>
      <w:tr w:rsidR="006E2731" w:rsidRPr="006E2731" w14:paraId="053BBC1B" w14:textId="77777777" w:rsidTr="009F0099">
        <w:trPr>
          <w:trHeight w:val="288"/>
        </w:trPr>
        <w:tc>
          <w:tcPr>
            <w:tcW w:w="7100" w:type="dxa"/>
            <w:gridSpan w:val="2"/>
            <w:vMerge/>
            <w:tcBorders>
              <w:top w:val="single" w:sz="4" w:space="0" w:color="auto"/>
              <w:left w:val="single" w:sz="4" w:space="0" w:color="auto"/>
              <w:bottom w:val="single" w:sz="4" w:space="0" w:color="auto"/>
              <w:right w:val="single" w:sz="4" w:space="0" w:color="auto"/>
            </w:tcBorders>
            <w:vAlign w:val="center"/>
            <w:hideMark/>
          </w:tcPr>
          <w:p w14:paraId="386BAF7E" w14:textId="77777777" w:rsidR="006E2731" w:rsidRPr="006E2731" w:rsidRDefault="006E2731" w:rsidP="006E2731">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16383451" w14:textId="77777777" w:rsidR="006E2731" w:rsidRPr="006E2731" w:rsidRDefault="006E2731" w:rsidP="006E2731">
            <w:pPr>
              <w:spacing w:after="0" w:line="240" w:lineRule="auto"/>
              <w:rPr>
                <w:rFonts w:ascii="Times New Roman" w:eastAsia="Times New Roman" w:hAnsi="Times New Roman" w:cs="Times New Roman"/>
                <w:kern w:val="0"/>
                <w:sz w:val="20"/>
                <w:szCs w:val="20"/>
                <w:lang w:eastAsia="es-CL"/>
                <w14:ligatures w14:val="none"/>
              </w:rPr>
            </w:pPr>
          </w:p>
        </w:tc>
      </w:tr>
      <w:tr w:rsidR="006E2731" w:rsidRPr="006E2731" w14:paraId="2F865D5C" w14:textId="77777777" w:rsidTr="009F0099">
        <w:trPr>
          <w:trHeight w:val="288"/>
        </w:trPr>
        <w:tc>
          <w:tcPr>
            <w:tcW w:w="7100" w:type="dxa"/>
            <w:gridSpan w:val="2"/>
            <w:vMerge/>
            <w:tcBorders>
              <w:top w:val="single" w:sz="4" w:space="0" w:color="auto"/>
              <w:left w:val="single" w:sz="4" w:space="0" w:color="auto"/>
              <w:bottom w:val="single" w:sz="4" w:space="0" w:color="auto"/>
              <w:right w:val="single" w:sz="4" w:space="0" w:color="auto"/>
            </w:tcBorders>
            <w:vAlign w:val="center"/>
            <w:hideMark/>
          </w:tcPr>
          <w:p w14:paraId="5FABFF85" w14:textId="77777777" w:rsidR="006E2731" w:rsidRPr="006E2731" w:rsidRDefault="006E2731" w:rsidP="006E2731">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6476757E" w14:textId="77777777" w:rsidR="006E2731" w:rsidRPr="006E2731" w:rsidRDefault="006E2731" w:rsidP="006E2731">
            <w:pPr>
              <w:spacing w:after="0" w:line="240" w:lineRule="auto"/>
              <w:rPr>
                <w:rFonts w:ascii="Times New Roman" w:eastAsia="Times New Roman" w:hAnsi="Times New Roman" w:cs="Times New Roman"/>
                <w:kern w:val="0"/>
                <w:sz w:val="20"/>
                <w:szCs w:val="20"/>
                <w:lang w:eastAsia="es-CL"/>
                <w14:ligatures w14:val="none"/>
              </w:rPr>
            </w:pPr>
          </w:p>
        </w:tc>
      </w:tr>
      <w:tr w:rsidR="006E2731" w:rsidRPr="006E2731" w14:paraId="15D2FB47" w14:textId="77777777" w:rsidTr="009F0099">
        <w:trPr>
          <w:trHeight w:val="288"/>
        </w:trPr>
        <w:tc>
          <w:tcPr>
            <w:tcW w:w="7100" w:type="dxa"/>
            <w:gridSpan w:val="2"/>
            <w:vMerge/>
            <w:tcBorders>
              <w:top w:val="single" w:sz="4" w:space="0" w:color="auto"/>
              <w:left w:val="single" w:sz="4" w:space="0" w:color="auto"/>
              <w:bottom w:val="single" w:sz="4" w:space="0" w:color="auto"/>
              <w:right w:val="single" w:sz="4" w:space="0" w:color="auto"/>
            </w:tcBorders>
            <w:vAlign w:val="center"/>
            <w:hideMark/>
          </w:tcPr>
          <w:p w14:paraId="50B84C31" w14:textId="77777777" w:rsidR="006E2731" w:rsidRPr="006E2731" w:rsidRDefault="006E2731" w:rsidP="006E2731">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494FCF5D" w14:textId="77777777" w:rsidR="006E2731" w:rsidRPr="006E2731" w:rsidRDefault="006E2731" w:rsidP="006E2731">
            <w:pPr>
              <w:spacing w:after="0" w:line="240" w:lineRule="auto"/>
              <w:rPr>
                <w:rFonts w:ascii="Times New Roman" w:eastAsia="Times New Roman" w:hAnsi="Times New Roman" w:cs="Times New Roman"/>
                <w:kern w:val="0"/>
                <w:sz w:val="20"/>
                <w:szCs w:val="20"/>
                <w:lang w:eastAsia="es-CL"/>
                <w14:ligatures w14:val="none"/>
              </w:rPr>
            </w:pPr>
          </w:p>
        </w:tc>
      </w:tr>
      <w:tr w:rsidR="006E2731" w:rsidRPr="006E2731" w14:paraId="152B8714" w14:textId="77777777" w:rsidTr="009F0099">
        <w:trPr>
          <w:trHeight w:val="288"/>
        </w:trPr>
        <w:tc>
          <w:tcPr>
            <w:tcW w:w="7100" w:type="dxa"/>
            <w:gridSpan w:val="2"/>
            <w:vMerge/>
            <w:tcBorders>
              <w:top w:val="single" w:sz="4" w:space="0" w:color="auto"/>
              <w:left w:val="single" w:sz="4" w:space="0" w:color="auto"/>
              <w:bottom w:val="single" w:sz="4" w:space="0" w:color="auto"/>
              <w:right w:val="single" w:sz="4" w:space="0" w:color="auto"/>
            </w:tcBorders>
            <w:vAlign w:val="center"/>
            <w:hideMark/>
          </w:tcPr>
          <w:p w14:paraId="59FE9A20" w14:textId="77777777" w:rsidR="006E2731" w:rsidRPr="006E2731" w:rsidRDefault="006E2731" w:rsidP="006E2731">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176B9478" w14:textId="77777777" w:rsidR="006E2731" w:rsidRPr="006E2731" w:rsidRDefault="006E2731" w:rsidP="006E2731">
            <w:pPr>
              <w:spacing w:after="0" w:line="240" w:lineRule="auto"/>
              <w:rPr>
                <w:rFonts w:ascii="Times New Roman" w:eastAsia="Times New Roman" w:hAnsi="Times New Roman" w:cs="Times New Roman"/>
                <w:kern w:val="0"/>
                <w:sz w:val="20"/>
                <w:szCs w:val="20"/>
                <w:lang w:eastAsia="es-CL"/>
                <w14:ligatures w14:val="none"/>
              </w:rPr>
            </w:pPr>
          </w:p>
        </w:tc>
      </w:tr>
    </w:tbl>
    <w:p w14:paraId="42D3CCB8" w14:textId="77777777" w:rsidR="00E82755" w:rsidRDefault="00E82755" w:rsidP="0040449B">
      <w:pPr>
        <w:spacing w:line="360" w:lineRule="auto"/>
        <w:jc w:val="both"/>
        <w:rPr>
          <w:rFonts w:ascii="Arial" w:hAnsi="Arial" w:cs="Arial"/>
        </w:rPr>
      </w:pPr>
    </w:p>
    <w:p w14:paraId="0E0D743D" w14:textId="4F104227" w:rsidR="006517CD" w:rsidRDefault="006517CD" w:rsidP="006517CD">
      <w:pPr>
        <w:pStyle w:val="Descripcin"/>
        <w:keepNext/>
        <w:jc w:val="both"/>
      </w:pPr>
      <w:bookmarkStart w:id="105" w:name="_Toc183468054"/>
      <w:r>
        <w:t xml:space="preserve">Ilustración </w:t>
      </w:r>
      <w:fldSimple w:instr=" SEQ Ilustración \* ARABIC ">
        <w:r w:rsidR="002C5966">
          <w:rPr>
            <w:noProof/>
          </w:rPr>
          <w:t>14</w:t>
        </w:r>
      </w:fldSimple>
      <w:r>
        <w:t xml:space="preserve"> - Caso de uso - </w:t>
      </w:r>
      <w:r w:rsidRPr="00C306C8">
        <w:t>Generación de Orden de Transporte</w:t>
      </w:r>
      <w:bookmarkEnd w:id="105"/>
    </w:p>
    <w:p w14:paraId="2FAAFF46" w14:textId="1444EB19" w:rsidR="51EF6E67" w:rsidRDefault="51EF6E67" w:rsidP="4DD8852D">
      <w:pPr>
        <w:spacing w:line="360" w:lineRule="auto"/>
        <w:jc w:val="both"/>
        <w:rPr>
          <w:rFonts w:ascii="Arial" w:hAnsi="Arial" w:cs="Arial"/>
        </w:rPr>
      </w:pPr>
      <w:r>
        <w:rPr>
          <w:noProof/>
        </w:rPr>
        <w:drawing>
          <wp:inline distT="0" distB="0" distL="0" distR="0" wp14:anchorId="7D03E1F3" wp14:editId="37B428D5">
            <wp:extent cx="5612130" cy="1473200"/>
            <wp:effectExtent l="19050" t="19050" r="26670" b="12700"/>
            <wp:docPr id="267671662"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12130" cy="1473200"/>
                    </a:xfrm>
                    <a:prstGeom prst="rect">
                      <a:avLst/>
                    </a:prstGeom>
                    <a:noFill/>
                    <a:ln>
                      <a:solidFill>
                        <a:schemeClr val="tx1"/>
                      </a:solidFill>
                    </a:ln>
                  </pic:spPr>
                </pic:pic>
              </a:graphicData>
            </a:graphic>
          </wp:inline>
        </w:drawing>
      </w:r>
    </w:p>
    <w:p w14:paraId="01734EBA" w14:textId="0DB41EBE" w:rsidR="4DD8852D" w:rsidRDefault="4DD8852D" w:rsidP="4DD8852D">
      <w:pPr>
        <w:spacing w:line="360" w:lineRule="auto"/>
        <w:jc w:val="both"/>
        <w:rPr>
          <w:rFonts w:ascii="Arial" w:hAnsi="Arial" w:cs="Arial"/>
        </w:rPr>
      </w:pPr>
    </w:p>
    <w:p w14:paraId="5DC24F8A" w14:textId="0DB9165D" w:rsidR="4DD8852D" w:rsidRDefault="4DD8852D" w:rsidP="4DD8852D">
      <w:pPr>
        <w:spacing w:line="360" w:lineRule="auto"/>
        <w:jc w:val="both"/>
        <w:rPr>
          <w:rFonts w:ascii="Arial" w:hAnsi="Arial" w:cs="Arial"/>
        </w:rPr>
      </w:pPr>
    </w:p>
    <w:p w14:paraId="4BA66ED7" w14:textId="1002F33E" w:rsidR="4DD8852D" w:rsidRDefault="4DD8852D" w:rsidP="4DD8852D">
      <w:pPr>
        <w:spacing w:line="360" w:lineRule="auto"/>
        <w:jc w:val="both"/>
        <w:rPr>
          <w:rFonts w:ascii="Arial" w:hAnsi="Arial" w:cs="Arial"/>
        </w:rPr>
      </w:pPr>
    </w:p>
    <w:p w14:paraId="066768A6" w14:textId="75720BFF" w:rsidR="4DD8852D" w:rsidRDefault="4DD8852D" w:rsidP="4DD8852D">
      <w:pPr>
        <w:spacing w:line="360" w:lineRule="auto"/>
        <w:jc w:val="both"/>
        <w:rPr>
          <w:rFonts w:ascii="Arial" w:hAnsi="Arial" w:cs="Arial"/>
        </w:rPr>
      </w:pPr>
    </w:p>
    <w:p w14:paraId="49E5D5BA" w14:textId="46FDFC99" w:rsidR="4DD8852D" w:rsidRDefault="4DD8852D" w:rsidP="4DD8852D">
      <w:pPr>
        <w:spacing w:line="360" w:lineRule="auto"/>
        <w:jc w:val="both"/>
        <w:rPr>
          <w:rFonts w:ascii="Arial" w:hAnsi="Arial" w:cs="Arial"/>
        </w:rPr>
      </w:pPr>
    </w:p>
    <w:p w14:paraId="72853984" w14:textId="38A4F207" w:rsidR="4DD8852D" w:rsidRDefault="4DD8852D" w:rsidP="4DD8852D">
      <w:pPr>
        <w:spacing w:line="360" w:lineRule="auto"/>
        <w:jc w:val="both"/>
        <w:rPr>
          <w:rFonts w:ascii="Arial" w:hAnsi="Arial" w:cs="Arial"/>
        </w:rPr>
      </w:pPr>
    </w:p>
    <w:p w14:paraId="3A4D327B" w14:textId="7CD0D5E9" w:rsidR="4DD8852D" w:rsidRDefault="4DD8852D" w:rsidP="4DD8852D">
      <w:pPr>
        <w:spacing w:line="360" w:lineRule="auto"/>
        <w:jc w:val="both"/>
        <w:rPr>
          <w:rFonts w:ascii="Arial" w:hAnsi="Arial" w:cs="Arial"/>
        </w:rPr>
      </w:pPr>
    </w:p>
    <w:p w14:paraId="69DAF888" w14:textId="0D624D00" w:rsidR="009F0099" w:rsidRDefault="009F0099" w:rsidP="009F0099">
      <w:pPr>
        <w:pStyle w:val="Descripcin"/>
        <w:keepNext/>
      </w:pPr>
      <w:bookmarkStart w:id="106" w:name="_Toc183468904"/>
      <w:r>
        <w:t xml:space="preserve">Tabla </w:t>
      </w:r>
      <w:fldSimple w:instr=" SEQ Tabla \* ARABIC ">
        <w:r w:rsidR="002C5966">
          <w:rPr>
            <w:noProof/>
          </w:rPr>
          <w:t>9</w:t>
        </w:r>
      </w:fldSimple>
      <w:r>
        <w:t xml:space="preserve"> </w:t>
      </w:r>
      <w:r w:rsidRPr="00E2652E">
        <w:t>- Caso de uso - CU-0</w:t>
      </w:r>
      <w:r>
        <w:t>7</w:t>
      </w:r>
      <w:bookmarkEnd w:id="106"/>
    </w:p>
    <w:tbl>
      <w:tblPr>
        <w:tblW w:w="7146" w:type="dxa"/>
        <w:tblCellMar>
          <w:top w:w="15" w:type="dxa"/>
          <w:left w:w="70" w:type="dxa"/>
          <w:right w:w="70" w:type="dxa"/>
        </w:tblCellMar>
        <w:tblLook w:val="04A0" w:firstRow="1" w:lastRow="0" w:firstColumn="1" w:lastColumn="0" w:noHBand="0" w:noVBand="1"/>
      </w:tblPr>
      <w:tblGrid>
        <w:gridCol w:w="1460"/>
        <w:gridCol w:w="5540"/>
        <w:gridCol w:w="146"/>
      </w:tblGrid>
      <w:tr w:rsidR="002D7302" w:rsidRPr="002D7302" w14:paraId="7DC3024D" w14:textId="77777777" w:rsidTr="009F0099">
        <w:trPr>
          <w:gridAfter w:val="1"/>
          <w:wAfter w:w="146" w:type="dxa"/>
          <w:trHeight w:val="288"/>
        </w:trPr>
        <w:tc>
          <w:tcPr>
            <w:tcW w:w="146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72DCDE7B" w14:textId="77777777" w:rsidR="002D7302" w:rsidRPr="002D7302" w:rsidRDefault="002D7302" w:rsidP="002D7302">
            <w:pPr>
              <w:spacing w:after="0" w:line="240" w:lineRule="auto"/>
              <w:rPr>
                <w:rFonts w:ascii="Aptos Narrow" w:eastAsia="Times New Roman" w:hAnsi="Aptos Narrow" w:cs="Times New Roman"/>
                <w:b/>
                <w:bCs/>
                <w:color w:val="000000"/>
                <w:kern w:val="0"/>
                <w:lang w:eastAsia="es-CL"/>
                <w14:ligatures w14:val="none"/>
              </w:rPr>
            </w:pPr>
            <w:r w:rsidRPr="002D7302">
              <w:rPr>
                <w:rFonts w:ascii="Aptos Narrow" w:eastAsia="Times New Roman" w:hAnsi="Aptos Narrow" w:cs="Times New Roman"/>
                <w:b/>
                <w:bCs/>
                <w:color w:val="000000"/>
                <w:kern w:val="0"/>
                <w:lang w:eastAsia="es-CL"/>
                <w14:ligatures w14:val="none"/>
              </w:rPr>
              <w:t>Caso N°</w:t>
            </w:r>
          </w:p>
        </w:tc>
        <w:tc>
          <w:tcPr>
            <w:tcW w:w="5540" w:type="dxa"/>
            <w:tcBorders>
              <w:top w:val="single" w:sz="4" w:space="0" w:color="auto"/>
              <w:left w:val="nil"/>
              <w:bottom w:val="single" w:sz="4" w:space="0" w:color="auto"/>
              <w:right w:val="single" w:sz="4" w:space="0" w:color="auto"/>
            </w:tcBorders>
            <w:shd w:val="clear" w:color="auto" w:fill="auto"/>
            <w:noWrap/>
            <w:vAlign w:val="bottom"/>
            <w:hideMark/>
          </w:tcPr>
          <w:p w14:paraId="1E4FFDA9" w14:textId="77777777" w:rsidR="002D7302" w:rsidRPr="002D7302" w:rsidRDefault="002D7302" w:rsidP="002D7302">
            <w:pPr>
              <w:spacing w:after="0" w:line="240" w:lineRule="auto"/>
              <w:rPr>
                <w:rFonts w:ascii="Aptos Narrow" w:eastAsia="Times New Roman" w:hAnsi="Aptos Narrow" w:cs="Times New Roman"/>
                <w:color w:val="000000"/>
                <w:kern w:val="0"/>
                <w:lang w:eastAsia="es-CL"/>
                <w14:ligatures w14:val="none"/>
              </w:rPr>
            </w:pPr>
            <w:r w:rsidRPr="002D7302">
              <w:rPr>
                <w:rFonts w:ascii="Aptos Narrow" w:eastAsia="Times New Roman" w:hAnsi="Aptos Narrow" w:cs="Times New Roman"/>
                <w:color w:val="000000"/>
                <w:kern w:val="0"/>
                <w:lang w:eastAsia="es-CL"/>
                <w14:ligatures w14:val="none"/>
              </w:rPr>
              <w:t>CU-07</w:t>
            </w:r>
          </w:p>
        </w:tc>
      </w:tr>
      <w:tr w:rsidR="002D7302" w:rsidRPr="002D7302" w14:paraId="6A8434D5"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3D3C2FDF" w14:textId="77777777" w:rsidR="002D7302" w:rsidRPr="002D7302" w:rsidRDefault="002D7302" w:rsidP="002D7302">
            <w:pPr>
              <w:spacing w:after="0" w:line="240" w:lineRule="auto"/>
              <w:rPr>
                <w:rFonts w:ascii="Aptos Narrow" w:eastAsia="Times New Roman" w:hAnsi="Aptos Narrow" w:cs="Times New Roman"/>
                <w:b/>
                <w:bCs/>
                <w:color w:val="000000"/>
                <w:kern w:val="0"/>
                <w:lang w:eastAsia="es-CL"/>
                <w14:ligatures w14:val="none"/>
              </w:rPr>
            </w:pPr>
            <w:r w:rsidRPr="002D7302">
              <w:rPr>
                <w:rFonts w:ascii="Aptos Narrow" w:eastAsia="Times New Roman" w:hAnsi="Aptos Narrow" w:cs="Times New Roman"/>
                <w:b/>
                <w:bCs/>
                <w:color w:val="000000"/>
                <w:kern w:val="0"/>
                <w:lang w:eastAsia="es-CL"/>
                <w14:ligatures w14:val="none"/>
              </w:rPr>
              <w:t>Nombre</w:t>
            </w:r>
          </w:p>
        </w:tc>
        <w:tc>
          <w:tcPr>
            <w:tcW w:w="5540" w:type="dxa"/>
            <w:tcBorders>
              <w:top w:val="nil"/>
              <w:left w:val="nil"/>
              <w:bottom w:val="single" w:sz="4" w:space="0" w:color="auto"/>
              <w:right w:val="single" w:sz="4" w:space="0" w:color="auto"/>
            </w:tcBorders>
            <w:shd w:val="clear" w:color="auto" w:fill="auto"/>
            <w:noWrap/>
            <w:vAlign w:val="bottom"/>
            <w:hideMark/>
          </w:tcPr>
          <w:p w14:paraId="49054711" w14:textId="77777777" w:rsidR="002D7302" w:rsidRPr="002D7302" w:rsidRDefault="002D7302" w:rsidP="002D7302">
            <w:pPr>
              <w:spacing w:after="0" w:line="240" w:lineRule="auto"/>
              <w:rPr>
                <w:rFonts w:ascii="Aptos Narrow" w:eastAsia="Times New Roman" w:hAnsi="Aptos Narrow" w:cs="Times New Roman"/>
                <w:color w:val="000000"/>
                <w:kern w:val="0"/>
                <w:lang w:eastAsia="es-CL"/>
                <w14:ligatures w14:val="none"/>
              </w:rPr>
            </w:pPr>
            <w:r w:rsidRPr="002D7302">
              <w:rPr>
                <w:rFonts w:ascii="Aptos Narrow" w:eastAsia="Times New Roman" w:hAnsi="Aptos Narrow" w:cs="Times New Roman"/>
                <w:color w:val="000000"/>
                <w:kern w:val="0"/>
                <w:lang w:eastAsia="es-CL"/>
                <w14:ligatures w14:val="none"/>
              </w:rPr>
              <w:t>Seguimiento de Orden</w:t>
            </w:r>
          </w:p>
        </w:tc>
      </w:tr>
      <w:tr w:rsidR="002D7302" w:rsidRPr="002D7302" w14:paraId="6F8D4B04"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6CEBD187" w14:textId="77777777" w:rsidR="002D7302" w:rsidRPr="002D7302" w:rsidRDefault="002D7302" w:rsidP="002D7302">
            <w:pPr>
              <w:spacing w:after="0" w:line="240" w:lineRule="auto"/>
              <w:rPr>
                <w:rFonts w:ascii="Aptos Narrow" w:eastAsia="Times New Roman" w:hAnsi="Aptos Narrow" w:cs="Times New Roman"/>
                <w:b/>
                <w:bCs/>
                <w:color w:val="000000"/>
                <w:kern w:val="0"/>
                <w:lang w:eastAsia="es-CL"/>
                <w14:ligatures w14:val="none"/>
              </w:rPr>
            </w:pPr>
            <w:r w:rsidRPr="002D7302">
              <w:rPr>
                <w:rFonts w:ascii="Aptos Narrow" w:eastAsia="Times New Roman" w:hAnsi="Aptos Narrow" w:cs="Times New Roman"/>
                <w:b/>
                <w:bCs/>
                <w:color w:val="000000"/>
                <w:kern w:val="0"/>
                <w:lang w:eastAsia="es-CL"/>
                <w14:ligatures w14:val="none"/>
              </w:rPr>
              <w:t>Actor</w:t>
            </w:r>
          </w:p>
        </w:tc>
        <w:tc>
          <w:tcPr>
            <w:tcW w:w="5540" w:type="dxa"/>
            <w:tcBorders>
              <w:top w:val="nil"/>
              <w:left w:val="nil"/>
              <w:bottom w:val="single" w:sz="4" w:space="0" w:color="auto"/>
              <w:right w:val="single" w:sz="4" w:space="0" w:color="auto"/>
            </w:tcBorders>
            <w:shd w:val="clear" w:color="auto" w:fill="auto"/>
            <w:noWrap/>
            <w:vAlign w:val="bottom"/>
            <w:hideMark/>
          </w:tcPr>
          <w:p w14:paraId="2DD21571" w14:textId="77777777" w:rsidR="002D7302" w:rsidRPr="002D7302" w:rsidRDefault="002D7302" w:rsidP="002D7302">
            <w:pPr>
              <w:spacing w:after="0" w:line="240" w:lineRule="auto"/>
              <w:rPr>
                <w:rFonts w:ascii="Aptos Narrow" w:eastAsia="Times New Roman" w:hAnsi="Aptos Narrow" w:cs="Times New Roman"/>
                <w:color w:val="000000"/>
                <w:kern w:val="0"/>
                <w:lang w:eastAsia="es-CL"/>
                <w14:ligatures w14:val="none"/>
              </w:rPr>
            </w:pPr>
            <w:r w:rsidRPr="002D7302">
              <w:rPr>
                <w:rFonts w:ascii="Aptos Narrow" w:eastAsia="Times New Roman" w:hAnsi="Aptos Narrow" w:cs="Times New Roman"/>
                <w:color w:val="000000"/>
                <w:kern w:val="0"/>
                <w:lang w:eastAsia="es-CL"/>
                <w14:ligatures w14:val="none"/>
              </w:rPr>
              <w:t>Usuario</w:t>
            </w:r>
          </w:p>
        </w:tc>
      </w:tr>
      <w:tr w:rsidR="002D7302" w:rsidRPr="002D7302" w14:paraId="26CB1942"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center"/>
            <w:hideMark/>
          </w:tcPr>
          <w:p w14:paraId="1A83D6C9" w14:textId="77777777" w:rsidR="002D7302" w:rsidRPr="002D7302" w:rsidRDefault="002D7302" w:rsidP="002D7302">
            <w:pPr>
              <w:spacing w:after="0" w:line="240" w:lineRule="auto"/>
              <w:rPr>
                <w:rFonts w:ascii="Aptos Narrow" w:eastAsia="Times New Roman" w:hAnsi="Aptos Narrow" w:cs="Times New Roman"/>
                <w:b/>
                <w:bCs/>
                <w:color w:val="000000"/>
                <w:kern w:val="0"/>
                <w:lang w:eastAsia="es-CL"/>
                <w14:ligatures w14:val="none"/>
              </w:rPr>
            </w:pPr>
            <w:r w:rsidRPr="002D7302">
              <w:rPr>
                <w:rFonts w:ascii="Aptos Narrow" w:eastAsia="Times New Roman" w:hAnsi="Aptos Narrow" w:cs="Times New Roman"/>
                <w:b/>
                <w:bCs/>
                <w:color w:val="000000"/>
                <w:kern w:val="0"/>
                <w:lang w:eastAsia="es-CL"/>
                <w14:ligatures w14:val="none"/>
              </w:rPr>
              <w:t>Precondición</w:t>
            </w:r>
          </w:p>
        </w:tc>
        <w:tc>
          <w:tcPr>
            <w:tcW w:w="5540" w:type="dxa"/>
            <w:tcBorders>
              <w:top w:val="nil"/>
              <w:left w:val="nil"/>
              <w:bottom w:val="single" w:sz="4" w:space="0" w:color="auto"/>
              <w:right w:val="single" w:sz="4" w:space="0" w:color="auto"/>
            </w:tcBorders>
            <w:shd w:val="clear" w:color="auto" w:fill="auto"/>
            <w:vAlign w:val="bottom"/>
            <w:hideMark/>
          </w:tcPr>
          <w:p w14:paraId="4ED39A16" w14:textId="77777777" w:rsidR="002D7302" w:rsidRPr="002D7302" w:rsidRDefault="002D7302" w:rsidP="002D7302">
            <w:pPr>
              <w:spacing w:after="0" w:line="240" w:lineRule="auto"/>
              <w:rPr>
                <w:rFonts w:ascii="Aptos Narrow" w:eastAsia="Times New Roman" w:hAnsi="Aptos Narrow" w:cs="Times New Roman"/>
                <w:color w:val="000000"/>
                <w:kern w:val="0"/>
                <w:lang w:eastAsia="es-CL"/>
                <w14:ligatures w14:val="none"/>
              </w:rPr>
            </w:pPr>
            <w:r w:rsidRPr="002D7302">
              <w:rPr>
                <w:rFonts w:ascii="Aptos Narrow" w:eastAsia="Times New Roman" w:hAnsi="Aptos Narrow" w:cs="Times New Roman"/>
                <w:color w:val="000000"/>
                <w:kern w:val="0"/>
                <w:lang w:eastAsia="es-CL"/>
                <w14:ligatures w14:val="none"/>
              </w:rPr>
              <w:t>La orden debe estar registrada en el sistema.</w:t>
            </w:r>
          </w:p>
        </w:tc>
      </w:tr>
      <w:tr w:rsidR="002D7302" w:rsidRPr="002D7302" w14:paraId="21FC0E9D"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5894B598" w14:textId="77777777" w:rsidR="002D7302" w:rsidRPr="002D7302" w:rsidRDefault="002D7302" w:rsidP="002D7302">
            <w:pPr>
              <w:spacing w:after="0" w:line="240" w:lineRule="auto"/>
              <w:rPr>
                <w:rFonts w:ascii="Aptos Narrow" w:eastAsia="Times New Roman" w:hAnsi="Aptos Narrow" w:cs="Times New Roman"/>
                <w:b/>
                <w:bCs/>
                <w:color w:val="000000"/>
                <w:kern w:val="0"/>
                <w:lang w:eastAsia="es-CL"/>
                <w14:ligatures w14:val="none"/>
              </w:rPr>
            </w:pPr>
            <w:r w:rsidRPr="002D7302">
              <w:rPr>
                <w:rFonts w:ascii="Aptos Narrow" w:eastAsia="Times New Roman" w:hAnsi="Aptos Narrow" w:cs="Times New Roman"/>
                <w:b/>
                <w:bCs/>
                <w:color w:val="000000"/>
                <w:kern w:val="0"/>
                <w:lang w:eastAsia="es-CL"/>
                <w14:ligatures w14:val="none"/>
              </w:rPr>
              <w:t>Postcondición</w:t>
            </w:r>
          </w:p>
        </w:tc>
        <w:tc>
          <w:tcPr>
            <w:tcW w:w="5540" w:type="dxa"/>
            <w:tcBorders>
              <w:top w:val="nil"/>
              <w:left w:val="nil"/>
              <w:bottom w:val="nil"/>
              <w:right w:val="nil"/>
            </w:tcBorders>
            <w:shd w:val="clear" w:color="auto" w:fill="auto"/>
            <w:noWrap/>
            <w:vAlign w:val="bottom"/>
            <w:hideMark/>
          </w:tcPr>
          <w:p w14:paraId="5C076009" w14:textId="77777777" w:rsidR="002D7302" w:rsidRPr="002D7302" w:rsidRDefault="002D7302" w:rsidP="002D7302">
            <w:pPr>
              <w:spacing w:after="0" w:line="240" w:lineRule="auto"/>
              <w:rPr>
                <w:rFonts w:ascii="Aptos Narrow" w:eastAsia="Times New Roman" w:hAnsi="Aptos Narrow" w:cs="Times New Roman"/>
                <w:color w:val="000000"/>
                <w:kern w:val="0"/>
                <w:lang w:eastAsia="es-CL"/>
                <w14:ligatures w14:val="none"/>
              </w:rPr>
            </w:pPr>
            <w:r w:rsidRPr="002D7302">
              <w:rPr>
                <w:rFonts w:ascii="Aptos Narrow" w:eastAsia="Times New Roman" w:hAnsi="Aptos Narrow" w:cs="Times New Roman"/>
                <w:color w:val="000000"/>
                <w:kern w:val="0"/>
                <w:lang w:eastAsia="es-CL"/>
                <w14:ligatures w14:val="none"/>
              </w:rPr>
              <w:t>El usuario obtiene la información actualizada de la orden.</w:t>
            </w:r>
          </w:p>
        </w:tc>
      </w:tr>
      <w:tr w:rsidR="002D7302" w:rsidRPr="002D7302" w14:paraId="143E686C" w14:textId="77777777" w:rsidTr="009F0099">
        <w:trPr>
          <w:gridAfter w:val="1"/>
          <w:wAfter w:w="146" w:type="dxa"/>
          <w:trHeight w:val="288"/>
        </w:trPr>
        <w:tc>
          <w:tcPr>
            <w:tcW w:w="7000"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DC9729A" w14:textId="77777777" w:rsidR="002D7302" w:rsidRPr="002D7302" w:rsidRDefault="002D7302" w:rsidP="002D7302">
            <w:pPr>
              <w:spacing w:after="0" w:line="240" w:lineRule="auto"/>
              <w:jc w:val="center"/>
              <w:rPr>
                <w:rFonts w:ascii="Aptos Narrow" w:eastAsia="Times New Roman" w:hAnsi="Aptos Narrow" w:cs="Times New Roman"/>
                <w:b/>
                <w:bCs/>
                <w:color w:val="000000"/>
                <w:kern w:val="0"/>
                <w:lang w:eastAsia="es-CL"/>
                <w14:ligatures w14:val="none"/>
              </w:rPr>
            </w:pPr>
            <w:r w:rsidRPr="002D7302">
              <w:rPr>
                <w:rFonts w:ascii="Aptos Narrow" w:eastAsia="Times New Roman" w:hAnsi="Aptos Narrow" w:cs="Times New Roman"/>
                <w:b/>
                <w:bCs/>
                <w:color w:val="000000"/>
                <w:kern w:val="0"/>
                <w:lang w:eastAsia="es-CL"/>
                <w14:ligatures w14:val="none"/>
              </w:rPr>
              <w:t>Flujo principal</w:t>
            </w:r>
          </w:p>
        </w:tc>
      </w:tr>
      <w:tr w:rsidR="002D7302" w:rsidRPr="002D7302" w14:paraId="4E9DB26B" w14:textId="77777777" w:rsidTr="009F0099">
        <w:trPr>
          <w:gridAfter w:val="1"/>
          <w:wAfter w:w="146" w:type="dxa"/>
          <w:trHeight w:val="450"/>
        </w:trPr>
        <w:tc>
          <w:tcPr>
            <w:tcW w:w="70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3938AEFB" w14:textId="77777777" w:rsidR="002D7302" w:rsidRPr="002D7302" w:rsidRDefault="002D7302" w:rsidP="002D7302">
            <w:pPr>
              <w:spacing w:after="0" w:line="240" w:lineRule="auto"/>
              <w:rPr>
                <w:rFonts w:ascii="Aptos Narrow" w:eastAsia="Times New Roman" w:hAnsi="Aptos Narrow" w:cs="Times New Roman"/>
                <w:color w:val="000000"/>
                <w:kern w:val="0"/>
                <w:lang w:eastAsia="es-CL"/>
                <w14:ligatures w14:val="none"/>
              </w:rPr>
            </w:pPr>
            <w:r w:rsidRPr="002D7302">
              <w:rPr>
                <w:rFonts w:ascii="Aptos Narrow" w:eastAsia="Times New Roman" w:hAnsi="Aptos Narrow" w:cs="Times New Roman"/>
                <w:color w:val="000000"/>
                <w:kern w:val="0"/>
                <w:lang w:eastAsia="es-CL"/>
                <w14:ligatures w14:val="none"/>
              </w:rPr>
              <w:t>1- El usuario accede a la sección "Seguimiento".</w:t>
            </w:r>
            <w:r w:rsidRPr="002D7302">
              <w:rPr>
                <w:rFonts w:ascii="Aptos Narrow" w:eastAsia="Times New Roman" w:hAnsi="Aptos Narrow" w:cs="Times New Roman"/>
                <w:color w:val="000000"/>
                <w:kern w:val="0"/>
                <w:lang w:eastAsia="es-CL"/>
                <w14:ligatures w14:val="none"/>
              </w:rPr>
              <w:br/>
              <w:t>2- Ingresa el número de la orden o selecciona una de la lista.</w:t>
            </w:r>
            <w:r w:rsidRPr="002D7302">
              <w:rPr>
                <w:rFonts w:ascii="Aptos Narrow" w:eastAsia="Times New Roman" w:hAnsi="Aptos Narrow" w:cs="Times New Roman"/>
                <w:color w:val="000000"/>
                <w:kern w:val="0"/>
                <w:lang w:eastAsia="es-CL"/>
                <w14:ligatures w14:val="none"/>
              </w:rPr>
              <w:br/>
              <w:t>3- El sistema muestra el estado actual</w:t>
            </w:r>
            <w:r w:rsidRPr="002D7302">
              <w:rPr>
                <w:rFonts w:ascii="Aptos Narrow" w:eastAsia="Times New Roman" w:hAnsi="Aptos Narrow" w:cs="Times New Roman"/>
                <w:color w:val="000000"/>
                <w:kern w:val="0"/>
                <w:lang w:eastAsia="es-CL"/>
                <w14:ligatures w14:val="none"/>
              </w:rPr>
              <w:br/>
              <w:t>4- El usuario consulta los detalles.</w:t>
            </w:r>
          </w:p>
        </w:tc>
      </w:tr>
      <w:tr w:rsidR="002D7302" w:rsidRPr="002D7302" w14:paraId="5FD6DB51" w14:textId="77777777" w:rsidTr="009F0099">
        <w:trPr>
          <w:trHeight w:val="288"/>
        </w:trPr>
        <w:tc>
          <w:tcPr>
            <w:tcW w:w="7000" w:type="dxa"/>
            <w:gridSpan w:val="2"/>
            <w:vMerge/>
            <w:tcBorders>
              <w:top w:val="single" w:sz="4" w:space="0" w:color="auto"/>
              <w:left w:val="single" w:sz="4" w:space="0" w:color="auto"/>
              <w:bottom w:val="single" w:sz="4" w:space="0" w:color="auto"/>
              <w:right w:val="single" w:sz="4" w:space="0" w:color="auto"/>
            </w:tcBorders>
            <w:vAlign w:val="center"/>
            <w:hideMark/>
          </w:tcPr>
          <w:p w14:paraId="12D2878B" w14:textId="77777777" w:rsidR="002D7302" w:rsidRPr="002D7302" w:rsidRDefault="002D7302" w:rsidP="002D7302">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31A69CB7" w14:textId="77777777" w:rsidR="002D7302" w:rsidRPr="002D7302" w:rsidRDefault="002D7302" w:rsidP="002D7302">
            <w:pPr>
              <w:spacing w:after="0" w:line="240" w:lineRule="auto"/>
              <w:rPr>
                <w:rFonts w:ascii="Aptos Narrow" w:eastAsia="Times New Roman" w:hAnsi="Aptos Narrow" w:cs="Times New Roman"/>
                <w:color w:val="000000"/>
                <w:kern w:val="0"/>
                <w:lang w:eastAsia="es-CL"/>
                <w14:ligatures w14:val="none"/>
              </w:rPr>
            </w:pPr>
          </w:p>
        </w:tc>
      </w:tr>
      <w:tr w:rsidR="002D7302" w:rsidRPr="002D7302" w14:paraId="3FC1D8F4" w14:textId="77777777" w:rsidTr="009F0099">
        <w:trPr>
          <w:trHeight w:val="288"/>
        </w:trPr>
        <w:tc>
          <w:tcPr>
            <w:tcW w:w="7000" w:type="dxa"/>
            <w:gridSpan w:val="2"/>
            <w:vMerge/>
            <w:tcBorders>
              <w:top w:val="single" w:sz="4" w:space="0" w:color="auto"/>
              <w:left w:val="single" w:sz="4" w:space="0" w:color="auto"/>
              <w:bottom w:val="single" w:sz="4" w:space="0" w:color="auto"/>
              <w:right w:val="single" w:sz="4" w:space="0" w:color="auto"/>
            </w:tcBorders>
            <w:vAlign w:val="center"/>
            <w:hideMark/>
          </w:tcPr>
          <w:p w14:paraId="50A88D2A" w14:textId="77777777" w:rsidR="002D7302" w:rsidRPr="002D7302" w:rsidRDefault="002D7302" w:rsidP="002D7302">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6D3C5CD2" w14:textId="77777777" w:rsidR="002D7302" w:rsidRPr="002D7302" w:rsidRDefault="002D7302" w:rsidP="002D7302">
            <w:pPr>
              <w:spacing w:after="0" w:line="240" w:lineRule="auto"/>
              <w:rPr>
                <w:rFonts w:ascii="Times New Roman" w:eastAsia="Times New Roman" w:hAnsi="Times New Roman" w:cs="Times New Roman"/>
                <w:kern w:val="0"/>
                <w:sz w:val="20"/>
                <w:szCs w:val="20"/>
                <w:lang w:eastAsia="es-CL"/>
                <w14:ligatures w14:val="none"/>
              </w:rPr>
            </w:pPr>
          </w:p>
        </w:tc>
      </w:tr>
      <w:tr w:rsidR="002D7302" w:rsidRPr="002D7302" w14:paraId="3DB14CBA" w14:textId="77777777" w:rsidTr="009F0099">
        <w:trPr>
          <w:trHeight w:val="288"/>
        </w:trPr>
        <w:tc>
          <w:tcPr>
            <w:tcW w:w="7000" w:type="dxa"/>
            <w:gridSpan w:val="2"/>
            <w:vMerge/>
            <w:tcBorders>
              <w:top w:val="single" w:sz="4" w:space="0" w:color="auto"/>
              <w:left w:val="single" w:sz="4" w:space="0" w:color="auto"/>
              <w:bottom w:val="single" w:sz="4" w:space="0" w:color="auto"/>
              <w:right w:val="single" w:sz="4" w:space="0" w:color="auto"/>
            </w:tcBorders>
            <w:vAlign w:val="center"/>
            <w:hideMark/>
          </w:tcPr>
          <w:p w14:paraId="0AACDB71" w14:textId="77777777" w:rsidR="002D7302" w:rsidRPr="002D7302" w:rsidRDefault="002D7302" w:rsidP="002D7302">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246B2684" w14:textId="77777777" w:rsidR="002D7302" w:rsidRPr="002D7302" w:rsidRDefault="002D7302" w:rsidP="002D7302">
            <w:pPr>
              <w:spacing w:after="0" w:line="240" w:lineRule="auto"/>
              <w:rPr>
                <w:rFonts w:ascii="Times New Roman" w:eastAsia="Times New Roman" w:hAnsi="Times New Roman" w:cs="Times New Roman"/>
                <w:kern w:val="0"/>
                <w:sz w:val="20"/>
                <w:szCs w:val="20"/>
                <w:lang w:eastAsia="es-CL"/>
                <w14:ligatures w14:val="none"/>
              </w:rPr>
            </w:pPr>
          </w:p>
        </w:tc>
      </w:tr>
      <w:tr w:rsidR="002D7302" w:rsidRPr="002D7302" w14:paraId="4AC963AC" w14:textId="77777777" w:rsidTr="009F0099">
        <w:trPr>
          <w:trHeight w:val="288"/>
        </w:trPr>
        <w:tc>
          <w:tcPr>
            <w:tcW w:w="7000" w:type="dxa"/>
            <w:gridSpan w:val="2"/>
            <w:vMerge/>
            <w:tcBorders>
              <w:top w:val="single" w:sz="4" w:space="0" w:color="auto"/>
              <w:left w:val="single" w:sz="4" w:space="0" w:color="auto"/>
              <w:bottom w:val="single" w:sz="4" w:space="0" w:color="auto"/>
              <w:right w:val="single" w:sz="4" w:space="0" w:color="auto"/>
            </w:tcBorders>
            <w:vAlign w:val="center"/>
            <w:hideMark/>
          </w:tcPr>
          <w:p w14:paraId="55D94CF1" w14:textId="77777777" w:rsidR="002D7302" w:rsidRPr="002D7302" w:rsidRDefault="002D7302" w:rsidP="002D7302">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0C699D6F" w14:textId="77777777" w:rsidR="002D7302" w:rsidRPr="002D7302" w:rsidRDefault="002D7302" w:rsidP="002D7302">
            <w:pPr>
              <w:spacing w:after="0" w:line="240" w:lineRule="auto"/>
              <w:rPr>
                <w:rFonts w:ascii="Times New Roman" w:eastAsia="Times New Roman" w:hAnsi="Times New Roman" w:cs="Times New Roman"/>
                <w:kern w:val="0"/>
                <w:sz w:val="20"/>
                <w:szCs w:val="20"/>
                <w:lang w:eastAsia="es-CL"/>
                <w14:ligatures w14:val="none"/>
              </w:rPr>
            </w:pPr>
          </w:p>
        </w:tc>
      </w:tr>
    </w:tbl>
    <w:p w14:paraId="66AC046C" w14:textId="77777777" w:rsidR="006E2731" w:rsidRDefault="006E2731" w:rsidP="0040449B">
      <w:pPr>
        <w:spacing w:line="360" w:lineRule="auto"/>
        <w:jc w:val="both"/>
        <w:rPr>
          <w:rFonts w:ascii="Arial" w:hAnsi="Arial" w:cs="Arial"/>
        </w:rPr>
      </w:pPr>
    </w:p>
    <w:p w14:paraId="56EFBC7D" w14:textId="65DC7DFC" w:rsidR="006517CD" w:rsidRDefault="006517CD" w:rsidP="006517CD">
      <w:pPr>
        <w:pStyle w:val="Descripcin"/>
        <w:keepNext/>
        <w:jc w:val="both"/>
      </w:pPr>
      <w:bookmarkStart w:id="107" w:name="_Toc183468055"/>
      <w:r>
        <w:t xml:space="preserve">Ilustración </w:t>
      </w:r>
      <w:fldSimple w:instr=" SEQ Ilustración \* ARABIC ">
        <w:r w:rsidR="002C5966">
          <w:rPr>
            <w:noProof/>
          </w:rPr>
          <w:t>15</w:t>
        </w:r>
      </w:fldSimple>
      <w:r>
        <w:t xml:space="preserve"> - Caso de uso - </w:t>
      </w:r>
      <w:r w:rsidRPr="00581E73">
        <w:t>Seguimiento de Orden</w:t>
      </w:r>
      <w:bookmarkEnd w:id="107"/>
    </w:p>
    <w:p w14:paraId="55A16280" w14:textId="4C32A85E" w:rsidR="006C170E" w:rsidRDefault="003410F0" w:rsidP="0040449B">
      <w:pPr>
        <w:spacing w:line="360" w:lineRule="auto"/>
        <w:jc w:val="both"/>
        <w:rPr>
          <w:rFonts w:ascii="Arial" w:hAnsi="Arial" w:cs="Arial"/>
        </w:rPr>
      </w:pPr>
      <w:r>
        <w:rPr>
          <w:noProof/>
        </w:rPr>
        <w:drawing>
          <wp:inline distT="0" distB="0" distL="0" distR="0" wp14:anchorId="68265C54" wp14:editId="1FEF3AEC">
            <wp:extent cx="5612130" cy="1659255"/>
            <wp:effectExtent l="19050" t="19050" r="26670" b="17145"/>
            <wp:docPr id="1678808687"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08687" name="Imagen 8" descr="Dia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1659255"/>
                    </a:xfrm>
                    <a:prstGeom prst="rect">
                      <a:avLst/>
                    </a:prstGeom>
                    <a:noFill/>
                    <a:ln>
                      <a:solidFill>
                        <a:schemeClr val="tx1"/>
                      </a:solidFill>
                    </a:ln>
                  </pic:spPr>
                </pic:pic>
              </a:graphicData>
            </a:graphic>
          </wp:inline>
        </w:drawing>
      </w:r>
    </w:p>
    <w:p w14:paraId="36FC89C5" w14:textId="77777777" w:rsidR="006C170E" w:rsidRDefault="006C170E" w:rsidP="0040449B">
      <w:pPr>
        <w:spacing w:line="360" w:lineRule="auto"/>
        <w:jc w:val="both"/>
        <w:rPr>
          <w:rFonts w:ascii="Arial" w:hAnsi="Arial" w:cs="Arial"/>
        </w:rPr>
      </w:pPr>
    </w:p>
    <w:p w14:paraId="03FD4CC7" w14:textId="63A7AE97" w:rsidR="4DD8852D" w:rsidRDefault="4DD8852D" w:rsidP="4DD8852D">
      <w:pPr>
        <w:spacing w:line="360" w:lineRule="auto"/>
        <w:jc w:val="both"/>
        <w:rPr>
          <w:rFonts w:ascii="Arial" w:hAnsi="Arial" w:cs="Arial"/>
        </w:rPr>
      </w:pPr>
    </w:p>
    <w:p w14:paraId="548EF9ED" w14:textId="4BBAB11B" w:rsidR="4DD8852D" w:rsidRDefault="4DD8852D" w:rsidP="4DD8852D">
      <w:pPr>
        <w:spacing w:line="360" w:lineRule="auto"/>
        <w:jc w:val="both"/>
        <w:rPr>
          <w:rFonts w:ascii="Arial" w:hAnsi="Arial" w:cs="Arial"/>
        </w:rPr>
      </w:pPr>
    </w:p>
    <w:p w14:paraId="107CE708" w14:textId="011AC49A" w:rsidR="4DD8852D" w:rsidRDefault="4DD8852D" w:rsidP="4DD8852D">
      <w:pPr>
        <w:spacing w:line="360" w:lineRule="auto"/>
        <w:jc w:val="both"/>
        <w:rPr>
          <w:rFonts w:ascii="Arial" w:hAnsi="Arial" w:cs="Arial"/>
        </w:rPr>
      </w:pPr>
    </w:p>
    <w:p w14:paraId="02B10085" w14:textId="7E14072D" w:rsidR="4DD8852D" w:rsidRDefault="4DD8852D" w:rsidP="4DD8852D">
      <w:pPr>
        <w:spacing w:line="360" w:lineRule="auto"/>
        <w:jc w:val="both"/>
        <w:rPr>
          <w:rFonts w:ascii="Arial" w:hAnsi="Arial" w:cs="Arial"/>
        </w:rPr>
      </w:pPr>
    </w:p>
    <w:p w14:paraId="573191A5" w14:textId="3FCA8BD0" w:rsidR="4DD8852D" w:rsidRDefault="4DD8852D" w:rsidP="4DD8852D">
      <w:pPr>
        <w:spacing w:line="360" w:lineRule="auto"/>
        <w:jc w:val="both"/>
        <w:rPr>
          <w:rFonts w:ascii="Arial" w:hAnsi="Arial" w:cs="Arial"/>
        </w:rPr>
      </w:pPr>
    </w:p>
    <w:p w14:paraId="0934A591" w14:textId="619655C4" w:rsidR="4DD8852D" w:rsidRDefault="4DD8852D" w:rsidP="4DD8852D">
      <w:pPr>
        <w:spacing w:line="360" w:lineRule="auto"/>
        <w:jc w:val="both"/>
        <w:rPr>
          <w:rFonts w:ascii="Arial" w:hAnsi="Arial" w:cs="Arial"/>
        </w:rPr>
      </w:pPr>
    </w:p>
    <w:p w14:paraId="673CBB8E" w14:textId="2AE78C34" w:rsidR="4DD8852D" w:rsidRDefault="4DD8852D" w:rsidP="4DD8852D">
      <w:pPr>
        <w:spacing w:line="360" w:lineRule="auto"/>
        <w:jc w:val="both"/>
        <w:rPr>
          <w:rFonts w:ascii="Arial" w:hAnsi="Arial" w:cs="Arial"/>
        </w:rPr>
      </w:pPr>
    </w:p>
    <w:p w14:paraId="6CABB0A9" w14:textId="55EA15C2" w:rsidR="4DD8852D" w:rsidRDefault="4DD8852D" w:rsidP="4DD8852D">
      <w:pPr>
        <w:spacing w:line="360" w:lineRule="auto"/>
        <w:jc w:val="both"/>
        <w:rPr>
          <w:rFonts w:ascii="Arial" w:hAnsi="Arial" w:cs="Arial"/>
        </w:rPr>
      </w:pPr>
    </w:p>
    <w:p w14:paraId="6EF28F8B" w14:textId="01815142" w:rsidR="009F0099" w:rsidRDefault="009F0099" w:rsidP="009F0099">
      <w:pPr>
        <w:pStyle w:val="Descripcin"/>
        <w:keepNext/>
      </w:pPr>
      <w:bookmarkStart w:id="108" w:name="_Toc183468905"/>
      <w:r>
        <w:t xml:space="preserve">Tabla </w:t>
      </w:r>
      <w:fldSimple w:instr=" SEQ Tabla \* ARABIC ">
        <w:r w:rsidR="002C5966">
          <w:rPr>
            <w:noProof/>
          </w:rPr>
          <w:t>10</w:t>
        </w:r>
      </w:fldSimple>
      <w:r>
        <w:t xml:space="preserve"> </w:t>
      </w:r>
      <w:r w:rsidRPr="0075790E">
        <w:t>- Caso de uso - CU-0</w:t>
      </w:r>
      <w:r>
        <w:t>8</w:t>
      </w:r>
      <w:bookmarkEnd w:id="108"/>
    </w:p>
    <w:tbl>
      <w:tblPr>
        <w:tblW w:w="7586" w:type="dxa"/>
        <w:tblCellMar>
          <w:top w:w="15" w:type="dxa"/>
          <w:left w:w="70" w:type="dxa"/>
          <w:right w:w="70" w:type="dxa"/>
        </w:tblCellMar>
        <w:tblLook w:val="04A0" w:firstRow="1" w:lastRow="0" w:firstColumn="1" w:lastColumn="0" w:noHBand="0" w:noVBand="1"/>
      </w:tblPr>
      <w:tblGrid>
        <w:gridCol w:w="1460"/>
        <w:gridCol w:w="5980"/>
        <w:gridCol w:w="146"/>
      </w:tblGrid>
      <w:tr w:rsidR="006849DA" w:rsidRPr="006849DA" w14:paraId="4E749250" w14:textId="77777777" w:rsidTr="009F0099">
        <w:trPr>
          <w:gridAfter w:val="1"/>
          <w:wAfter w:w="146" w:type="dxa"/>
          <w:trHeight w:val="288"/>
        </w:trPr>
        <w:tc>
          <w:tcPr>
            <w:tcW w:w="146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64BE0BEE" w14:textId="77777777" w:rsidR="006849DA" w:rsidRPr="006849DA" w:rsidRDefault="006849DA" w:rsidP="006849DA">
            <w:pPr>
              <w:spacing w:after="0" w:line="240" w:lineRule="auto"/>
              <w:rPr>
                <w:rFonts w:ascii="Aptos Narrow" w:eastAsia="Times New Roman" w:hAnsi="Aptos Narrow" w:cs="Times New Roman"/>
                <w:b/>
                <w:bCs/>
                <w:color w:val="000000"/>
                <w:kern w:val="0"/>
                <w:lang w:eastAsia="es-CL"/>
                <w14:ligatures w14:val="none"/>
              </w:rPr>
            </w:pPr>
            <w:r w:rsidRPr="006849DA">
              <w:rPr>
                <w:rFonts w:ascii="Aptos Narrow" w:eastAsia="Times New Roman" w:hAnsi="Aptos Narrow" w:cs="Times New Roman"/>
                <w:b/>
                <w:bCs/>
                <w:color w:val="000000"/>
                <w:kern w:val="0"/>
                <w:lang w:eastAsia="es-CL"/>
                <w14:ligatures w14:val="none"/>
              </w:rPr>
              <w:t>Caso N°</w:t>
            </w:r>
          </w:p>
        </w:tc>
        <w:tc>
          <w:tcPr>
            <w:tcW w:w="5980" w:type="dxa"/>
            <w:tcBorders>
              <w:top w:val="single" w:sz="4" w:space="0" w:color="auto"/>
              <w:left w:val="nil"/>
              <w:bottom w:val="single" w:sz="4" w:space="0" w:color="auto"/>
              <w:right w:val="single" w:sz="4" w:space="0" w:color="auto"/>
            </w:tcBorders>
            <w:shd w:val="clear" w:color="auto" w:fill="auto"/>
            <w:noWrap/>
            <w:vAlign w:val="bottom"/>
            <w:hideMark/>
          </w:tcPr>
          <w:p w14:paraId="69DC9608" w14:textId="77777777" w:rsidR="006849DA" w:rsidRPr="006849DA" w:rsidRDefault="006849DA" w:rsidP="006849DA">
            <w:pPr>
              <w:spacing w:after="0" w:line="240" w:lineRule="auto"/>
              <w:rPr>
                <w:rFonts w:ascii="Aptos Narrow" w:eastAsia="Times New Roman" w:hAnsi="Aptos Narrow" w:cs="Times New Roman"/>
                <w:color w:val="000000"/>
                <w:kern w:val="0"/>
                <w:lang w:eastAsia="es-CL"/>
                <w14:ligatures w14:val="none"/>
              </w:rPr>
            </w:pPr>
            <w:r w:rsidRPr="006849DA">
              <w:rPr>
                <w:rFonts w:ascii="Aptos Narrow" w:eastAsia="Times New Roman" w:hAnsi="Aptos Narrow" w:cs="Times New Roman"/>
                <w:color w:val="000000"/>
                <w:kern w:val="0"/>
                <w:lang w:eastAsia="es-CL"/>
                <w14:ligatures w14:val="none"/>
              </w:rPr>
              <w:t>CU-08</w:t>
            </w:r>
          </w:p>
        </w:tc>
      </w:tr>
      <w:tr w:rsidR="006849DA" w:rsidRPr="006849DA" w14:paraId="0761CDD0"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691DE5FF" w14:textId="77777777" w:rsidR="006849DA" w:rsidRPr="006849DA" w:rsidRDefault="006849DA" w:rsidP="006849DA">
            <w:pPr>
              <w:spacing w:after="0" w:line="240" w:lineRule="auto"/>
              <w:rPr>
                <w:rFonts w:ascii="Aptos Narrow" w:eastAsia="Times New Roman" w:hAnsi="Aptos Narrow" w:cs="Times New Roman"/>
                <w:b/>
                <w:bCs/>
                <w:color w:val="000000"/>
                <w:kern w:val="0"/>
                <w:lang w:eastAsia="es-CL"/>
                <w14:ligatures w14:val="none"/>
              </w:rPr>
            </w:pPr>
            <w:r w:rsidRPr="006849DA">
              <w:rPr>
                <w:rFonts w:ascii="Aptos Narrow" w:eastAsia="Times New Roman" w:hAnsi="Aptos Narrow" w:cs="Times New Roman"/>
                <w:b/>
                <w:bCs/>
                <w:color w:val="000000"/>
                <w:kern w:val="0"/>
                <w:lang w:eastAsia="es-CL"/>
                <w14:ligatures w14:val="none"/>
              </w:rPr>
              <w:t>Nombre</w:t>
            </w:r>
          </w:p>
        </w:tc>
        <w:tc>
          <w:tcPr>
            <w:tcW w:w="5980" w:type="dxa"/>
            <w:tcBorders>
              <w:top w:val="nil"/>
              <w:left w:val="nil"/>
              <w:bottom w:val="single" w:sz="4" w:space="0" w:color="auto"/>
              <w:right w:val="single" w:sz="4" w:space="0" w:color="auto"/>
            </w:tcBorders>
            <w:shd w:val="clear" w:color="auto" w:fill="auto"/>
            <w:noWrap/>
            <w:vAlign w:val="bottom"/>
            <w:hideMark/>
          </w:tcPr>
          <w:p w14:paraId="3B0D46CC" w14:textId="77777777" w:rsidR="006849DA" w:rsidRPr="006849DA" w:rsidRDefault="006849DA" w:rsidP="006849DA">
            <w:pPr>
              <w:spacing w:after="0" w:line="240" w:lineRule="auto"/>
              <w:rPr>
                <w:rFonts w:ascii="Aptos Narrow" w:eastAsia="Times New Roman" w:hAnsi="Aptos Narrow" w:cs="Times New Roman"/>
                <w:color w:val="000000"/>
                <w:kern w:val="0"/>
                <w:lang w:eastAsia="es-CL"/>
                <w14:ligatures w14:val="none"/>
              </w:rPr>
            </w:pPr>
            <w:r w:rsidRPr="006849DA">
              <w:rPr>
                <w:rFonts w:ascii="Aptos Narrow" w:eastAsia="Times New Roman" w:hAnsi="Aptos Narrow" w:cs="Times New Roman"/>
                <w:color w:val="000000"/>
                <w:kern w:val="0"/>
                <w:lang w:eastAsia="es-CL"/>
                <w14:ligatures w14:val="none"/>
              </w:rPr>
              <w:t>Notificaciones</w:t>
            </w:r>
          </w:p>
        </w:tc>
      </w:tr>
      <w:tr w:rsidR="006849DA" w:rsidRPr="006849DA" w14:paraId="5E5A947F"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4E2165E6" w14:textId="77777777" w:rsidR="006849DA" w:rsidRPr="006849DA" w:rsidRDefault="006849DA" w:rsidP="006849DA">
            <w:pPr>
              <w:spacing w:after="0" w:line="240" w:lineRule="auto"/>
              <w:rPr>
                <w:rFonts w:ascii="Aptos Narrow" w:eastAsia="Times New Roman" w:hAnsi="Aptos Narrow" w:cs="Times New Roman"/>
                <w:b/>
                <w:bCs/>
                <w:color w:val="000000"/>
                <w:kern w:val="0"/>
                <w:lang w:eastAsia="es-CL"/>
                <w14:ligatures w14:val="none"/>
              </w:rPr>
            </w:pPr>
            <w:r w:rsidRPr="006849DA">
              <w:rPr>
                <w:rFonts w:ascii="Aptos Narrow" w:eastAsia="Times New Roman" w:hAnsi="Aptos Narrow" w:cs="Times New Roman"/>
                <w:b/>
                <w:bCs/>
                <w:color w:val="000000"/>
                <w:kern w:val="0"/>
                <w:lang w:eastAsia="es-CL"/>
                <w14:ligatures w14:val="none"/>
              </w:rPr>
              <w:t>Actor</w:t>
            </w:r>
          </w:p>
        </w:tc>
        <w:tc>
          <w:tcPr>
            <w:tcW w:w="5980" w:type="dxa"/>
            <w:tcBorders>
              <w:top w:val="nil"/>
              <w:left w:val="nil"/>
              <w:bottom w:val="single" w:sz="4" w:space="0" w:color="auto"/>
              <w:right w:val="single" w:sz="4" w:space="0" w:color="auto"/>
            </w:tcBorders>
            <w:shd w:val="clear" w:color="auto" w:fill="auto"/>
            <w:noWrap/>
            <w:vAlign w:val="bottom"/>
            <w:hideMark/>
          </w:tcPr>
          <w:p w14:paraId="724F1160" w14:textId="77777777" w:rsidR="006849DA" w:rsidRPr="006849DA" w:rsidRDefault="006849DA" w:rsidP="006849DA">
            <w:pPr>
              <w:spacing w:after="0" w:line="240" w:lineRule="auto"/>
              <w:rPr>
                <w:rFonts w:ascii="Aptos Narrow" w:eastAsia="Times New Roman" w:hAnsi="Aptos Narrow" w:cs="Times New Roman"/>
                <w:color w:val="000000"/>
                <w:kern w:val="0"/>
                <w:lang w:eastAsia="es-CL"/>
                <w14:ligatures w14:val="none"/>
              </w:rPr>
            </w:pPr>
            <w:r w:rsidRPr="006849DA">
              <w:rPr>
                <w:rFonts w:ascii="Aptos Narrow" w:eastAsia="Times New Roman" w:hAnsi="Aptos Narrow" w:cs="Times New Roman"/>
                <w:color w:val="000000"/>
                <w:kern w:val="0"/>
                <w:lang w:eastAsia="es-CL"/>
                <w14:ligatures w14:val="none"/>
              </w:rPr>
              <w:t>Sistema</w:t>
            </w:r>
          </w:p>
        </w:tc>
      </w:tr>
      <w:tr w:rsidR="006849DA" w:rsidRPr="006849DA" w14:paraId="3E20FBBC"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center"/>
            <w:hideMark/>
          </w:tcPr>
          <w:p w14:paraId="53FFB975" w14:textId="77777777" w:rsidR="006849DA" w:rsidRPr="006849DA" w:rsidRDefault="006849DA" w:rsidP="006849DA">
            <w:pPr>
              <w:spacing w:after="0" w:line="240" w:lineRule="auto"/>
              <w:rPr>
                <w:rFonts w:ascii="Aptos Narrow" w:eastAsia="Times New Roman" w:hAnsi="Aptos Narrow" w:cs="Times New Roman"/>
                <w:b/>
                <w:bCs/>
                <w:color w:val="000000"/>
                <w:kern w:val="0"/>
                <w:lang w:eastAsia="es-CL"/>
                <w14:ligatures w14:val="none"/>
              </w:rPr>
            </w:pPr>
            <w:r w:rsidRPr="006849DA">
              <w:rPr>
                <w:rFonts w:ascii="Aptos Narrow" w:eastAsia="Times New Roman" w:hAnsi="Aptos Narrow" w:cs="Times New Roman"/>
                <w:b/>
                <w:bCs/>
                <w:color w:val="000000"/>
                <w:kern w:val="0"/>
                <w:lang w:eastAsia="es-CL"/>
                <w14:ligatures w14:val="none"/>
              </w:rPr>
              <w:t>Precondición</w:t>
            </w:r>
          </w:p>
        </w:tc>
        <w:tc>
          <w:tcPr>
            <w:tcW w:w="5980" w:type="dxa"/>
            <w:tcBorders>
              <w:top w:val="nil"/>
              <w:left w:val="nil"/>
              <w:bottom w:val="single" w:sz="4" w:space="0" w:color="auto"/>
              <w:right w:val="single" w:sz="4" w:space="0" w:color="auto"/>
            </w:tcBorders>
            <w:shd w:val="clear" w:color="auto" w:fill="auto"/>
            <w:vAlign w:val="bottom"/>
            <w:hideMark/>
          </w:tcPr>
          <w:p w14:paraId="147A97DF" w14:textId="77777777" w:rsidR="006849DA" w:rsidRPr="006849DA" w:rsidRDefault="006849DA" w:rsidP="006849DA">
            <w:pPr>
              <w:spacing w:after="0" w:line="240" w:lineRule="auto"/>
              <w:rPr>
                <w:rFonts w:ascii="Aptos Narrow" w:eastAsia="Times New Roman" w:hAnsi="Aptos Narrow" w:cs="Times New Roman"/>
                <w:color w:val="000000"/>
                <w:kern w:val="0"/>
                <w:lang w:eastAsia="es-CL"/>
                <w14:ligatures w14:val="none"/>
              </w:rPr>
            </w:pPr>
            <w:r w:rsidRPr="006849DA">
              <w:rPr>
                <w:rFonts w:ascii="Aptos Narrow" w:eastAsia="Times New Roman" w:hAnsi="Aptos Narrow" w:cs="Times New Roman"/>
                <w:color w:val="000000"/>
                <w:kern w:val="0"/>
                <w:lang w:eastAsia="es-CL"/>
                <w14:ligatures w14:val="none"/>
              </w:rPr>
              <w:t>Debe ocurrir un evento relevante</w:t>
            </w:r>
          </w:p>
        </w:tc>
      </w:tr>
      <w:tr w:rsidR="006849DA" w:rsidRPr="006849DA" w14:paraId="30B42920"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12663E35" w14:textId="77777777" w:rsidR="006849DA" w:rsidRPr="006849DA" w:rsidRDefault="006849DA" w:rsidP="006849DA">
            <w:pPr>
              <w:spacing w:after="0" w:line="240" w:lineRule="auto"/>
              <w:rPr>
                <w:rFonts w:ascii="Aptos Narrow" w:eastAsia="Times New Roman" w:hAnsi="Aptos Narrow" w:cs="Times New Roman"/>
                <w:b/>
                <w:bCs/>
                <w:color w:val="000000"/>
                <w:kern w:val="0"/>
                <w:lang w:eastAsia="es-CL"/>
                <w14:ligatures w14:val="none"/>
              </w:rPr>
            </w:pPr>
            <w:r w:rsidRPr="006849DA">
              <w:rPr>
                <w:rFonts w:ascii="Aptos Narrow" w:eastAsia="Times New Roman" w:hAnsi="Aptos Narrow" w:cs="Times New Roman"/>
                <w:b/>
                <w:bCs/>
                <w:color w:val="000000"/>
                <w:kern w:val="0"/>
                <w:lang w:eastAsia="es-CL"/>
                <w14:ligatures w14:val="none"/>
              </w:rPr>
              <w:t>Postcondición</w:t>
            </w:r>
          </w:p>
        </w:tc>
        <w:tc>
          <w:tcPr>
            <w:tcW w:w="5980" w:type="dxa"/>
            <w:tcBorders>
              <w:top w:val="nil"/>
              <w:left w:val="nil"/>
              <w:bottom w:val="nil"/>
              <w:right w:val="nil"/>
            </w:tcBorders>
            <w:shd w:val="clear" w:color="auto" w:fill="auto"/>
            <w:noWrap/>
            <w:vAlign w:val="bottom"/>
            <w:hideMark/>
          </w:tcPr>
          <w:p w14:paraId="776D21BC" w14:textId="77777777" w:rsidR="006849DA" w:rsidRPr="006849DA" w:rsidRDefault="006849DA" w:rsidP="006849DA">
            <w:pPr>
              <w:spacing w:after="0" w:line="240" w:lineRule="auto"/>
              <w:rPr>
                <w:rFonts w:ascii="Aptos Narrow" w:eastAsia="Times New Roman" w:hAnsi="Aptos Narrow" w:cs="Times New Roman"/>
                <w:color w:val="000000"/>
                <w:kern w:val="0"/>
                <w:lang w:eastAsia="es-CL"/>
                <w14:ligatures w14:val="none"/>
              </w:rPr>
            </w:pPr>
            <w:r w:rsidRPr="006849DA">
              <w:rPr>
                <w:rFonts w:ascii="Aptos Narrow" w:eastAsia="Times New Roman" w:hAnsi="Aptos Narrow" w:cs="Times New Roman"/>
                <w:color w:val="000000"/>
                <w:kern w:val="0"/>
                <w:lang w:eastAsia="es-CL"/>
                <w14:ligatures w14:val="none"/>
              </w:rPr>
              <w:t>Los usuarios reciben información oportuna sobre las órdenes.</w:t>
            </w:r>
          </w:p>
        </w:tc>
      </w:tr>
      <w:tr w:rsidR="006849DA" w:rsidRPr="006849DA" w14:paraId="651250A9" w14:textId="77777777" w:rsidTr="009F0099">
        <w:trPr>
          <w:gridAfter w:val="1"/>
          <w:wAfter w:w="146" w:type="dxa"/>
          <w:trHeight w:val="288"/>
        </w:trPr>
        <w:tc>
          <w:tcPr>
            <w:tcW w:w="7440"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A9A85F9" w14:textId="77777777" w:rsidR="006849DA" w:rsidRPr="006849DA" w:rsidRDefault="006849DA" w:rsidP="006849DA">
            <w:pPr>
              <w:spacing w:after="0" w:line="240" w:lineRule="auto"/>
              <w:jc w:val="center"/>
              <w:rPr>
                <w:rFonts w:ascii="Aptos Narrow" w:eastAsia="Times New Roman" w:hAnsi="Aptos Narrow" w:cs="Times New Roman"/>
                <w:b/>
                <w:bCs/>
                <w:color w:val="000000"/>
                <w:kern w:val="0"/>
                <w:lang w:eastAsia="es-CL"/>
                <w14:ligatures w14:val="none"/>
              </w:rPr>
            </w:pPr>
            <w:r w:rsidRPr="006849DA">
              <w:rPr>
                <w:rFonts w:ascii="Aptos Narrow" w:eastAsia="Times New Roman" w:hAnsi="Aptos Narrow" w:cs="Times New Roman"/>
                <w:b/>
                <w:bCs/>
                <w:color w:val="000000"/>
                <w:kern w:val="0"/>
                <w:lang w:eastAsia="es-CL"/>
                <w14:ligatures w14:val="none"/>
              </w:rPr>
              <w:t>Flujo principal</w:t>
            </w:r>
          </w:p>
        </w:tc>
      </w:tr>
      <w:tr w:rsidR="006849DA" w:rsidRPr="006849DA" w14:paraId="35911BC2" w14:textId="77777777" w:rsidTr="009F0099">
        <w:trPr>
          <w:gridAfter w:val="1"/>
          <w:wAfter w:w="146" w:type="dxa"/>
          <w:trHeight w:val="450"/>
        </w:trPr>
        <w:tc>
          <w:tcPr>
            <w:tcW w:w="744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0AAD4DDF" w14:textId="061D95D6" w:rsidR="006849DA" w:rsidRPr="006849DA" w:rsidRDefault="006849DA" w:rsidP="006849DA">
            <w:pPr>
              <w:spacing w:after="0" w:line="240" w:lineRule="auto"/>
              <w:rPr>
                <w:rFonts w:ascii="Aptos Narrow" w:eastAsia="Times New Roman" w:hAnsi="Aptos Narrow" w:cs="Times New Roman"/>
                <w:color w:val="000000"/>
                <w:kern w:val="0"/>
                <w:lang w:eastAsia="es-CL"/>
                <w14:ligatures w14:val="none"/>
              </w:rPr>
            </w:pPr>
            <w:r w:rsidRPr="006849DA">
              <w:rPr>
                <w:rFonts w:ascii="Aptos Narrow" w:eastAsia="Times New Roman" w:hAnsi="Aptos Narrow" w:cs="Times New Roman"/>
                <w:color w:val="000000"/>
                <w:kern w:val="0"/>
                <w:lang w:eastAsia="es-CL"/>
                <w14:ligatures w14:val="none"/>
              </w:rPr>
              <w:t>1- El sistema detecta el evento (</w:t>
            </w:r>
            <w:r w:rsidR="00B704D7" w:rsidRPr="006849DA">
              <w:rPr>
                <w:rFonts w:ascii="Aptos Narrow" w:eastAsia="Times New Roman" w:hAnsi="Aptos Narrow" w:cs="Times New Roman"/>
                <w:color w:val="000000"/>
                <w:kern w:val="0"/>
                <w:lang w:eastAsia="es-CL"/>
                <w14:ligatures w14:val="none"/>
              </w:rPr>
              <w:t>ejemplo</w:t>
            </w:r>
            <w:r w:rsidRPr="006849DA">
              <w:rPr>
                <w:rFonts w:ascii="Aptos Narrow" w:eastAsia="Times New Roman" w:hAnsi="Aptos Narrow" w:cs="Times New Roman"/>
                <w:color w:val="000000"/>
                <w:kern w:val="0"/>
                <w:lang w:eastAsia="es-CL"/>
                <w14:ligatures w14:val="none"/>
              </w:rPr>
              <w:t xml:space="preserve">: </w:t>
            </w:r>
            <w:r w:rsidR="00B704D7" w:rsidRPr="006849DA">
              <w:rPr>
                <w:rFonts w:ascii="Aptos Narrow" w:eastAsia="Times New Roman" w:hAnsi="Aptos Narrow" w:cs="Times New Roman"/>
                <w:color w:val="000000"/>
                <w:kern w:val="0"/>
                <w:lang w:eastAsia="es-CL"/>
                <w14:ligatures w14:val="none"/>
              </w:rPr>
              <w:t>creación</w:t>
            </w:r>
            <w:r w:rsidRPr="006849DA">
              <w:rPr>
                <w:rFonts w:ascii="Aptos Narrow" w:eastAsia="Times New Roman" w:hAnsi="Aptos Narrow" w:cs="Times New Roman"/>
                <w:color w:val="000000"/>
                <w:kern w:val="0"/>
                <w:lang w:eastAsia="es-CL"/>
                <w14:ligatures w14:val="none"/>
              </w:rPr>
              <w:t xml:space="preserve"> de una orden).</w:t>
            </w:r>
            <w:r w:rsidRPr="006849DA">
              <w:rPr>
                <w:rFonts w:ascii="Aptos Narrow" w:eastAsia="Times New Roman" w:hAnsi="Aptos Narrow" w:cs="Times New Roman"/>
                <w:color w:val="000000"/>
                <w:kern w:val="0"/>
                <w:lang w:eastAsia="es-CL"/>
                <w14:ligatures w14:val="none"/>
              </w:rPr>
              <w:br/>
              <w:t>2- Genera un mensaje con los detalles del evento.</w:t>
            </w:r>
            <w:r w:rsidRPr="006849DA">
              <w:rPr>
                <w:rFonts w:ascii="Aptos Narrow" w:eastAsia="Times New Roman" w:hAnsi="Aptos Narrow" w:cs="Times New Roman"/>
                <w:color w:val="000000"/>
                <w:kern w:val="0"/>
                <w:lang w:eastAsia="es-CL"/>
                <w14:ligatures w14:val="none"/>
              </w:rPr>
              <w:br/>
              <w:t>3- Envía la notificación al correo electrónico del usuario o cliente</w:t>
            </w:r>
          </w:p>
        </w:tc>
      </w:tr>
      <w:tr w:rsidR="006849DA" w:rsidRPr="006849DA" w14:paraId="3061349A" w14:textId="77777777" w:rsidTr="009F0099">
        <w:trPr>
          <w:trHeight w:val="288"/>
        </w:trPr>
        <w:tc>
          <w:tcPr>
            <w:tcW w:w="7440" w:type="dxa"/>
            <w:gridSpan w:val="2"/>
            <w:vMerge/>
            <w:tcBorders>
              <w:top w:val="single" w:sz="4" w:space="0" w:color="auto"/>
              <w:left w:val="single" w:sz="4" w:space="0" w:color="auto"/>
              <w:bottom w:val="single" w:sz="4" w:space="0" w:color="auto"/>
              <w:right w:val="single" w:sz="4" w:space="0" w:color="auto"/>
            </w:tcBorders>
            <w:vAlign w:val="center"/>
            <w:hideMark/>
          </w:tcPr>
          <w:p w14:paraId="1AE2C0B7" w14:textId="77777777" w:rsidR="006849DA" w:rsidRPr="006849DA" w:rsidRDefault="006849DA" w:rsidP="006849DA">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0807DACA" w14:textId="77777777" w:rsidR="006849DA" w:rsidRPr="006849DA" w:rsidRDefault="006849DA" w:rsidP="006849DA">
            <w:pPr>
              <w:spacing w:after="0" w:line="240" w:lineRule="auto"/>
              <w:rPr>
                <w:rFonts w:ascii="Aptos Narrow" w:eastAsia="Times New Roman" w:hAnsi="Aptos Narrow" w:cs="Times New Roman"/>
                <w:color w:val="000000"/>
                <w:kern w:val="0"/>
                <w:lang w:eastAsia="es-CL"/>
                <w14:ligatures w14:val="none"/>
              </w:rPr>
            </w:pPr>
          </w:p>
        </w:tc>
      </w:tr>
      <w:tr w:rsidR="006849DA" w:rsidRPr="006849DA" w14:paraId="01A3AC43" w14:textId="77777777" w:rsidTr="009F0099">
        <w:trPr>
          <w:trHeight w:val="288"/>
        </w:trPr>
        <w:tc>
          <w:tcPr>
            <w:tcW w:w="7440" w:type="dxa"/>
            <w:gridSpan w:val="2"/>
            <w:vMerge/>
            <w:tcBorders>
              <w:top w:val="single" w:sz="4" w:space="0" w:color="auto"/>
              <w:left w:val="single" w:sz="4" w:space="0" w:color="auto"/>
              <w:bottom w:val="single" w:sz="4" w:space="0" w:color="auto"/>
              <w:right w:val="single" w:sz="4" w:space="0" w:color="auto"/>
            </w:tcBorders>
            <w:vAlign w:val="center"/>
            <w:hideMark/>
          </w:tcPr>
          <w:p w14:paraId="1C2BBAC9" w14:textId="77777777" w:rsidR="006849DA" w:rsidRPr="006849DA" w:rsidRDefault="006849DA" w:rsidP="006849DA">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54A96565" w14:textId="77777777" w:rsidR="006849DA" w:rsidRPr="006849DA" w:rsidRDefault="006849DA" w:rsidP="006849DA">
            <w:pPr>
              <w:spacing w:after="0" w:line="240" w:lineRule="auto"/>
              <w:rPr>
                <w:rFonts w:ascii="Times New Roman" w:eastAsia="Times New Roman" w:hAnsi="Times New Roman" w:cs="Times New Roman"/>
                <w:kern w:val="0"/>
                <w:sz w:val="20"/>
                <w:szCs w:val="20"/>
                <w:lang w:eastAsia="es-CL"/>
                <w14:ligatures w14:val="none"/>
              </w:rPr>
            </w:pPr>
          </w:p>
        </w:tc>
      </w:tr>
      <w:tr w:rsidR="006849DA" w:rsidRPr="006849DA" w14:paraId="6CF89759" w14:textId="77777777" w:rsidTr="009F0099">
        <w:trPr>
          <w:trHeight w:val="288"/>
        </w:trPr>
        <w:tc>
          <w:tcPr>
            <w:tcW w:w="7440" w:type="dxa"/>
            <w:gridSpan w:val="2"/>
            <w:vMerge/>
            <w:tcBorders>
              <w:top w:val="single" w:sz="4" w:space="0" w:color="auto"/>
              <w:left w:val="single" w:sz="4" w:space="0" w:color="auto"/>
              <w:bottom w:val="single" w:sz="4" w:space="0" w:color="auto"/>
              <w:right w:val="single" w:sz="4" w:space="0" w:color="auto"/>
            </w:tcBorders>
            <w:vAlign w:val="center"/>
            <w:hideMark/>
          </w:tcPr>
          <w:p w14:paraId="7F142E46" w14:textId="77777777" w:rsidR="006849DA" w:rsidRPr="006849DA" w:rsidRDefault="006849DA" w:rsidP="006849DA">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44402C84" w14:textId="77777777" w:rsidR="006849DA" w:rsidRPr="006849DA" w:rsidRDefault="006849DA" w:rsidP="006849DA">
            <w:pPr>
              <w:spacing w:after="0" w:line="240" w:lineRule="auto"/>
              <w:rPr>
                <w:rFonts w:ascii="Times New Roman" w:eastAsia="Times New Roman" w:hAnsi="Times New Roman" w:cs="Times New Roman"/>
                <w:kern w:val="0"/>
                <w:sz w:val="20"/>
                <w:szCs w:val="20"/>
                <w:lang w:eastAsia="es-CL"/>
                <w14:ligatures w14:val="none"/>
              </w:rPr>
            </w:pPr>
          </w:p>
        </w:tc>
      </w:tr>
    </w:tbl>
    <w:p w14:paraId="6A516F0F" w14:textId="77777777" w:rsidR="00190A7F" w:rsidRDefault="00190A7F" w:rsidP="0040449B">
      <w:pPr>
        <w:spacing w:line="360" w:lineRule="auto"/>
        <w:jc w:val="both"/>
        <w:rPr>
          <w:rFonts w:ascii="Arial" w:hAnsi="Arial" w:cs="Arial"/>
        </w:rPr>
      </w:pPr>
    </w:p>
    <w:p w14:paraId="12DE3D9D" w14:textId="62F2F097" w:rsidR="006517CD" w:rsidRDefault="006517CD" w:rsidP="006517CD">
      <w:pPr>
        <w:pStyle w:val="Descripcin"/>
        <w:keepNext/>
        <w:jc w:val="both"/>
      </w:pPr>
      <w:bookmarkStart w:id="109" w:name="_Toc183468056"/>
      <w:r>
        <w:t xml:space="preserve">Ilustración </w:t>
      </w:r>
      <w:fldSimple w:instr=" SEQ Ilustración \* ARABIC ">
        <w:r w:rsidR="002C5966">
          <w:rPr>
            <w:noProof/>
          </w:rPr>
          <w:t>16</w:t>
        </w:r>
      </w:fldSimple>
      <w:r>
        <w:t xml:space="preserve"> - Caso de uso - </w:t>
      </w:r>
      <w:r w:rsidRPr="002C6FDD">
        <w:t>Notificaciones</w:t>
      </w:r>
      <w:bookmarkEnd w:id="109"/>
    </w:p>
    <w:p w14:paraId="716B3825" w14:textId="58685749" w:rsidR="668FBD52" w:rsidRDefault="668FBD52" w:rsidP="4DD8852D">
      <w:pPr>
        <w:spacing w:line="360" w:lineRule="auto"/>
        <w:jc w:val="both"/>
        <w:rPr>
          <w:rFonts w:ascii="Arial" w:hAnsi="Arial" w:cs="Arial"/>
        </w:rPr>
      </w:pPr>
      <w:r>
        <w:rPr>
          <w:noProof/>
        </w:rPr>
        <w:drawing>
          <wp:inline distT="0" distB="0" distL="0" distR="0" wp14:anchorId="7178EA34" wp14:editId="7CC6ADCA">
            <wp:extent cx="5612130" cy="1739265"/>
            <wp:effectExtent l="19050" t="19050" r="26670" b="13335"/>
            <wp:docPr id="1889163288" name="Imagen 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12130" cy="1739265"/>
                    </a:xfrm>
                    <a:prstGeom prst="rect">
                      <a:avLst/>
                    </a:prstGeom>
                    <a:noFill/>
                    <a:ln>
                      <a:solidFill>
                        <a:schemeClr val="tx1"/>
                      </a:solidFill>
                    </a:ln>
                  </pic:spPr>
                </pic:pic>
              </a:graphicData>
            </a:graphic>
          </wp:inline>
        </w:drawing>
      </w:r>
    </w:p>
    <w:p w14:paraId="4BFDD2D0" w14:textId="2BC9B39C" w:rsidR="4DD8852D" w:rsidRDefault="4DD8852D" w:rsidP="4DD8852D">
      <w:pPr>
        <w:spacing w:line="360" w:lineRule="auto"/>
        <w:jc w:val="both"/>
        <w:rPr>
          <w:rFonts w:ascii="Arial" w:hAnsi="Arial" w:cs="Arial"/>
        </w:rPr>
      </w:pPr>
    </w:p>
    <w:p w14:paraId="4AD9FECE" w14:textId="657CFCEF" w:rsidR="4DD8852D" w:rsidRDefault="4DD8852D" w:rsidP="4DD8852D">
      <w:pPr>
        <w:spacing w:line="360" w:lineRule="auto"/>
        <w:jc w:val="both"/>
        <w:rPr>
          <w:rFonts w:ascii="Arial" w:hAnsi="Arial" w:cs="Arial"/>
        </w:rPr>
      </w:pPr>
    </w:p>
    <w:p w14:paraId="03488BE1" w14:textId="400472EC" w:rsidR="4DD8852D" w:rsidRDefault="4DD8852D" w:rsidP="4DD8852D">
      <w:pPr>
        <w:spacing w:line="360" w:lineRule="auto"/>
        <w:jc w:val="both"/>
        <w:rPr>
          <w:rFonts w:ascii="Arial" w:hAnsi="Arial" w:cs="Arial"/>
        </w:rPr>
      </w:pPr>
    </w:p>
    <w:p w14:paraId="2B10B20B" w14:textId="6A11C071" w:rsidR="4DD8852D" w:rsidRDefault="4DD8852D" w:rsidP="4DD8852D">
      <w:pPr>
        <w:spacing w:line="360" w:lineRule="auto"/>
        <w:jc w:val="both"/>
        <w:rPr>
          <w:rFonts w:ascii="Arial" w:hAnsi="Arial" w:cs="Arial"/>
        </w:rPr>
      </w:pPr>
    </w:p>
    <w:p w14:paraId="69A6983B" w14:textId="3F777F61" w:rsidR="4DD8852D" w:rsidRDefault="4DD8852D" w:rsidP="4DD8852D">
      <w:pPr>
        <w:spacing w:line="360" w:lineRule="auto"/>
        <w:jc w:val="both"/>
        <w:rPr>
          <w:rFonts w:ascii="Arial" w:hAnsi="Arial" w:cs="Arial"/>
        </w:rPr>
      </w:pPr>
    </w:p>
    <w:p w14:paraId="5C829D11" w14:textId="28230BEE" w:rsidR="4DD8852D" w:rsidRDefault="4DD8852D" w:rsidP="4DD8852D">
      <w:pPr>
        <w:spacing w:line="360" w:lineRule="auto"/>
        <w:jc w:val="both"/>
        <w:rPr>
          <w:rFonts w:ascii="Arial" w:hAnsi="Arial" w:cs="Arial"/>
        </w:rPr>
      </w:pPr>
    </w:p>
    <w:p w14:paraId="1F43AF79" w14:textId="3DD6B77F" w:rsidR="4DD8852D" w:rsidRDefault="4DD8852D" w:rsidP="4DD8852D">
      <w:pPr>
        <w:spacing w:line="360" w:lineRule="auto"/>
        <w:jc w:val="both"/>
        <w:rPr>
          <w:rFonts w:ascii="Arial" w:hAnsi="Arial" w:cs="Arial"/>
        </w:rPr>
      </w:pPr>
    </w:p>
    <w:p w14:paraId="71866428" w14:textId="3CCDE2A7" w:rsidR="4DD8852D" w:rsidRDefault="4DD8852D" w:rsidP="4DD8852D">
      <w:pPr>
        <w:spacing w:line="360" w:lineRule="auto"/>
        <w:jc w:val="both"/>
        <w:rPr>
          <w:rFonts w:ascii="Arial" w:hAnsi="Arial" w:cs="Arial"/>
        </w:rPr>
      </w:pPr>
    </w:p>
    <w:p w14:paraId="614EDDA7" w14:textId="20C3C2B7" w:rsidR="4DD8852D" w:rsidRDefault="4DD8852D" w:rsidP="4DD8852D">
      <w:pPr>
        <w:spacing w:line="360" w:lineRule="auto"/>
        <w:jc w:val="both"/>
        <w:rPr>
          <w:rFonts w:ascii="Arial" w:hAnsi="Arial" w:cs="Arial"/>
        </w:rPr>
      </w:pPr>
    </w:p>
    <w:p w14:paraId="1712A29A" w14:textId="13C6D24A" w:rsidR="4DD8852D" w:rsidRDefault="4DD8852D" w:rsidP="4DD8852D">
      <w:pPr>
        <w:spacing w:line="360" w:lineRule="auto"/>
        <w:jc w:val="both"/>
        <w:rPr>
          <w:rFonts w:ascii="Arial" w:hAnsi="Arial" w:cs="Arial"/>
        </w:rPr>
      </w:pPr>
    </w:p>
    <w:p w14:paraId="316ECECB" w14:textId="687AC177" w:rsidR="009F0099" w:rsidRDefault="009F0099" w:rsidP="009F0099">
      <w:pPr>
        <w:pStyle w:val="Descripcin"/>
        <w:keepNext/>
      </w:pPr>
      <w:bookmarkStart w:id="110" w:name="_Toc183468906"/>
      <w:r>
        <w:t xml:space="preserve">Tabla </w:t>
      </w:r>
      <w:fldSimple w:instr=" SEQ Tabla \* ARABIC ">
        <w:r w:rsidR="002C5966">
          <w:rPr>
            <w:noProof/>
          </w:rPr>
          <w:t>11</w:t>
        </w:r>
      </w:fldSimple>
      <w:r>
        <w:t xml:space="preserve"> </w:t>
      </w:r>
      <w:r w:rsidRPr="002F7C95">
        <w:t>- Caso de uso - CU-0</w:t>
      </w:r>
      <w:r>
        <w:t>9</w:t>
      </w:r>
      <w:bookmarkEnd w:id="110"/>
    </w:p>
    <w:tbl>
      <w:tblPr>
        <w:tblW w:w="7586" w:type="dxa"/>
        <w:tblCellMar>
          <w:top w:w="15" w:type="dxa"/>
          <w:left w:w="70" w:type="dxa"/>
          <w:right w:w="70" w:type="dxa"/>
        </w:tblCellMar>
        <w:tblLook w:val="04A0" w:firstRow="1" w:lastRow="0" w:firstColumn="1" w:lastColumn="0" w:noHBand="0" w:noVBand="1"/>
      </w:tblPr>
      <w:tblGrid>
        <w:gridCol w:w="1460"/>
        <w:gridCol w:w="5980"/>
        <w:gridCol w:w="146"/>
      </w:tblGrid>
      <w:tr w:rsidR="00EB63A0" w:rsidRPr="00EB63A0" w14:paraId="7621A2EC" w14:textId="77777777" w:rsidTr="009F0099">
        <w:trPr>
          <w:gridAfter w:val="1"/>
          <w:wAfter w:w="146" w:type="dxa"/>
          <w:trHeight w:val="288"/>
        </w:trPr>
        <w:tc>
          <w:tcPr>
            <w:tcW w:w="146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3ADBEC84" w14:textId="77777777" w:rsidR="00EB63A0" w:rsidRPr="00EB63A0" w:rsidRDefault="00EB63A0" w:rsidP="00EB63A0">
            <w:pPr>
              <w:spacing w:after="0" w:line="240" w:lineRule="auto"/>
              <w:rPr>
                <w:rFonts w:ascii="Aptos Narrow" w:eastAsia="Times New Roman" w:hAnsi="Aptos Narrow" w:cs="Times New Roman"/>
                <w:b/>
                <w:bCs/>
                <w:color w:val="000000"/>
                <w:kern w:val="0"/>
                <w:lang w:eastAsia="es-CL"/>
                <w14:ligatures w14:val="none"/>
              </w:rPr>
            </w:pPr>
            <w:r w:rsidRPr="00EB63A0">
              <w:rPr>
                <w:rFonts w:ascii="Aptos Narrow" w:eastAsia="Times New Roman" w:hAnsi="Aptos Narrow" w:cs="Times New Roman"/>
                <w:b/>
                <w:bCs/>
                <w:color w:val="000000"/>
                <w:kern w:val="0"/>
                <w:lang w:eastAsia="es-CL"/>
                <w14:ligatures w14:val="none"/>
              </w:rPr>
              <w:t>Caso N°</w:t>
            </w:r>
          </w:p>
        </w:tc>
        <w:tc>
          <w:tcPr>
            <w:tcW w:w="5980" w:type="dxa"/>
            <w:tcBorders>
              <w:top w:val="single" w:sz="4" w:space="0" w:color="auto"/>
              <w:left w:val="nil"/>
              <w:bottom w:val="single" w:sz="4" w:space="0" w:color="auto"/>
              <w:right w:val="single" w:sz="4" w:space="0" w:color="auto"/>
            </w:tcBorders>
            <w:shd w:val="clear" w:color="auto" w:fill="auto"/>
            <w:noWrap/>
            <w:vAlign w:val="bottom"/>
            <w:hideMark/>
          </w:tcPr>
          <w:p w14:paraId="220D5FD1" w14:textId="77777777" w:rsidR="00EB63A0" w:rsidRPr="00EB63A0" w:rsidRDefault="00EB63A0" w:rsidP="00EB63A0">
            <w:pPr>
              <w:spacing w:after="0" w:line="240" w:lineRule="auto"/>
              <w:rPr>
                <w:rFonts w:ascii="Aptos Narrow" w:eastAsia="Times New Roman" w:hAnsi="Aptos Narrow" w:cs="Times New Roman"/>
                <w:color w:val="000000"/>
                <w:kern w:val="0"/>
                <w:lang w:eastAsia="es-CL"/>
                <w14:ligatures w14:val="none"/>
              </w:rPr>
            </w:pPr>
            <w:r w:rsidRPr="00EB63A0">
              <w:rPr>
                <w:rFonts w:ascii="Aptos Narrow" w:eastAsia="Times New Roman" w:hAnsi="Aptos Narrow" w:cs="Times New Roman"/>
                <w:color w:val="000000"/>
                <w:kern w:val="0"/>
                <w:lang w:eastAsia="es-CL"/>
                <w14:ligatures w14:val="none"/>
              </w:rPr>
              <w:t>CU-09</w:t>
            </w:r>
          </w:p>
        </w:tc>
      </w:tr>
      <w:tr w:rsidR="00EB63A0" w:rsidRPr="00EB63A0" w14:paraId="27D14565"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03743B50" w14:textId="77777777" w:rsidR="00EB63A0" w:rsidRPr="00EB63A0" w:rsidRDefault="00EB63A0" w:rsidP="00EB63A0">
            <w:pPr>
              <w:spacing w:after="0" w:line="240" w:lineRule="auto"/>
              <w:rPr>
                <w:rFonts w:ascii="Aptos Narrow" w:eastAsia="Times New Roman" w:hAnsi="Aptos Narrow" w:cs="Times New Roman"/>
                <w:b/>
                <w:bCs/>
                <w:color w:val="000000"/>
                <w:kern w:val="0"/>
                <w:lang w:eastAsia="es-CL"/>
                <w14:ligatures w14:val="none"/>
              </w:rPr>
            </w:pPr>
            <w:r w:rsidRPr="00EB63A0">
              <w:rPr>
                <w:rFonts w:ascii="Aptos Narrow" w:eastAsia="Times New Roman" w:hAnsi="Aptos Narrow" w:cs="Times New Roman"/>
                <w:b/>
                <w:bCs/>
                <w:color w:val="000000"/>
                <w:kern w:val="0"/>
                <w:lang w:eastAsia="es-CL"/>
                <w14:ligatures w14:val="none"/>
              </w:rPr>
              <w:t>Nombre</w:t>
            </w:r>
          </w:p>
        </w:tc>
        <w:tc>
          <w:tcPr>
            <w:tcW w:w="5980" w:type="dxa"/>
            <w:tcBorders>
              <w:top w:val="nil"/>
              <w:left w:val="nil"/>
              <w:bottom w:val="single" w:sz="4" w:space="0" w:color="auto"/>
              <w:right w:val="single" w:sz="4" w:space="0" w:color="auto"/>
            </w:tcBorders>
            <w:shd w:val="clear" w:color="auto" w:fill="auto"/>
            <w:noWrap/>
            <w:vAlign w:val="bottom"/>
            <w:hideMark/>
          </w:tcPr>
          <w:p w14:paraId="1D141E0B" w14:textId="77777777" w:rsidR="00EB63A0" w:rsidRPr="00EB63A0" w:rsidRDefault="00EB63A0" w:rsidP="00EB63A0">
            <w:pPr>
              <w:spacing w:after="0" w:line="240" w:lineRule="auto"/>
              <w:rPr>
                <w:rFonts w:ascii="Aptos Narrow" w:eastAsia="Times New Roman" w:hAnsi="Aptos Narrow" w:cs="Times New Roman"/>
                <w:color w:val="000000"/>
                <w:kern w:val="0"/>
                <w:lang w:eastAsia="es-CL"/>
                <w14:ligatures w14:val="none"/>
              </w:rPr>
            </w:pPr>
            <w:r w:rsidRPr="00EB63A0">
              <w:rPr>
                <w:rFonts w:ascii="Aptos Narrow" w:eastAsia="Times New Roman" w:hAnsi="Aptos Narrow" w:cs="Times New Roman"/>
                <w:color w:val="000000"/>
                <w:kern w:val="0"/>
                <w:lang w:eastAsia="es-CL"/>
                <w14:ligatures w14:val="none"/>
              </w:rPr>
              <w:t>Gestión de Órdenes</w:t>
            </w:r>
          </w:p>
        </w:tc>
      </w:tr>
      <w:tr w:rsidR="00EB63A0" w:rsidRPr="00EB63A0" w14:paraId="1821C0FC"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225FEC6A" w14:textId="77777777" w:rsidR="00EB63A0" w:rsidRPr="00EB63A0" w:rsidRDefault="00EB63A0" w:rsidP="00EB63A0">
            <w:pPr>
              <w:spacing w:after="0" w:line="240" w:lineRule="auto"/>
              <w:rPr>
                <w:rFonts w:ascii="Aptos Narrow" w:eastAsia="Times New Roman" w:hAnsi="Aptos Narrow" w:cs="Times New Roman"/>
                <w:b/>
                <w:bCs/>
                <w:color w:val="000000"/>
                <w:kern w:val="0"/>
                <w:lang w:eastAsia="es-CL"/>
                <w14:ligatures w14:val="none"/>
              </w:rPr>
            </w:pPr>
            <w:r w:rsidRPr="00EB63A0">
              <w:rPr>
                <w:rFonts w:ascii="Aptos Narrow" w:eastAsia="Times New Roman" w:hAnsi="Aptos Narrow" w:cs="Times New Roman"/>
                <w:b/>
                <w:bCs/>
                <w:color w:val="000000"/>
                <w:kern w:val="0"/>
                <w:lang w:eastAsia="es-CL"/>
                <w14:ligatures w14:val="none"/>
              </w:rPr>
              <w:t>Actor</w:t>
            </w:r>
          </w:p>
        </w:tc>
        <w:tc>
          <w:tcPr>
            <w:tcW w:w="5980" w:type="dxa"/>
            <w:tcBorders>
              <w:top w:val="nil"/>
              <w:left w:val="nil"/>
              <w:bottom w:val="single" w:sz="4" w:space="0" w:color="auto"/>
              <w:right w:val="single" w:sz="4" w:space="0" w:color="auto"/>
            </w:tcBorders>
            <w:shd w:val="clear" w:color="auto" w:fill="auto"/>
            <w:noWrap/>
            <w:vAlign w:val="bottom"/>
            <w:hideMark/>
          </w:tcPr>
          <w:p w14:paraId="54FD653D" w14:textId="77777777" w:rsidR="00EB63A0" w:rsidRPr="00EB63A0" w:rsidRDefault="00EB63A0" w:rsidP="00EB63A0">
            <w:pPr>
              <w:spacing w:after="0" w:line="240" w:lineRule="auto"/>
              <w:rPr>
                <w:rFonts w:ascii="Aptos Narrow" w:eastAsia="Times New Roman" w:hAnsi="Aptos Narrow" w:cs="Times New Roman"/>
                <w:color w:val="000000"/>
                <w:kern w:val="0"/>
                <w:lang w:eastAsia="es-CL"/>
                <w14:ligatures w14:val="none"/>
              </w:rPr>
            </w:pPr>
            <w:r w:rsidRPr="00EB63A0">
              <w:rPr>
                <w:rFonts w:ascii="Aptos Narrow" w:eastAsia="Times New Roman" w:hAnsi="Aptos Narrow" w:cs="Times New Roman"/>
                <w:color w:val="000000"/>
                <w:kern w:val="0"/>
                <w:lang w:eastAsia="es-CL"/>
                <w14:ligatures w14:val="none"/>
              </w:rPr>
              <w:t>Usuario, Administrador</w:t>
            </w:r>
          </w:p>
        </w:tc>
      </w:tr>
      <w:tr w:rsidR="00EB63A0" w:rsidRPr="00EB63A0" w14:paraId="7418D743"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center"/>
            <w:hideMark/>
          </w:tcPr>
          <w:p w14:paraId="61F545A2" w14:textId="77777777" w:rsidR="00EB63A0" w:rsidRPr="00EB63A0" w:rsidRDefault="00EB63A0" w:rsidP="00EB63A0">
            <w:pPr>
              <w:spacing w:after="0" w:line="240" w:lineRule="auto"/>
              <w:rPr>
                <w:rFonts w:ascii="Aptos Narrow" w:eastAsia="Times New Roman" w:hAnsi="Aptos Narrow" w:cs="Times New Roman"/>
                <w:b/>
                <w:bCs/>
                <w:color w:val="000000"/>
                <w:kern w:val="0"/>
                <w:lang w:eastAsia="es-CL"/>
                <w14:ligatures w14:val="none"/>
              </w:rPr>
            </w:pPr>
            <w:r w:rsidRPr="00EB63A0">
              <w:rPr>
                <w:rFonts w:ascii="Aptos Narrow" w:eastAsia="Times New Roman" w:hAnsi="Aptos Narrow" w:cs="Times New Roman"/>
                <w:b/>
                <w:bCs/>
                <w:color w:val="000000"/>
                <w:kern w:val="0"/>
                <w:lang w:eastAsia="es-CL"/>
                <w14:ligatures w14:val="none"/>
              </w:rPr>
              <w:t>Precondición</w:t>
            </w:r>
          </w:p>
        </w:tc>
        <w:tc>
          <w:tcPr>
            <w:tcW w:w="5980" w:type="dxa"/>
            <w:tcBorders>
              <w:top w:val="nil"/>
              <w:left w:val="nil"/>
              <w:bottom w:val="single" w:sz="4" w:space="0" w:color="auto"/>
              <w:right w:val="single" w:sz="4" w:space="0" w:color="auto"/>
            </w:tcBorders>
            <w:shd w:val="clear" w:color="auto" w:fill="auto"/>
            <w:vAlign w:val="bottom"/>
            <w:hideMark/>
          </w:tcPr>
          <w:p w14:paraId="197D39A3" w14:textId="77777777" w:rsidR="00EB63A0" w:rsidRPr="00EB63A0" w:rsidRDefault="00EB63A0" w:rsidP="00EB63A0">
            <w:pPr>
              <w:spacing w:after="0" w:line="240" w:lineRule="auto"/>
              <w:rPr>
                <w:rFonts w:ascii="Aptos Narrow" w:eastAsia="Times New Roman" w:hAnsi="Aptos Narrow" w:cs="Times New Roman"/>
                <w:color w:val="000000"/>
                <w:kern w:val="0"/>
                <w:lang w:eastAsia="es-CL"/>
                <w14:ligatures w14:val="none"/>
              </w:rPr>
            </w:pPr>
            <w:r w:rsidRPr="00EB63A0">
              <w:rPr>
                <w:rFonts w:ascii="Aptos Narrow" w:eastAsia="Times New Roman" w:hAnsi="Aptos Narrow" w:cs="Times New Roman"/>
                <w:color w:val="000000"/>
                <w:kern w:val="0"/>
                <w:lang w:eastAsia="es-CL"/>
                <w14:ligatures w14:val="none"/>
              </w:rPr>
              <w:t>Las órdenes deben estar registradas.</w:t>
            </w:r>
          </w:p>
        </w:tc>
      </w:tr>
      <w:tr w:rsidR="00EB63A0" w:rsidRPr="00EB63A0" w14:paraId="33C42443" w14:textId="77777777" w:rsidTr="009F0099">
        <w:trPr>
          <w:gridAfter w:val="1"/>
          <w:wAfter w:w="146" w:type="dxa"/>
          <w:trHeight w:val="288"/>
        </w:trPr>
        <w:tc>
          <w:tcPr>
            <w:tcW w:w="1460" w:type="dxa"/>
            <w:tcBorders>
              <w:top w:val="nil"/>
              <w:left w:val="single" w:sz="4" w:space="0" w:color="auto"/>
              <w:bottom w:val="single" w:sz="4" w:space="0" w:color="auto"/>
              <w:right w:val="single" w:sz="4" w:space="0" w:color="auto"/>
            </w:tcBorders>
            <w:shd w:val="clear" w:color="000000" w:fill="A6C9EC"/>
            <w:noWrap/>
            <w:vAlign w:val="bottom"/>
            <w:hideMark/>
          </w:tcPr>
          <w:p w14:paraId="78071641" w14:textId="77777777" w:rsidR="00EB63A0" w:rsidRPr="00EB63A0" w:rsidRDefault="00EB63A0" w:rsidP="00EB63A0">
            <w:pPr>
              <w:spacing w:after="0" w:line="240" w:lineRule="auto"/>
              <w:rPr>
                <w:rFonts w:ascii="Aptos Narrow" w:eastAsia="Times New Roman" w:hAnsi="Aptos Narrow" w:cs="Times New Roman"/>
                <w:b/>
                <w:bCs/>
                <w:color w:val="000000"/>
                <w:kern w:val="0"/>
                <w:lang w:eastAsia="es-CL"/>
                <w14:ligatures w14:val="none"/>
              </w:rPr>
            </w:pPr>
            <w:r w:rsidRPr="00EB63A0">
              <w:rPr>
                <w:rFonts w:ascii="Aptos Narrow" w:eastAsia="Times New Roman" w:hAnsi="Aptos Narrow" w:cs="Times New Roman"/>
                <w:b/>
                <w:bCs/>
                <w:color w:val="000000"/>
                <w:kern w:val="0"/>
                <w:lang w:eastAsia="es-CL"/>
                <w14:ligatures w14:val="none"/>
              </w:rPr>
              <w:t>Postcondición</w:t>
            </w:r>
          </w:p>
        </w:tc>
        <w:tc>
          <w:tcPr>
            <w:tcW w:w="5980" w:type="dxa"/>
            <w:tcBorders>
              <w:top w:val="nil"/>
              <w:left w:val="nil"/>
              <w:bottom w:val="nil"/>
              <w:right w:val="nil"/>
            </w:tcBorders>
            <w:shd w:val="clear" w:color="auto" w:fill="auto"/>
            <w:noWrap/>
            <w:vAlign w:val="bottom"/>
            <w:hideMark/>
          </w:tcPr>
          <w:p w14:paraId="42EDB1A0" w14:textId="77777777" w:rsidR="00EB63A0" w:rsidRPr="00EB63A0" w:rsidRDefault="00EB63A0" w:rsidP="00EB63A0">
            <w:pPr>
              <w:spacing w:after="0" w:line="240" w:lineRule="auto"/>
              <w:rPr>
                <w:rFonts w:ascii="Aptos Narrow" w:eastAsia="Times New Roman" w:hAnsi="Aptos Narrow" w:cs="Times New Roman"/>
                <w:color w:val="000000"/>
                <w:kern w:val="0"/>
                <w:lang w:eastAsia="es-CL"/>
                <w14:ligatures w14:val="none"/>
              </w:rPr>
            </w:pPr>
            <w:r w:rsidRPr="00EB63A0">
              <w:rPr>
                <w:rFonts w:ascii="Aptos Narrow" w:eastAsia="Times New Roman" w:hAnsi="Aptos Narrow" w:cs="Times New Roman"/>
                <w:color w:val="000000"/>
                <w:kern w:val="0"/>
                <w:lang w:eastAsia="es-CL"/>
                <w14:ligatures w14:val="none"/>
              </w:rPr>
              <w:t>La orden se actualiza según las acciones realizadas.</w:t>
            </w:r>
          </w:p>
        </w:tc>
      </w:tr>
      <w:tr w:rsidR="00EB63A0" w:rsidRPr="00EB63A0" w14:paraId="268BFD00" w14:textId="77777777" w:rsidTr="009F0099">
        <w:trPr>
          <w:gridAfter w:val="1"/>
          <w:wAfter w:w="146" w:type="dxa"/>
          <w:trHeight w:val="288"/>
        </w:trPr>
        <w:tc>
          <w:tcPr>
            <w:tcW w:w="7440"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6AFEFB7" w14:textId="77777777" w:rsidR="00EB63A0" w:rsidRPr="00EB63A0" w:rsidRDefault="00EB63A0" w:rsidP="00EB63A0">
            <w:pPr>
              <w:spacing w:after="0" w:line="240" w:lineRule="auto"/>
              <w:jc w:val="center"/>
              <w:rPr>
                <w:rFonts w:ascii="Aptos Narrow" w:eastAsia="Times New Roman" w:hAnsi="Aptos Narrow" w:cs="Times New Roman"/>
                <w:b/>
                <w:bCs/>
                <w:color w:val="000000"/>
                <w:kern w:val="0"/>
                <w:lang w:eastAsia="es-CL"/>
                <w14:ligatures w14:val="none"/>
              </w:rPr>
            </w:pPr>
            <w:r w:rsidRPr="00EB63A0">
              <w:rPr>
                <w:rFonts w:ascii="Aptos Narrow" w:eastAsia="Times New Roman" w:hAnsi="Aptos Narrow" w:cs="Times New Roman"/>
                <w:b/>
                <w:bCs/>
                <w:color w:val="000000"/>
                <w:kern w:val="0"/>
                <w:lang w:eastAsia="es-CL"/>
                <w14:ligatures w14:val="none"/>
              </w:rPr>
              <w:t>Flujo principal</w:t>
            </w:r>
          </w:p>
        </w:tc>
      </w:tr>
      <w:tr w:rsidR="00EB63A0" w:rsidRPr="00EB63A0" w14:paraId="32BB9D96" w14:textId="77777777" w:rsidTr="009F0099">
        <w:trPr>
          <w:gridAfter w:val="1"/>
          <w:wAfter w:w="146" w:type="dxa"/>
          <w:trHeight w:val="450"/>
        </w:trPr>
        <w:tc>
          <w:tcPr>
            <w:tcW w:w="744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6375A158" w14:textId="77777777" w:rsidR="00EB63A0" w:rsidRPr="00EB63A0" w:rsidRDefault="00EB63A0" w:rsidP="00EB63A0">
            <w:pPr>
              <w:spacing w:after="0" w:line="240" w:lineRule="auto"/>
              <w:rPr>
                <w:rFonts w:ascii="Aptos Narrow" w:eastAsia="Times New Roman" w:hAnsi="Aptos Narrow" w:cs="Times New Roman"/>
                <w:color w:val="000000"/>
                <w:kern w:val="0"/>
                <w:lang w:eastAsia="es-CL"/>
                <w14:ligatures w14:val="none"/>
              </w:rPr>
            </w:pPr>
            <w:r w:rsidRPr="00EB63A0">
              <w:rPr>
                <w:rFonts w:ascii="Aptos Narrow" w:eastAsia="Times New Roman" w:hAnsi="Aptos Narrow" w:cs="Times New Roman"/>
                <w:color w:val="000000"/>
                <w:kern w:val="0"/>
                <w:lang w:eastAsia="es-CL"/>
                <w14:ligatures w14:val="none"/>
              </w:rPr>
              <w:t>1- El usuario o administrador accede a la sección "Órdenes".</w:t>
            </w:r>
            <w:r w:rsidRPr="00EB63A0">
              <w:rPr>
                <w:rFonts w:ascii="Aptos Narrow" w:eastAsia="Times New Roman" w:hAnsi="Aptos Narrow" w:cs="Times New Roman"/>
                <w:color w:val="000000"/>
                <w:kern w:val="0"/>
                <w:lang w:eastAsia="es-CL"/>
                <w14:ligatures w14:val="none"/>
              </w:rPr>
              <w:br/>
              <w:t>2- Visualiza una lista de órdenes activas, finalizadas o en proceso.</w:t>
            </w:r>
            <w:r w:rsidRPr="00EB63A0">
              <w:rPr>
                <w:rFonts w:ascii="Aptos Narrow" w:eastAsia="Times New Roman" w:hAnsi="Aptos Narrow" w:cs="Times New Roman"/>
                <w:color w:val="000000"/>
                <w:kern w:val="0"/>
                <w:lang w:eastAsia="es-CL"/>
                <w14:ligatures w14:val="none"/>
              </w:rPr>
              <w:br/>
              <w:t>3- Puede buscar órdenes específicas por número, cliente o estado.</w:t>
            </w:r>
            <w:r w:rsidRPr="00EB63A0">
              <w:rPr>
                <w:rFonts w:ascii="Aptos Narrow" w:eastAsia="Times New Roman" w:hAnsi="Aptos Narrow" w:cs="Times New Roman"/>
                <w:color w:val="000000"/>
                <w:kern w:val="0"/>
                <w:lang w:eastAsia="es-CL"/>
                <w14:ligatures w14:val="none"/>
              </w:rPr>
              <w:br/>
              <w:t>4- Realiza acciones como actualizar o cancelar una orden.</w:t>
            </w:r>
          </w:p>
        </w:tc>
      </w:tr>
      <w:tr w:rsidR="00EB63A0" w:rsidRPr="00EB63A0" w14:paraId="1064D34A" w14:textId="77777777" w:rsidTr="009F0099">
        <w:trPr>
          <w:trHeight w:val="288"/>
        </w:trPr>
        <w:tc>
          <w:tcPr>
            <w:tcW w:w="7440" w:type="dxa"/>
            <w:gridSpan w:val="2"/>
            <w:vMerge/>
            <w:tcBorders>
              <w:top w:val="single" w:sz="4" w:space="0" w:color="auto"/>
              <w:left w:val="single" w:sz="4" w:space="0" w:color="auto"/>
              <w:bottom w:val="single" w:sz="4" w:space="0" w:color="auto"/>
              <w:right w:val="single" w:sz="4" w:space="0" w:color="auto"/>
            </w:tcBorders>
            <w:vAlign w:val="center"/>
            <w:hideMark/>
          </w:tcPr>
          <w:p w14:paraId="62995D8E" w14:textId="77777777" w:rsidR="00EB63A0" w:rsidRPr="00EB63A0" w:rsidRDefault="00EB63A0" w:rsidP="00EB63A0">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30A6F72A" w14:textId="77777777" w:rsidR="00EB63A0" w:rsidRPr="00EB63A0" w:rsidRDefault="00EB63A0" w:rsidP="00EB63A0">
            <w:pPr>
              <w:spacing w:after="0" w:line="240" w:lineRule="auto"/>
              <w:rPr>
                <w:rFonts w:ascii="Aptos Narrow" w:eastAsia="Times New Roman" w:hAnsi="Aptos Narrow" w:cs="Times New Roman"/>
                <w:color w:val="000000"/>
                <w:kern w:val="0"/>
                <w:lang w:eastAsia="es-CL"/>
                <w14:ligatures w14:val="none"/>
              </w:rPr>
            </w:pPr>
          </w:p>
        </w:tc>
      </w:tr>
      <w:tr w:rsidR="00EB63A0" w:rsidRPr="00EB63A0" w14:paraId="23DA916B" w14:textId="77777777" w:rsidTr="009F0099">
        <w:trPr>
          <w:trHeight w:val="288"/>
        </w:trPr>
        <w:tc>
          <w:tcPr>
            <w:tcW w:w="7440" w:type="dxa"/>
            <w:gridSpan w:val="2"/>
            <w:vMerge/>
            <w:tcBorders>
              <w:top w:val="single" w:sz="4" w:space="0" w:color="auto"/>
              <w:left w:val="single" w:sz="4" w:space="0" w:color="auto"/>
              <w:bottom w:val="single" w:sz="4" w:space="0" w:color="auto"/>
              <w:right w:val="single" w:sz="4" w:space="0" w:color="auto"/>
            </w:tcBorders>
            <w:vAlign w:val="center"/>
            <w:hideMark/>
          </w:tcPr>
          <w:p w14:paraId="070A66DF" w14:textId="77777777" w:rsidR="00EB63A0" w:rsidRPr="00EB63A0" w:rsidRDefault="00EB63A0" w:rsidP="00EB63A0">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35193A33" w14:textId="77777777" w:rsidR="00EB63A0" w:rsidRPr="00EB63A0" w:rsidRDefault="00EB63A0" w:rsidP="00EB63A0">
            <w:pPr>
              <w:spacing w:after="0" w:line="240" w:lineRule="auto"/>
              <w:rPr>
                <w:rFonts w:ascii="Times New Roman" w:eastAsia="Times New Roman" w:hAnsi="Times New Roman" w:cs="Times New Roman"/>
                <w:kern w:val="0"/>
                <w:sz w:val="20"/>
                <w:szCs w:val="20"/>
                <w:lang w:eastAsia="es-CL"/>
                <w14:ligatures w14:val="none"/>
              </w:rPr>
            </w:pPr>
          </w:p>
        </w:tc>
      </w:tr>
      <w:tr w:rsidR="00EB63A0" w:rsidRPr="00EB63A0" w14:paraId="5DE1E046" w14:textId="77777777" w:rsidTr="009F0099">
        <w:trPr>
          <w:trHeight w:val="288"/>
        </w:trPr>
        <w:tc>
          <w:tcPr>
            <w:tcW w:w="7440" w:type="dxa"/>
            <w:gridSpan w:val="2"/>
            <w:vMerge/>
            <w:tcBorders>
              <w:top w:val="single" w:sz="4" w:space="0" w:color="auto"/>
              <w:left w:val="single" w:sz="4" w:space="0" w:color="auto"/>
              <w:bottom w:val="single" w:sz="4" w:space="0" w:color="auto"/>
              <w:right w:val="single" w:sz="4" w:space="0" w:color="auto"/>
            </w:tcBorders>
            <w:vAlign w:val="center"/>
            <w:hideMark/>
          </w:tcPr>
          <w:p w14:paraId="13097603" w14:textId="77777777" w:rsidR="00EB63A0" w:rsidRPr="00EB63A0" w:rsidRDefault="00EB63A0" w:rsidP="00EB63A0">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6D011725" w14:textId="77777777" w:rsidR="00EB63A0" w:rsidRPr="00EB63A0" w:rsidRDefault="00EB63A0" w:rsidP="00EB63A0">
            <w:pPr>
              <w:spacing w:after="0" w:line="240" w:lineRule="auto"/>
              <w:rPr>
                <w:rFonts w:ascii="Times New Roman" w:eastAsia="Times New Roman" w:hAnsi="Times New Roman" w:cs="Times New Roman"/>
                <w:kern w:val="0"/>
                <w:sz w:val="20"/>
                <w:szCs w:val="20"/>
                <w:lang w:eastAsia="es-CL"/>
                <w14:ligatures w14:val="none"/>
              </w:rPr>
            </w:pPr>
          </w:p>
        </w:tc>
      </w:tr>
    </w:tbl>
    <w:p w14:paraId="03B34FDA" w14:textId="77777777" w:rsidR="006849DA" w:rsidRDefault="006849DA" w:rsidP="0040449B">
      <w:pPr>
        <w:spacing w:line="360" w:lineRule="auto"/>
        <w:jc w:val="both"/>
        <w:rPr>
          <w:rFonts w:ascii="Arial" w:hAnsi="Arial" w:cs="Arial"/>
        </w:rPr>
      </w:pPr>
    </w:p>
    <w:p w14:paraId="21B1572F" w14:textId="26A563FC" w:rsidR="006517CD" w:rsidRDefault="006517CD" w:rsidP="006517CD">
      <w:pPr>
        <w:pStyle w:val="Descripcin"/>
        <w:keepNext/>
        <w:jc w:val="both"/>
      </w:pPr>
      <w:bookmarkStart w:id="111" w:name="_Toc183468057"/>
      <w:r>
        <w:t xml:space="preserve">Ilustración </w:t>
      </w:r>
      <w:fldSimple w:instr=" SEQ Ilustración \* ARABIC ">
        <w:r w:rsidR="002C5966">
          <w:rPr>
            <w:noProof/>
          </w:rPr>
          <w:t>17</w:t>
        </w:r>
      </w:fldSimple>
      <w:r>
        <w:t xml:space="preserve"> - Caso de uso - </w:t>
      </w:r>
      <w:r w:rsidRPr="00227063">
        <w:t>Gestión de Órdenes</w:t>
      </w:r>
      <w:bookmarkEnd w:id="111"/>
    </w:p>
    <w:p w14:paraId="52B14E25" w14:textId="082A9AA0" w:rsidR="00C452E7" w:rsidRDefault="00C452E7" w:rsidP="0040449B">
      <w:pPr>
        <w:spacing w:line="360" w:lineRule="auto"/>
        <w:jc w:val="both"/>
        <w:rPr>
          <w:rFonts w:ascii="Arial" w:hAnsi="Arial" w:cs="Arial"/>
        </w:rPr>
      </w:pPr>
      <w:r>
        <w:rPr>
          <w:noProof/>
        </w:rPr>
        <w:drawing>
          <wp:inline distT="0" distB="0" distL="0" distR="0" wp14:anchorId="6F3A4601" wp14:editId="2B838942">
            <wp:extent cx="5612130" cy="1442085"/>
            <wp:effectExtent l="19050" t="19050" r="26670" b="24765"/>
            <wp:docPr id="1570333385" name="Imagen 1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33385" name="Imagen 10" descr="Diagrama&#10;&#10;Descripción generada automáticamente con confianza m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1442085"/>
                    </a:xfrm>
                    <a:prstGeom prst="rect">
                      <a:avLst/>
                    </a:prstGeom>
                    <a:noFill/>
                    <a:ln>
                      <a:solidFill>
                        <a:schemeClr val="tx1"/>
                      </a:solidFill>
                    </a:ln>
                  </pic:spPr>
                </pic:pic>
              </a:graphicData>
            </a:graphic>
          </wp:inline>
        </w:drawing>
      </w:r>
    </w:p>
    <w:p w14:paraId="60C0C4A9" w14:textId="77777777" w:rsidR="0081390B" w:rsidRDefault="0081390B" w:rsidP="0040449B">
      <w:pPr>
        <w:spacing w:line="360" w:lineRule="auto"/>
        <w:jc w:val="both"/>
        <w:rPr>
          <w:rFonts w:ascii="Arial" w:hAnsi="Arial" w:cs="Arial"/>
        </w:rPr>
      </w:pPr>
    </w:p>
    <w:p w14:paraId="4751639A" w14:textId="57C7725E" w:rsidR="4DD8852D" w:rsidRDefault="4DD8852D" w:rsidP="4DD8852D">
      <w:pPr>
        <w:spacing w:line="360" w:lineRule="auto"/>
        <w:jc w:val="both"/>
        <w:rPr>
          <w:rFonts w:ascii="Arial" w:hAnsi="Arial" w:cs="Arial"/>
        </w:rPr>
      </w:pPr>
    </w:p>
    <w:p w14:paraId="1E9F41E2" w14:textId="6BB05390" w:rsidR="4DD8852D" w:rsidRDefault="4DD8852D" w:rsidP="4DD8852D">
      <w:pPr>
        <w:spacing w:line="360" w:lineRule="auto"/>
        <w:jc w:val="both"/>
        <w:rPr>
          <w:rFonts w:ascii="Arial" w:hAnsi="Arial" w:cs="Arial"/>
        </w:rPr>
      </w:pPr>
    </w:p>
    <w:p w14:paraId="771BEBB6" w14:textId="243E2F01" w:rsidR="4DD8852D" w:rsidRDefault="4DD8852D" w:rsidP="4DD8852D">
      <w:pPr>
        <w:spacing w:line="360" w:lineRule="auto"/>
        <w:jc w:val="both"/>
        <w:rPr>
          <w:rFonts w:ascii="Arial" w:hAnsi="Arial" w:cs="Arial"/>
        </w:rPr>
      </w:pPr>
    </w:p>
    <w:p w14:paraId="08567037" w14:textId="4E359700" w:rsidR="4DD8852D" w:rsidRDefault="4DD8852D" w:rsidP="4DD8852D">
      <w:pPr>
        <w:spacing w:line="360" w:lineRule="auto"/>
        <w:jc w:val="both"/>
        <w:rPr>
          <w:rFonts w:ascii="Arial" w:hAnsi="Arial" w:cs="Arial"/>
        </w:rPr>
      </w:pPr>
    </w:p>
    <w:p w14:paraId="060DC5C7" w14:textId="40DA7BEA" w:rsidR="4DD8852D" w:rsidRDefault="4DD8852D" w:rsidP="4DD8852D">
      <w:pPr>
        <w:spacing w:line="360" w:lineRule="auto"/>
        <w:jc w:val="both"/>
        <w:rPr>
          <w:rFonts w:ascii="Arial" w:hAnsi="Arial" w:cs="Arial"/>
        </w:rPr>
      </w:pPr>
    </w:p>
    <w:p w14:paraId="7B8A008F" w14:textId="4DEAD9FB" w:rsidR="4DD8852D" w:rsidRDefault="4DD8852D" w:rsidP="4DD8852D">
      <w:pPr>
        <w:spacing w:line="360" w:lineRule="auto"/>
        <w:jc w:val="both"/>
        <w:rPr>
          <w:rFonts w:ascii="Arial" w:hAnsi="Arial" w:cs="Arial"/>
        </w:rPr>
      </w:pPr>
    </w:p>
    <w:p w14:paraId="06A4F0BD" w14:textId="3297F603" w:rsidR="4DD8852D" w:rsidRDefault="4DD8852D" w:rsidP="4DD8852D">
      <w:pPr>
        <w:spacing w:line="360" w:lineRule="auto"/>
        <w:jc w:val="both"/>
        <w:rPr>
          <w:rFonts w:ascii="Arial" w:hAnsi="Arial" w:cs="Arial"/>
        </w:rPr>
      </w:pPr>
    </w:p>
    <w:p w14:paraId="49246B3E" w14:textId="3B441031" w:rsidR="4DD8852D" w:rsidRDefault="4DD8852D" w:rsidP="4DD8852D">
      <w:pPr>
        <w:spacing w:line="360" w:lineRule="auto"/>
        <w:jc w:val="both"/>
        <w:rPr>
          <w:rFonts w:ascii="Arial" w:hAnsi="Arial" w:cs="Arial"/>
        </w:rPr>
      </w:pPr>
    </w:p>
    <w:p w14:paraId="1C8636CB" w14:textId="5368A22B" w:rsidR="4DD8852D" w:rsidRDefault="4DD8852D" w:rsidP="4DD8852D">
      <w:pPr>
        <w:spacing w:line="360" w:lineRule="auto"/>
        <w:jc w:val="both"/>
        <w:rPr>
          <w:rFonts w:ascii="Arial" w:hAnsi="Arial" w:cs="Arial"/>
        </w:rPr>
      </w:pPr>
    </w:p>
    <w:p w14:paraId="66DBCEB5" w14:textId="334467EE" w:rsidR="009F0099" w:rsidRDefault="009F0099" w:rsidP="009F0099">
      <w:pPr>
        <w:pStyle w:val="Descripcin"/>
        <w:keepNext/>
      </w:pPr>
      <w:bookmarkStart w:id="112" w:name="_Toc183468907"/>
      <w:r>
        <w:lastRenderedPageBreak/>
        <w:t xml:space="preserve">Tabla </w:t>
      </w:r>
      <w:fldSimple w:instr=" SEQ Tabla \* ARABIC ">
        <w:r w:rsidR="002C5966">
          <w:rPr>
            <w:noProof/>
          </w:rPr>
          <w:t>12</w:t>
        </w:r>
      </w:fldSimple>
      <w:r>
        <w:t xml:space="preserve"> </w:t>
      </w:r>
      <w:r w:rsidRPr="003B70C5">
        <w:t>- Caso de uso - CU-</w:t>
      </w:r>
      <w:r>
        <w:t>10</w:t>
      </w:r>
      <w:bookmarkEnd w:id="112"/>
    </w:p>
    <w:tbl>
      <w:tblPr>
        <w:tblW w:w="7920" w:type="dxa"/>
        <w:tblCellMar>
          <w:top w:w="15" w:type="dxa"/>
          <w:left w:w="70" w:type="dxa"/>
          <w:right w:w="70" w:type="dxa"/>
        </w:tblCellMar>
        <w:tblLook w:val="04A0" w:firstRow="1" w:lastRow="0" w:firstColumn="1" w:lastColumn="0" w:noHBand="0" w:noVBand="1"/>
      </w:tblPr>
      <w:tblGrid>
        <w:gridCol w:w="1459"/>
        <w:gridCol w:w="6315"/>
        <w:gridCol w:w="146"/>
      </w:tblGrid>
      <w:tr w:rsidR="00A75CF4" w:rsidRPr="00A75CF4" w14:paraId="2BC68CE8" w14:textId="77777777" w:rsidTr="009F0099">
        <w:trPr>
          <w:gridAfter w:val="1"/>
          <w:wAfter w:w="146" w:type="dxa"/>
          <w:trHeight w:val="288"/>
        </w:trPr>
        <w:tc>
          <w:tcPr>
            <w:tcW w:w="1459" w:type="dxa"/>
            <w:tcBorders>
              <w:top w:val="single" w:sz="4" w:space="0" w:color="auto"/>
              <w:left w:val="single" w:sz="4" w:space="0" w:color="auto"/>
              <w:bottom w:val="single" w:sz="4" w:space="0" w:color="auto"/>
              <w:right w:val="single" w:sz="4" w:space="0" w:color="auto"/>
            </w:tcBorders>
            <w:shd w:val="clear" w:color="000000" w:fill="A6C9EC"/>
            <w:hideMark/>
          </w:tcPr>
          <w:p w14:paraId="31568F16" w14:textId="77777777" w:rsidR="00A75CF4" w:rsidRPr="00A75CF4" w:rsidRDefault="00A75CF4" w:rsidP="00A75CF4">
            <w:pPr>
              <w:spacing w:after="0" w:line="240" w:lineRule="auto"/>
              <w:rPr>
                <w:rFonts w:ascii="Aptos Narrow" w:eastAsia="Times New Roman" w:hAnsi="Aptos Narrow" w:cs="Times New Roman"/>
                <w:b/>
                <w:bCs/>
                <w:color w:val="000000"/>
                <w:kern w:val="0"/>
                <w:lang w:eastAsia="es-CL"/>
                <w14:ligatures w14:val="none"/>
              </w:rPr>
            </w:pPr>
            <w:r w:rsidRPr="00A75CF4">
              <w:rPr>
                <w:rFonts w:ascii="Aptos Narrow" w:eastAsia="Times New Roman" w:hAnsi="Aptos Narrow" w:cs="Times New Roman"/>
                <w:b/>
                <w:bCs/>
                <w:color w:val="000000"/>
                <w:kern w:val="0"/>
                <w:lang w:eastAsia="es-CL"/>
                <w14:ligatures w14:val="none"/>
              </w:rPr>
              <w:t>Caso N°</w:t>
            </w:r>
          </w:p>
        </w:tc>
        <w:tc>
          <w:tcPr>
            <w:tcW w:w="6315" w:type="dxa"/>
            <w:tcBorders>
              <w:top w:val="single" w:sz="4" w:space="0" w:color="auto"/>
              <w:left w:val="nil"/>
              <w:bottom w:val="single" w:sz="4" w:space="0" w:color="auto"/>
              <w:right w:val="single" w:sz="4" w:space="0" w:color="auto"/>
            </w:tcBorders>
            <w:shd w:val="clear" w:color="auto" w:fill="auto"/>
            <w:vAlign w:val="bottom"/>
            <w:hideMark/>
          </w:tcPr>
          <w:p w14:paraId="60BC1D8D" w14:textId="77777777" w:rsidR="00A75CF4" w:rsidRPr="00A75CF4" w:rsidRDefault="00A75CF4" w:rsidP="00A75CF4">
            <w:pPr>
              <w:spacing w:after="0" w:line="240" w:lineRule="auto"/>
              <w:rPr>
                <w:rFonts w:ascii="Aptos Narrow" w:eastAsia="Times New Roman" w:hAnsi="Aptos Narrow" w:cs="Times New Roman"/>
                <w:color w:val="000000"/>
                <w:kern w:val="0"/>
                <w:lang w:eastAsia="es-CL"/>
                <w14:ligatures w14:val="none"/>
              </w:rPr>
            </w:pPr>
            <w:r w:rsidRPr="00A75CF4">
              <w:rPr>
                <w:rFonts w:ascii="Aptos Narrow" w:eastAsia="Times New Roman" w:hAnsi="Aptos Narrow" w:cs="Times New Roman"/>
                <w:color w:val="000000"/>
                <w:kern w:val="0"/>
                <w:lang w:eastAsia="es-CL"/>
                <w14:ligatures w14:val="none"/>
              </w:rPr>
              <w:t>CU-10</w:t>
            </w:r>
          </w:p>
        </w:tc>
      </w:tr>
      <w:tr w:rsidR="00A75CF4" w:rsidRPr="00A75CF4" w14:paraId="669747E9" w14:textId="77777777" w:rsidTr="009F0099">
        <w:trPr>
          <w:gridAfter w:val="1"/>
          <w:wAfter w:w="146" w:type="dxa"/>
          <w:trHeight w:val="288"/>
        </w:trPr>
        <w:tc>
          <w:tcPr>
            <w:tcW w:w="1459" w:type="dxa"/>
            <w:tcBorders>
              <w:top w:val="nil"/>
              <w:left w:val="single" w:sz="4" w:space="0" w:color="auto"/>
              <w:bottom w:val="single" w:sz="4" w:space="0" w:color="auto"/>
              <w:right w:val="single" w:sz="4" w:space="0" w:color="auto"/>
            </w:tcBorders>
            <w:shd w:val="clear" w:color="000000" w:fill="A6C9EC"/>
            <w:hideMark/>
          </w:tcPr>
          <w:p w14:paraId="7B185C38" w14:textId="77777777" w:rsidR="00A75CF4" w:rsidRPr="00A75CF4" w:rsidRDefault="00A75CF4" w:rsidP="00A75CF4">
            <w:pPr>
              <w:spacing w:after="0" w:line="240" w:lineRule="auto"/>
              <w:rPr>
                <w:rFonts w:ascii="Aptos Narrow" w:eastAsia="Times New Roman" w:hAnsi="Aptos Narrow" w:cs="Times New Roman"/>
                <w:b/>
                <w:bCs/>
                <w:color w:val="000000"/>
                <w:kern w:val="0"/>
                <w:lang w:eastAsia="es-CL"/>
                <w14:ligatures w14:val="none"/>
              </w:rPr>
            </w:pPr>
            <w:r w:rsidRPr="00A75CF4">
              <w:rPr>
                <w:rFonts w:ascii="Aptos Narrow" w:eastAsia="Times New Roman" w:hAnsi="Aptos Narrow" w:cs="Times New Roman"/>
                <w:b/>
                <w:bCs/>
                <w:color w:val="000000"/>
                <w:kern w:val="0"/>
                <w:lang w:eastAsia="es-CL"/>
                <w14:ligatures w14:val="none"/>
              </w:rPr>
              <w:t>Nombre</w:t>
            </w:r>
          </w:p>
        </w:tc>
        <w:tc>
          <w:tcPr>
            <w:tcW w:w="6315" w:type="dxa"/>
            <w:tcBorders>
              <w:top w:val="nil"/>
              <w:left w:val="nil"/>
              <w:bottom w:val="single" w:sz="4" w:space="0" w:color="auto"/>
              <w:right w:val="single" w:sz="4" w:space="0" w:color="auto"/>
            </w:tcBorders>
            <w:shd w:val="clear" w:color="auto" w:fill="auto"/>
            <w:vAlign w:val="bottom"/>
            <w:hideMark/>
          </w:tcPr>
          <w:p w14:paraId="7096DC88" w14:textId="77777777" w:rsidR="00A75CF4" w:rsidRPr="00A75CF4" w:rsidRDefault="00A75CF4" w:rsidP="00A75CF4">
            <w:pPr>
              <w:spacing w:after="0" w:line="240" w:lineRule="auto"/>
              <w:rPr>
                <w:rFonts w:ascii="Aptos Narrow" w:eastAsia="Times New Roman" w:hAnsi="Aptos Narrow" w:cs="Times New Roman"/>
                <w:color w:val="000000"/>
                <w:kern w:val="0"/>
                <w:lang w:eastAsia="es-CL"/>
                <w14:ligatures w14:val="none"/>
              </w:rPr>
            </w:pPr>
            <w:r w:rsidRPr="00A75CF4">
              <w:rPr>
                <w:rFonts w:ascii="Aptos Narrow" w:eastAsia="Times New Roman" w:hAnsi="Aptos Narrow" w:cs="Times New Roman"/>
                <w:color w:val="000000"/>
                <w:kern w:val="0"/>
                <w:lang w:eastAsia="es-CL"/>
                <w14:ligatures w14:val="none"/>
              </w:rPr>
              <w:t>Generación de Reportes</w:t>
            </w:r>
          </w:p>
        </w:tc>
      </w:tr>
      <w:tr w:rsidR="00A75CF4" w:rsidRPr="00A75CF4" w14:paraId="46F63A21" w14:textId="77777777" w:rsidTr="009F0099">
        <w:trPr>
          <w:gridAfter w:val="1"/>
          <w:wAfter w:w="146" w:type="dxa"/>
          <w:trHeight w:val="288"/>
        </w:trPr>
        <w:tc>
          <w:tcPr>
            <w:tcW w:w="1459" w:type="dxa"/>
            <w:tcBorders>
              <w:top w:val="nil"/>
              <w:left w:val="single" w:sz="4" w:space="0" w:color="auto"/>
              <w:bottom w:val="single" w:sz="4" w:space="0" w:color="auto"/>
              <w:right w:val="single" w:sz="4" w:space="0" w:color="auto"/>
            </w:tcBorders>
            <w:shd w:val="clear" w:color="000000" w:fill="A6C9EC"/>
            <w:hideMark/>
          </w:tcPr>
          <w:p w14:paraId="54AEB53F" w14:textId="77777777" w:rsidR="00A75CF4" w:rsidRPr="00A75CF4" w:rsidRDefault="00A75CF4" w:rsidP="00A75CF4">
            <w:pPr>
              <w:spacing w:after="0" w:line="240" w:lineRule="auto"/>
              <w:rPr>
                <w:rFonts w:ascii="Aptos Narrow" w:eastAsia="Times New Roman" w:hAnsi="Aptos Narrow" w:cs="Times New Roman"/>
                <w:b/>
                <w:bCs/>
                <w:color w:val="000000"/>
                <w:kern w:val="0"/>
                <w:lang w:eastAsia="es-CL"/>
                <w14:ligatures w14:val="none"/>
              </w:rPr>
            </w:pPr>
            <w:r w:rsidRPr="00A75CF4">
              <w:rPr>
                <w:rFonts w:ascii="Aptos Narrow" w:eastAsia="Times New Roman" w:hAnsi="Aptos Narrow" w:cs="Times New Roman"/>
                <w:b/>
                <w:bCs/>
                <w:color w:val="000000"/>
                <w:kern w:val="0"/>
                <w:lang w:eastAsia="es-CL"/>
                <w14:ligatures w14:val="none"/>
              </w:rPr>
              <w:t>Actor</w:t>
            </w:r>
          </w:p>
        </w:tc>
        <w:tc>
          <w:tcPr>
            <w:tcW w:w="6315" w:type="dxa"/>
            <w:tcBorders>
              <w:top w:val="nil"/>
              <w:left w:val="nil"/>
              <w:bottom w:val="single" w:sz="4" w:space="0" w:color="auto"/>
              <w:right w:val="single" w:sz="4" w:space="0" w:color="auto"/>
            </w:tcBorders>
            <w:shd w:val="clear" w:color="auto" w:fill="auto"/>
            <w:vAlign w:val="bottom"/>
            <w:hideMark/>
          </w:tcPr>
          <w:p w14:paraId="4D6C188A" w14:textId="77777777" w:rsidR="00A75CF4" w:rsidRPr="00A75CF4" w:rsidRDefault="00A75CF4" w:rsidP="00A75CF4">
            <w:pPr>
              <w:spacing w:after="0" w:line="240" w:lineRule="auto"/>
              <w:rPr>
                <w:rFonts w:ascii="Aptos Narrow" w:eastAsia="Times New Roman" w:hAnsi="Aptos Narrow" w:cs="Times New Roman"/>
                <w:color w:val="000000"/>
                <w:kern w:val="0"/>
                <w:lang w:eastAsia="es-CL"/>
                <w14:ligatures w14:val="none"/>
              </w:rPr>
            </w:pPr>
            <w:r w:rsidRPr="00A75CF4">
              <w:rPr>
                <w:rFonts w:ascii="Aptos Narrow" w:eastAsia="Times New Roman" w:hAnsi="Aptos Narrow" w:cs="Times New Roman"/>
                <w:color w:val="000000"/>
                <w:kern w:val="0"/>
                <w:lang w:eastAsia="es-CL"/>
                <w14:ligatures w14:val="none"/>
              </w:rPr>
              <w:t>Administrador</w:t>
            </w:r>
          </w:p>
        </w:tc>
      </w:tr>
      <w:tr w:rsidR="00A75CF4" w:rsidRPr="00A75CF4" w14:paraId="7FF193B8" w14:textId="77777777" w:rsidTr="009F0099">
        <w:trPr>
          <w:gridAfter w:val="1"/>
          <w:wAfter w:w="146" w:type="dxa"/>
          <w:trHeight w:val="288"/>
        </w:trPr>
        <w:tc>
          <w:tcPr>
            <w:tcW w:w="1459" w:type="dxa"/>
            <w:tcBorders>
              <w:top w:val="nil"/>
              <w:left w:val="single" w:sz="4" w:space="0" w:color="auto"/>
              <w:bottom w:val="single" w:sz="4" w:space="0" w:color="auto"/>
              <w:right w:val="single" w:sz="4" w:space="0" w:color="auto"/>
            </w:tcBorders>
            <w:shd w:val="clear" w:color="000000" w:fill="A6C9EC"/>
            <w:hideMark/>
          </w:tcPr>
          <w:p w14:paraId="6F20CF37" w14:textId="77777777" w:rsidR="00A75CF4" w:rsidRPr="00A75CF4" w:rsidRDefault="00A75CF4" w:rsidP="00A75CF4">
            <w:pPr>
              <w:spacing w:after="0" w:line="240" w:lineRule="auto"/>
              <w:rPr>
                <w:rFonts w:ascii="Aptos Narrow" w:eastAsia="Times New Roman" w:hAnsi="Aptos Narrow" w:cs="Times New Roman"/>
                <w:b/>
                <w:bCs/>
                <w:color w:val="000000"/>
                <w:kern w:val="0"/>
                <w:lang w:eastAsia="es-CL"/>
                <w14:ligatures w14:val="none"/>
              </w:rPr>
            </w:pPr>
            <w:r w:rsidRPr="00A75CF4">
              <w:rPr>
                <w:rFonts w:ascii="Aptos Narrow" w:eastAsia="Times New Roman" w:hAnsi="Aptos Narrow" w:cs="Times New Roman"/>
                <w:b/>
                <w:bCs/>
                <w:color w:val="000000"/>
                <w:kern w:val="0"/>
                <w:lang w:eastAsia="es-CL"/>
                <w14:ligatures w14:val="none"/>
              </w:rPr>
              <w:t>Precondición</w:t>
            </w:r>
          </w:p>
        </w:tc>
        <w:tc>
          <w:tcPr>
            <w:tcW w:w="6315" w:type="dxa"/>
            <w:tcBorders>
              <w:top w:val="nil"/>
              <w:left w:val="nil"/>
              <w:bottom w:val="single" w:sz="4" w:space="0" w:color="auto"/>
              <w:right w:val="single" w:sz="4" w:space="0" w:color="auto"/>
            </w:tcBorders>
            <w:shd w:val="clear" w:color="auto" w:fill="auto"/>
            <w:vAlign w:val="bottom"/>
            <w:hideMark/>
          </w:tcPr>
          <w:p w14:paraId="58BA58E8" w14:textId="77777777" w:rsidR="00A75CF4" w:rsidRPr="00A75CF4" w:rsidRDefault="00A75CF4" w:rsidP="00A75CF4">
            <w:pPr>
              <w:spacing w:after="0" w:line="240" w:lineRule="auto"/>
              <w:rPr>
                <w:rFonts w:ascii="Aptos Narrow" w:eastAsia="Times New Roman" w:hAnsi="Aptos Narrow" w:cs="Times New Roman"/>
                <w:color w:val="000000"/>
                <w:kern w:val="0"/>
                <w:lang w:eastAsia="es-CL"/>
                <w14:ligatures w14:val="none"/>
              </w:rPr>
            </w:pPr>
            <w:r w:rsidRPr="00A75CF4">
              <w:rPr>
                <w:rFonts w:ascii="Aptos Narrow" w:eastAsia="Times New Roman" w:hAnsi="Aptos Narrow" w:cs="Times New Roman"/>
                <w:color w:val="000000"/>
                <w:kern w:val="0"/>
                <w:lang w:eastAsia="es-CL"/>
                <w14:ligatures w14:val="none"/>
              </w:rPr>
              <w:t>El administrador debe tener permisos de acceso.</w:t>
            </w:r>
          </w:p>
        </w:tc>
      </w:tr>
      <w:tr w:rsidR="00A75CF4" w:rsidRPr="00A75CF4" w14:paraId="59361B88" w14:textId="77777777" w:rsidTr="009F0099">
        <w:trPr>
          <w:gridAfter w:val="1"/>
          <w:wAfter w:w="146" w:type="dxa"/>
          <w:trHeight w:val="576"/>
        </w:trPr>
        <w:tc>
          <w:tcPr>
            <w:tcW w:w="1459" w:type="dxa"/>
            <w:tcBorders>
              <w:top w:val="nil"/>
              <w:left w:val="single" w:sz="4" w:space="0" w:color="auto"/>
              <w:bottom w:val="single" w:sz="4" w:space="0" w:color="auto"/>
              <w:right w:val="single" w:sz="4" w:space="0" w:color="auto"/>
            </w:tcBorders>
            <w:shd w:val="clear" w:color="000000" w:fill="A6C9EC"/>
            <w:hideMark/>
          </w:tcPr>
          <w:p w14:paraId="71BCF912" w14:textId="77777777" w:rsidR="00A75CF4" w:rsidRPr="00A75CF4" w:rsidRDefault="00A75CF4" w:rsidP="00A75CF4">
            <w:pPr>
              <w:spacing w:after="0" w:line="240" w:lineRule="auto"/>
              <w:rPr>
                <w:rFonts w:ascii="Aptos Narrow" w:eastAsia="Times New Roman" w:hAnsi="Aptos Narrow" w:cs="Times New Roman"/>
                <w:b/>
                <w:bCs/>
                <w:color w:val="000000"/>
                <w:kern w:val="0"/>
                <w:lang w:eastAsia="es-CL"/>
                <w14:ligatures w14:val="none"/>
              </w:rPr>
            </w:pPr>
            <w:r w:rsidRPr="00A75CF4">
              <w:rPr>
                <w:rFonts w:ascii="Aptos Narrow" w:eastAsia="Times New Roman" w:hAnsi="Aptos Narrow" w:cs="Times New Roman"/>
                <w:b/>
                <w:bCs/>
                <w:color w:val="000000"/>
                <w:kern w:val="0"/>
                <w:lang w:eastAsia="es-CL"/>
                <w14:ligatures w14:val="none"/>
              </w:rPr>
              <w:t>Postcondición</w:t>
            </w:r>
          </w:p>
        </w:tc>
        <w:tc>
          <w:tcPr>
            <w:tcW w:w="6315" w:type="dxa"/>
            <w:tcBorders>
              <w:top w:val="nil"/>
              <w:left w:val="nil"/>
              <w:bottom w:val="nil"/>
              <w:right w:val="nil"/>
            </w:tcBorders>
            <w:shd w:val="clear" w:color="auto" w:fill="auto"/>
            <w:vAlign w:val="bottom"/>
            <w:hideMark/>
          </w:tcPr>
          <w:p w14:paraId="79AC11DC" w14:textId="77777777" w:rsidR="00A75CF4" w:rsidRPr="00A75CF4" w:rsidRDefault="00A75CF4" w:rsidP="00A75CF4">
            <w:pPr>
              <w:spacing w:after="0" w:line="240" w:lineRule="auto"/>
              <w:rPr>
                <w:rFonts w:ascii="Aptos Narrow" w:eastAsia="Times New Roman" w:hAnsi="Aptos Narrow" w:cs="Times New Roman"/>
                <w:color w:val="000000"/>
                <w:kern w:val="0"/>
                <w:lang w:eastAsia="es-CL"/>
                <w14:ligatures w14:val="none"/>
              </w:rPr>
            </w:pPr>
            <w:r w:rsidRPr="00A75CF4">
              <w:rPr>
                <w:rFonts w:ascii="Aptos Narrow" w:eastAsia="Times New Roman" w:hAnsi="Aptos Narrow" w:cs="Times New Roman"/>
                <w:color w:val="000000"/>
                <w:kern w:val="0"/>
                <w:lang w:eastAsia="es-CL"/>
                <w14:ligatures w14:val="none"/>
              </w:rPr>
              <w:t>El administrador obtiene información consolidada para la toma de decisiones.</w:t>
            </w:r>
          </w:p>
        </w:tc>
      </w:tr>
      <w:tr w:rsidR="00A75CF4" w:rsidRPr="00A75CF4" w14:paraId="0A6E40DE" w14:textId="77777777" w:rsidTr="009F0099">
        <w:trPr>
          <w:gridAfter w:val="1"/>
          <w:wAfter w:w="146" w:type="dxa"/>
          <w:trHeight w:val="288"/>
        </w:trPr>
        <w:tc>
          <w:tcPr>
            <w:tcW w:w="7774" w:type="dxa"/>
            <w:gridSpan w:val="2"/>
            <w:tcBorders>
              <w:top w:val="single" w:sz="4" w:space="0" w:color="auto"/>
              <w:left w:val="single" w:sz="4" w:space="0" w:color="auto"/>
              <w:bottom w:val="single" w:sz="4" w:space="0" w:color="auto"/>
              <w:right w:val="single" w:sz="4" w:space="0" w:color="auto"/>
            </w:tcBorders>
            <w:shd w:val="clear" w:color="000000" w:fill="A6C9EC"/>
            <w:vAlign w:val="bottom"/>
            <w:hideMark/>
          </w:tcPr>
          <w:p w14:paraId="0BCB1EEE" w14:textId="77777777" w:rsidR="00A75CF4" w:rsidRPr="00A75CF4" w:rsidRDefault="00A75CF4" w:rsidP="00A75CF4">
            <w:pPr>
              <w:spacing w:after="0" w:line="240" w:lineRule="auto"/>
              <w:jc w:val="center"/>
              <w:rPr>
                <w:rFonts w:ascii="Aptos Narrow" w:eastAsia="Times New Roman" w:hAnsi="Aptos Narrow" w:cs="Times New Roman"/>
                <w:b/>
                <w:bCs/>
                <w:color w:val="000000"/>
                <w:kern w:val="0"/>
                <w:lang w:eastAsia="es-CL"/>
                <w14:ligatures w14:val="none"/>
              </w:rPr>
            </w:pPr>
            <w:r w:rsidRPr="00A75CF4">
              <w:rPr>
                <w:rFonts w:ascii="Aptos Narrow" w:eastAsia="Times New Roman" w:hAnsi="Aptos Narrow" w:cs="Times New Roman"/>
                <w:b/>
                <w:bCs/>
                <w:color w:val="000000"/>
                <w:kern w:val="0"/>
                <w:lang w:eastAsia="es-CL"/>
                <w14:ligatures w14:val="none"/>
              </w:rPr>
              <w:t>Flujo principal</w:t>
            </w:r>
          </w:p>
        </w:tc>
      </w:tr>
      <w:tr w:rsidR="00A75CF4" w:rsidRPr="00A75CF4" w14:paraId="25591ECC" w14:textId="77777777" w:rsidTr="009F0099">
        <w:trPr>
          <w:gridAfter w:val="1"/>
          <w:wAfter w:w="146" w:type="dxa"/>
          <w:trHeight w:val="450"/>
        </w:trPr>
        <w:tc>
          <w:tcPr>
            <w:tcW w:w="7774"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42BB4529" w14:textId="77777777" w:rsidR="00A75CF4" w:rsidRPr="00A75CF4" w:rsidRDefault="00A75CF4" w:rsidP="00A75CF4">
            <w:pPr>
              <w:spacing w:after="0" w:line="240" w:lineRule="auto"/>
              <w:rPr>
                <w:rFonts w:ascii="Aptos Narrow" w:eastAsia="Times New Roman" w:hAnsi="Aptos Narrow" w:cs="Times New Roman"/>
                <w:color w:val="000000"/>
                <w:kern w:val="0"/>
                <w:lang w:eastAsia="es-CL"/>
                <w14:ligatures w14:val="none"/>
              </w:rPr>
            </w:pPr>
            <w:r w:rsidRPr="00A75CF4">
              <w:rPr>
                <w:rFonts w:ascii="Aptos Narrow" w:eastAsia="Times New Roman" w:hAnsi="Aptos Narrow" w:cs="Times New Roman"/>
                <w:color w:val="000000"/>
                <w:kern w:val="0"/>
                <w:lang w:eastAsia="es-CL"/>
                <w14:ligatures w14:val="none"/>
              </w:rPr>
              <w:t>1- El administrador accede a la sección "Reportes".</w:t>
            </w:r>
            <w:r w:rsidRPr="00A75CF4">
              <w:rPr>
                <w:rFonts w:ascii="Aptos Narrow" w:eastAsia="Times New Roman" w:hAnsi="Aptos Narrow" w:cs="Times New Roman"/>
                <w:color w:val="000000"/>
                <w:kern w:val="0"/>
                <w:lang w:eastAsia="es-CL"/>
                <w14:ligatures w14:val="none"/>
              </w:rPr>
              <w:br/>
              <w:t>2- Selecciona los parámetros del reporte (fechas, cliente, estado).</w:t>
            </w:r>
            <w:r w:rsidRPr="00A75CF4">
              <w:rPr>
                <w:rFonts w:ascii="Aptos Narrow" w:eastAsia="Times New Roman" w:hAnsi="Aptos Narrow" w:cs="Times New Roman"/>
                <w:color w:val="000000"/>
                <w:kern w:val="0"/>
                <w:lang w:eastAsia="es-CL"/>
                <w14:ligatures w14:val="none"/>
              </w:rPr>
              <w:br/>
              <w:t>3- El sistema genera un reporte con los datos seleccionados.</w:t>
            </w:r>
            <w:r w:rsidRPr="00A75CF4">
              <w:rPr>
                <w:rFonts w:ascii="Aptos Narrow" w:eastAsia="Times New Roman" w:hAnsi="Aptos Narrow" w:cs="Times New Roman"/>
                <w:color w:val="000000"/>
                <w:kern w:val="0"/>
                <w:lang w:eastAsia="es-CL"/>
                <w14:ligatures w14:val="none"/>
              </w:rPr>
              <w:br/>
              <w:t xml:space="preserve">4- El reporte se presenta en pantalla </w:t>
            </w:r>
          </w:p>
        </w:tc>
      </w:tr>
      <w:tr w:rsidR="00A75CF4" w:rsidRPr="00A75CF4" w14:paraId="04146308" w14:textId="77777777" w:rsidTr="009F0099">
        <w:trPr>
          <w:trHeight w:val="288"/>
        </w:trPr>
        <w:tc>
          <w:tcPr>
            <w:tcW w:w="7774" w:type="dxa"/>
            <w:gridSpan w:val="2"/>
            <w:vMerge/>
            <w:tcBorders>
              <w:top w:val="single" w:sz="4" w:space="0" w:color="auto"/>
              <w:left w:val="single" w:sz="4" w:space="0" w:color="auto"/>
              <w:bottom w:val="single" w:sz="4" w:space="0" w:color="auto"/>
              <w:right w:val="single" w:sz="4" w:space="0" w:color="auto"/>
            </w:tcBorders>
            <w:vAlign w:val="center"/>
            <w:hideMark/>
          </w:tcPr>
          <w:p w14:paraId="66FF36F9" w14:textId="77777777" w:rsidR="00A75CF4" w:rsidRPr="00A75CF4" w:rsidRDefault="00A75CF4" w:rsidP="00A75CF4">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67ECD781" w14:textId="77777777" w:rsidR="00A75CF4" w:rsidRPr="00A75CF4" w:rsidRDefault="00A75CF4" w:rsidP="00A75CF4">
            <w:pPr>
              <w:spacing w:after="0" w:line="240" w:lineRule="auto"/>
              <w:rPr>
                <w:rFonts w:ascii="Aptos Narrow" w:eastAsia="Times New Roman" w:hAnsi="Aptos Narrow" w:cs="Times New Roman"/>
                <w:color w:val="000000"/>
                <w:kern w:val="0"/>
                <w:lang w:eastAsia="es-CL"/>
                <w14:ligatures w14:val="none"/>
              </w:rPr>
            </w:pPr>
          </w:p>
        </w:tc>
      </w:tr>
      <w:tr w:rsidR="00A75CF4" w:rsidRPr="00A75CF4" w14:paraId="4E4530A6" w14:textId="77777777" w:rsidTr="009F0099">
        <w:trPr>
          <w:trHeight w:val="288"/>
        </w:trPr>
        <w:tc>
          <w:tcPr>
            <w:tcW w:w="7774" w:type="dxa"/>
            <w:gridSpan w:val="2"/>
            <w:vMerge/>
            <w:tcBorders>
              <w:top w:val="single" w:sz="4" w:space="0" w:color="auto"/>
              <w:left w:val="single" w:sz="4" w:space="0" w:color="auto"/>
              <w:bottom w:val="single" w:sz="4" w:space="0" w:color="auto"/>
              <w:right w:val="single" w:sz="4" w:space="0" w:color="auto"/>
            </w:tcBorders>
            <w:vAlign w:val="center"/>
            <w:hideMark/>
          </w:tcPr>
          <w:p w14:paraId="1D27E45A" w14:textId="77777777" w:rsidR="00A75CF4" w:rsidRPr="00A75CF4" w:rsidRDefault="00A75CF4" w:rsidP="00A75CF4">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1E701E40" w14:textId="77777777" w:rsidR="00A75CF4" w:rsidRPr="00A75CF4" w:rsidRDefault="00A75CF4" w:rsidP="00A75CF4">
            <w:pPr>
              <w:spacing w:after="0" w:line="240" w:lineRule="auto"/>
              <w:rPr>
                <w:rFonts w:ascii="Times New Roman" w:eastAsia="Times New Roman" w:hAnsi="Times New Roman" w:cs="Times New Roman"/>
                <w:kern w:val="0"/>
                <w:sz w:val="20"/>
                <w:szCs w:val="20"/>
                <w:lang w:eastAsia="es-CL"/>
                <w14:ligatures w14:val="none"/>
              </w:rPr>
            </w:pPr>
          </w:p>
        </w:tc>
      </w:tr>
      <w:tr w:rsidR="00A75CF4" w:rsidRPr="00A75CF4" w14:paraId="499A2F08" w14:textId="77777777" w:rsidTr="009F0099">
        <w:trPr>
          <w:trHeight w:val="288"/>
        </w:trPr>
        <w:tc>
          <w:tcPr>
            <w:tcW w:w="7774" w:type="dxa"/>
            <w:gridSpan w:val="2"/>
            <w:vMerge/>
            <w:tcBorders>
              <w:top w:val="single" w:sz="4" w:space="0" w:color="auto"/>
              <w:left w:val="single" w:sz="4" w:space="0" w:color="auto"/>
              <w:bottom w:val="single" w:sz="4" w:space="0" w:color="auto"/>
              <w:right w:val="single" w:sz="4" w:space="0" w:color="auto"/>
            </w:tcBorders>
            <w:vAlign w:val="center"/>
            <w:hideMark/>
          </w:tcPr>
          <w:p w14:paraId="4F68415F" w14:textId="77777777" w:rsidR="00A75CF4" w:rsidRPr="00A75CF4" w:rsidRDefault="00A75CF4" w:rsidP="00A75CF4">
            <w:pPr>
              <w:spacing w:after="0" w:line="240" w:lineRule="auto"/>
              <w:rPr>
                <w:rFonts w:ascii="Aptos Narrow" w:eastAsia="Times New Roman" w:hAnsi="Aptos Narrow" w:cs="Times New Roman"/>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6DA0B705" w14:textId="77777777" w:rsidR="00A75CF4" w:rsidRPr="00A75CF4" w:rsidRDefault="00A75CF4" w:rsidP="00A75CF4">
            <w:pPr>
              <w:spacing w:after="0" w:line="240" w:lineRule="auto"/>
              <w:rPr>
                <w:rFonts w:ascii="Times New Roman" w:eastAsia="Times New Roman" w:hAnsi="Times New Roman" w:cs="Times New Roman"/>
                <w:kern w:val="0"/>
                <w:sz w:val="20"/>
                <w:szCs w:val="20"/>
                <w:lang w:eastAsia="es-CL"/>
                <w14:ligatures w14:val="none"/>
              </w:rPr>
            </w:pPr>
          </w:p>
        </w:tc>
      </w:tr>
    </w:tbl>
    <w:p w14:paraId="29CAE595" w14:textId="77777777" w:rsidR="00EB63A0" w:rsidRDefault="00EB63A0" w:rsidP="0040449B">
      <w:pPr>
        <w:spacing w:line="360" w:lineRule="auto"/>
        <w:jc w:val="both"/>
        <w:rPr>
          <w:rFonts w:ascii="Arial" w:hAnsi="Arial" w:cs="Arial"/>
        </w:rPr>
      </w:pPr>
    </w:p>
    <w:p w14:paraId="528459CA" w14:textId="47BEADE3" w:rsidR="006517CD" w:rsidRDefault="006517CD" w:rsidP="006517CD">
      <w:pPr>
        <w:pStyle w:val="Descripcin"/>
        <w:keepNext/>
      </w:pPr>
      <w:bookmarkStart w:id="113" w:name="_Toc183468058"/>
      <w:r>
        <w:t xml:space="preserve">Ilustración </w:t>
      </w:r>
      <w:fldSimple w:instr=" SEQ Ilustración \* ARABIC ">
        <w:r w:rsidR="002C5966">
          <w:rPr>
            <w:noProof/>
          </w:rPr>
          <w:t>18</w:t>
        </w:r>
      </w:fldSimple>
      <w:r>
        <w:t xml:space="preserve"> - Caso de uso - Generación de reportes</w:t>
      </w:r>
      <w:bookmarkEnd w:id="113"/>
    </w:p>
    <w:p w14:paraId="20354123" w14:textId="2BD9CEA4" w:rsidR="00A75CF4" w:rsidRDefault="0093747A" w:rsidP="0093747A">
      <w:pPr>
        <w:rPr>
          <w:rFonts w:cs="Arial"/>
        </w:rPr>
      </w:pPr>
      <w:r>
        <w:rPr>
          <w:noProof/>
        </w:rPr>
        <w:drawing>
          <wp:inline distT="0" distB="0" distL="0" distR="0" wp14:anchorId="71BC12D3" wp14:editId="23706FF3">
            <wp:extent cx="5612130" cy="1083310"/>
            <wp:effectExtent l="19050" t="19050" r="26670" b="21590"/>
            <wp:docPr id="1695014437" name="Imagen 1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4437" name="Imagen 11" descr="Imagen que contiene Dia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1083310"/>
                    </a:xfrm>
                    <a:prstGeom prst="rect">
                      <a:avLst/>
                    </a:prstGeom>
                    <a:noFill/>
                    <a:ln>
                      <a:solidFill>
                        <a:schemeClr val="tx1"/>
                      </a:solidFill>
                    </a:ln>
                  </pic:spPr>
                </pic:pic>
              </a:graphicData>
            </a:graphic>
          </wp:inline>
        </w:drawing>
      </w:r>
    </w:p>
    <w:p w14:paraId="3529B2C6" w14:textId="77777777" w:rsidR="00A75CF4" w:rsidRDefault="00A75CF4" w:rsidP="0040449B">
      <w:pPr>
        <w:spacing w:line="360" w:lineRule="auto"/>
        <w:jc w:val="both"/>
        <w:rPr>
          <w:rFonts w:ascii="Arial" w:hAnsi="Arial" w:cs="Arial"/>
        </w:rPr>
      </w:pPr>
    </w:p>
    <w:p w14:paraId="601A6465" w14:textId="77777777" w:rsidR="0098206A" w:rsidRDefault="0098206A" w:rsidP="0040449B">
      <w:pPr>
        <w:spacing w:line="360" w:lineRule="auto"/>
        <w:jc w:val="both"/>
        <w:rPr>
          <w:rFonts w:ascii="Arial" w:hAnsi="Arial" w:cs="Arial"/>
        </w:rPr>
      </w:pPr>
    </w:p>
    <w:p w14:paraId="63D0AD8D" w14:textId="4638DBB2" w:rsidR="4DD8852D" w:rsidRDefault="4DD8852D" w:rsidP="4DD8852D">
      <w:pPr>
        <w:spacing w:line="360" w:lineRule="auto"/>
        <w:jc w:val="both"/>
        <w:rPr>
          <w:rFonts w:ascii="Arial" w:hAnsi="Arial" w:cs="Arial"/>
        </w:rPr>
      </w:pPr>
    </w:p>
    <w:p w14:paraId="47F66B26" w14:textId="4DA4171B" w:rsidR="4DD8852D" w:rsidRDefault="4DD8852D" w:rsidP="4DD8852D">
      <w:pPr>
        <w:spacing w:line="360" w:lineRule="auto"/>
        <w:jc w:val="both"/>
        <w:rPr>
          <w:rFonts w:ascii="Arial" w:hAnsi="Arial" w:cs="Arial"/>
        </w:rPr>
      </w:pPr>
    </w:p>
    <w:p w14:paraId="17D18CBD" w14:textId="2622D227" w:rsidR="4DD8852D" w:rsidRDefault="4DD8852D" w:rsidP="4DD8852D">
      <w:pPr>
        <w:spacing w:line="360" w:lineRule="auto"/>
        <w:jc w:val="both"/>
        <w:rPr>
          <w:rFonts w:ascii="Arial" w:hAnsi="Arial" w:cs="Arial"/>
        </w:rPr>
      </w:pPr>
    </w:p>
    <w:p w14:paraId="793C1667" w14:textId="3A49A78D" w:rsidR="4DD8852D" w:rsidRDefault="4DD8852D" w:rsidP="4DD8852D">
      <w:pPr>
        <w:spacing w:line="360" w:lineRule="auto"/>
        <w:jc w:val="both"/>
        <w:rPr>
          <w:rFonts w:ascii="Arial" w:hAnsi="Arial" w:cs="Arial"/>
        </w:rPr>
      </w:pPr>
    </w:p>
    <w:p w14:paraId="7DECEAED" w14:textId="02B2C11E" w:rsidR="4DD8852D" w:rsidRDefault="4DD8852D" w:rsidP="4DD8852D">
      <w:pPr>
        <w:spacing w:line="360" w:lineRule="auto"/>
        <w:jc w:val="both"/>
        <w:rPr>
          <w:rFonts w:ascii="Arial" w:hAnsi="Arial" w:cs="Arial"/>
        </w:rPr>
      </w:pPr>
    </w:p>
    <w:p w14:paraId="3A36A951" w14:textId="0CDE418F" w:rsidR="4DD8852D" w:rsidRDefault="4DD8852D" w:rsidP="4DD8852D">
      <w:pPr>
        <w:spacing w:line="360" w:lineRule="auto"/>
        <w:jc w:val="both"/>
        <w:rPr>
          <w:rFonts w:ascii="Arial" w:hAnsi="Arial" w:cs="Arial"/>
        </w:rPr>
      </w:pPr>
    </w:p>
    <w:p w14:paraId="5927A59D" w14:textId="29EF680B" w:rsidR="4DD8852D" w:rsidRDefault="4DD8852D" w:rsidP="4DD8852D">
      <w:pPr>
        <w:spacing w:line="360" w:lineRule="auto"/>
        <w:jc w:val="both"/>
        <w:rPr>
          <w:rFonts w:ascii="Arial" w:hAnsi="Arial" w:cs="Arial"/>
        </w:rPr>
      </w:pPr>
    </w:p>
    <w:p w14:paraId="3C3989CA" w14:textId="50420835" w:rsidR="4DD8852D" w:rsidRDefault="4DD8852D" w:rsidP="4DD8852D">
      <w:pPr>
        <w:spacing w:line="360" w:lineRule="auto"/>
        <w:jc w:val="both"/>
        <w:rPr>
          <w:rFonts w:ascii="Arial" w:hAnsi="Arial" w:cs="Arial"/>
        </w:rPr>
      </w:pPr>
    </w:p>
    <w:p w14:paraId="370254EB" w14:textId="23D9F662" w:rsidR="4DD8852D" w:rsidRDefault="4DD8852D" w:rsidP="4DD8852D">
      <w:pPr>
        <w:spacing w:line="360" w:lineRule="auto"/>
        <w:jc w:val="both"/>
        <w:rPr>
          <w:rFonts w:ascii="Arial" w:hAnsi="Arial" w:cs="Arial"/>
        </w:rPr>
      </w:pPr>
    </w:p>
    <w:p w14:paraId="636E05F6" w14:textId="16C12649" w:rsidR="008027D6" w:rsidRPr="004823E4" w:rsidRDefault="00C83DC6" w:rsidP="009B38A2">
      <w:pPr>
        <w:pStyle w:val="Subtituloproyecto"/>
        <w:outlineLvl w:val="1"/>
      </w:pPr>
      <w:bookmarkStart w:id="114" w:name="_Toc11278690"/>
      <w:bookmarkStart w:id="115" w:name="_Toc183471855"/>
      <w:bookmarkStart w:id="116" w:name="_Toc1417697746"/>
      <w:r>
        <w:lastRenderedPageBreak/>
        <w:t>Modelo 3 capas</w:t>
      </w:r>
      <w:r w:rsidR="7A74EEF7">
        <w:t>.</w:t>
      </w:r>
      <w:bookmarkEnd w:id="114"/>
      <w:bookmarkEnd w:id="115"/>
      <w:bookmarkEnd w:id="116"/>
    </w:p>
    <w:p w14:paraId="5EFA108E" w14:textId="6C70F78A" w:rsidR="00BC504A" w:rsidRDefault="00C673C7" w:rsidP="00C673C7">
      <w:pPr>
        <w:pStyle w:val="ParrafoProyecto0"/>
      </w:pPr>
      <w:r>
        <w:t xml:space="preserve">Para </w:t>
      </w:r>
      <w:r w:rsidR="00BC504A">
        <w:t>este proyecto</w:t>
      </w:r>
      <w:r w:rsidR="002904B7">
        <w:t xml:space="preserve"> </w:t>
      </w:r>
      <w:r w:rsidR="000B1EDC">
        <w:t>la arquitectura utilizada es el</w:t>
      </w:r>
      <w:r w:rsidR="00C07ADB">
        <w:t xml:space="preserve"> </w:t>
      </w:r>
      <w:r w:rsidR="00C83DC6">
        <w:t>modelo</w:t>
      </w:r>
      <w:r w:rsidR="0017040C">
        <w:t xml:space="preserve"> de</w:t>
      </w:r>
      <w:r w:rsidR="00C07ADB">
        <w:t xml:space="preserve"> 3 capa</w:t>
      </w:r>
      <w:r w:rsidR="00BC504A">
        <w:t>s.</w:t>
      </w:r>
      <w:r w:rsidR="00FF6453">
        <w:t xml:space="preserve"> </w:t>
      </w:r>
      <w:r w:rsidR="00BC504A">
        <w:t>Esta arquitectura</w:t>
      </w:r>
      <w:r w:rsidR="00EE16A5">
        <w:t xml:space="preserve"> </w:t>
      </w:r>
      <w:r w:rsidR="00FF6453">
        <w:t xml:space="preserve">divide </w:t>
      </w:r>
      <w:r w:rsidR="00811A5F">
        <w:t xml:space="preserve">un diseño de software </w:t>
      </w:r>
      <w:r w:rsidR="00CC1A9E">
        <w:t xml:space="preserve">en 3 capas </w:t>
      </w:r>
      <w:r w:rsidR="006B4D3B">
        <w:t xml:space="preserve">separadas lo que permite modularidad, escalabilidad y </w:t>
      </w:r>
      <w:r w:rsidR="00D05245">
        <w:t>mantenibilidad</w:t>
      </w:r>
      <w:r w:rsidR="000317AF">
        <w:t xml:space="preserve">. </w:t>
      </w:r>
      <w:r w:rsidR="00312800">
        <w:t>Es un modelo muy usado para</w:t>
      </w:r>
      <w:r w:rsidR="00BA0C5B">
        <w:t xml:space="preserve"> el desarrollo de aplicaciones en entorno web.</w:t>
      </w:r>
    </w:p>
    <w:p w14:paraId="1C9E57EF" w14:textId="094E4C2A" w:rsidR="007950B4" w:rsidRDefault="00D5042C" w:rsidP="00C673C7">
      <w:pPr>
        <w:pStyle w:val="ParrafoProyecto0"/>
      </w:pPr>
      <w:r w:rsidRPr="002831AF">
        <w:rPr>
          <w:b/>
          <w:bCs/>
        </w:rPr>
        <w:t>Cap</w:t>
      </w:r>
      <w:r w:rsidR="00F1536E" w:rsidRPr="002831AF">
        <w:rPr>
          <w:b/>
          <w:bCs/>
        </w:rPr>
        <w:t>a de presentación</w:t>
      </w:r>
      <w:r w:rsidR="00C20E4D" w:rsidRPr="002831AF">
        <w:rPr>
          <w:b/>
          <w:bCs/>
        </w:rPr>
        <w:t>:</w:t>
      </w:r>
      <w:r w:rsidR="00C20E4D">
        <w:t xml:space="preserve"> Es la que </w:t>
      </w:r>
      <w:r w:rsidR="456F6BCB">
        <w:t>está</w:t>
      </w:r>
      <w:r w:rsidR="00C20E4D">
        <w:t xml:space="preserve"> del lado del usuario</w:t>
      </w:r>
      <w:r w:rsidR="00CF1399">
        <w:t xml:space="preserve"> y se encarga de la </w:t>
      </w:r>
      <w:r w:rsidR="002831AF">
        <w:t>interacción</w:t>
      </w:r>
      <w:r w:rsidR="00CF1399">
        <w:t xml:space="preserve"> entre el usuario y el sistema</w:t>
      </w:r>
      <w:r w:rsidR="004F3ABC">
        <w:t xml:space="preserve">, utiliza </w:t>
      </w:r>
      <w:r w:rsidR="000C6C85">
        <w:t xml:space="preserve">elementos visuales como </w:t>
      </w:r>
      <w:r w:rsidR="002831AF">
        <w:t>formularios, páginas</w:t>
      </w:r>
      <w:r w:rsidR="00F1306D">
        <w:t xml:space="preserve"> web, </w:t>
      </w:r>
      <w:r w:rsidR="002831AF">
        <w:t>botones</w:t>
      </w:r>
      <w:r w:rsidR="00F1306D">
        <w:t xml:space="preserve"> y otro</w:t>
      </w:r>
      <w:r w:rsidR="00BC1CD1">
        <w:t xml:space="preserve">s, y para este </w:t>
      </w:r>
      <w:r w:rsidR="002831AF">
        <w:t>proyecto</w:t>
      </w:r>
      <w:r w:rsidR="00BC1CD1">
        <w:t xml:space="preserve"> utiliza lenguaje HTML, CSS</w:t>
      </w:r>
      <w:r w:rsidR="009D0E08">
        <w:fldChar w:fldCharType="begin"/>
      </w:r>
      <w:r w:rsidR="009D0E08">
        <w:instrText xml:space="preserve"> XE "</w:instrText>
      </w:r>
      <w:r w:rsidR="009D0E08" w:rsidRPr="005350D5">
        <w:rPr>
          <w:b/>
          <w:lang w:eastAsia="es-CL"/>
        </w:rPr>
        <w:instrText>CSS</w:instrText>
      </w:r>
      <w:r w:rsidR="009D0E08" w:rsidRPr="005350D5">
        <w:rPr>
          <w:b/>
        </w:rPr>
        <w:instrText>:</w:instrText>
      </w:r>
      <w:r w:rsidR="009D0E08" w:rsidRPr="005350D5">
        <w:instrText>Se utiliza para definir y dar estilo a las páginas web</w:instrText>
      </w:r>
      <w:r w:rsidR="009D0E08">
        <w:instrText xml:space="preserve">" </w:instrText>
      </w:r>
      <w:r w:rsidR="009D0E08">
        <w:fldChar w:fldCharType="end"/>
      </w:r>
      <w:r w:rsidR="00BC1CD1">
        <w:t xml:space="preserve"> y </w:t>
      </w:r>
      <w:r w:rsidR="002831AF">
        <w:t>JavaScript</w:t>
      </w:r>
      <w:r w:rsidR="00084BB8">
        <w:fldChar w:fldCharType="begin"/>
      </w:r>
      <w:r w:rsidR="00084BB8">
        <w:instrText xml:space="preserve"> XE "</w:instrText>
      </w:r>
      <w:r w:rsidR="00084BB8" w:rsidRPr="009F7C3B">
        <w:rPr>
          <w:b/>
          <w:lang w:eastAsia="es-CL"/>
        </w:rPr>
        <w:instrText>JavaScript</w:instrText>
      </w:r>
      <w:r w:rsidR="00084BB8" w:rsidRPr="009F7C3B">
        <w:rPr>
          <w:b/>
        </w:rPr>
        <w:instrText>:</w:instrText>
      </w:r>
      <w:r w:rsidR="00084BB8" w:rsidRPr="009F7C3B">
        <w:instrText>Lenguaje de programación que se utiliza para crear páginas web interactivas y dinámicas</w:instrText>
      </w:r>
      <w:r w:rsidR="00084BB8">
        <w:instrText xml:space="preserve">" </w:instrText>
      </w:r>
      <w:r w:rsidR="00084BB8">
        <w:fldChar w:fldCharType="end"/>
      </w:r>
      <w:r w:rsidR="00BC1CD1">
        <w:t xml:space="preserve"> para s</w:t>
      </w:r>
      <w:r w:rsidR="002831AF">
        <w:t>u desarrollo.</w:t>
      </w:r>
    </w:p>
    <w:p w14:paraId="35380061" w14:textId="1FD13B32" w:rsidR="004B05E8" w:rsidRDefault="004B05E8" w:rsidP="00C673C7">
      <w:pPr>
        <w:pStyle w:val="ParrafoProyecto0"/>
      </w:pPr>
      <w:r w:rsidRPr="0075303C">
        <w:rPr>
          <w:b/>
          <w:bCs/>
        </w:rPr>
        <w:t>Capa de negocio:</w:t>
      </w:r>
      <w:r>
        <w:t xml:space="preserve"> </w:t>
      </w:r>
      <w:r w:rsidR="00F22844">
        <w:t>E</w:t>
      </w:r>
      <w:r>
        <w:t xml:space="preserve">s la que contiene la </w:t>
      </w:r>
      <w:r w:rsidR="00FE0F6C">
        <w:t>lógica central de la aplicación</w:t>
      </w:r>
      <w:r w:rsidR="00562730">
        <w:t>, se encarga del procesamiento de los datos</w:t>
      </w:r>
      <w:r w:rsidR="005D1C9A">
        <w:t xml:space="preserve"> y los cálculos necesarios para el funcionamiento de la aplicación</w:t>
      </w:r>
      <w:r w:rsidR="00B0189E">
        <w:t>, también actúa de puente entre la capa de presentación y la capa de datos</w:t>
      </w:r>
      <w:r w:rsidR="004936D0">
        <w:t>.</w:t>
      </w:r>
      <w:r w:rsidR="00B5449D">
        <w:t xml:space="preserve"> Para este</w:t>
      </w:r>
      <w:r w:rsidR="000842EC">
        <w:t xml:space="preserve"> proyecto utiliza </w:t>
      </w:r>
      <w:r w:rsidR="00AD36ED">
        <w:t xml:space="preserve">Node.JS </w:t>
      </w:r>
      <w:r w:rsidR="00DA1FAD">
        <w:t>y JavaScrip</w:t>
      </w:r>
      <w:r w:rsidR="0075303C">
        <w:t>t</w:t>
      </w:r>
      <w:r w:rsidR="00084BB8">
        <w:fldChar w:fldCharType="begin"/>
      </w:r>
      <w:r w:rsidR="00084BB8">
        <w:instrText xml:space="preserve"> XE "</w:instrText>
      </w:r>
      <w:r w:rsidR="00084BB8" w:rsidRPr="009F7C3B">
        <w:rPr>
          <w:b/>
          <w:lang w:eastAsia="es-CL"/>
        </w:rPr>
        <w:instrText>JavaScript</w:instrText>
      </w:r>
      <w:r w:rsidR="00084BB8" w:rsidRPr="009F7C3B">
        <w:rPr>
          <w:b/>
        </w:rPr>
        <w:instrText>:</w:instrText>
      </w:r>
      <w:r w:rsidR="00084BB8" w:rsidRPr="009F7C3B">
        <w:instrText>Lenguaje de programación que se utiliza para crear páginas web interactivas y dinámicas</w:instrText>
      </w:r>
      <w:r w:rsidR="00084BB8">
        <w:instrText xml:space="preserve">" </w:instrText>
      </w:r>
      <w:r w:rsidR="00084BB8">
        <w:fldChar w:fldCharType="end"/>
      </w:r>
      <w:r w:rsidR="0075303C">
        <w:t xml:space="preserve"> </w:t>
      </w:r>
      <w:r w:rsidR="006008AA">
        <w:t xml:space="preserve">como base </w:t>
      </w:r>
      <w:r w:rsidR="003A449B">
        <w:t xml:space="preserve">para la ejecución </w:t>
      </w:r>
      <w:r w:rsidR="00283F3A">
        <w:t>de los procesos que necesita el aplicativo</w:t>
      </w:r>
      <w:r w:rsidR="0075303C">
        <w:t>.</w:t>
      </w:r>
    </w:p>
    <w:p w14:paraId="47DF4F42" w14:textId="6E87922E" w:rsidR="00BA0C5B" w:rsidRDefault="0075303C" w:rsidP="00C673C7">
      <w:pPr>
        <w:pStyle w:val="ParrafoProyecto0"/>
      </w:pPr>
      <w:r w:rsidRPr="001B3412">
        <w:rPr>
          <w:b/>
          <w:bCs/>
        </w:rPr>
        <w:t>Capa de datos</w:t>
      </w:r>
      <w:r w:rsidR="00BA1CB7" w:rsidRPr="001B3412">
        <w:rPr>
          <w:b/>
          <w:bCs/>
        </w:rPr>
        <w:t>:</w:t>
      </w:r>
      <w:r w:rsidR="00BA1CB7">
        <w:t xml:space="preserve"> </w:t>
      </w:r>
      <w:r w:rsidR="00C50A77">
        <w:t>Administra el acceso</w:t>
      </w:r>
      <w:r w:rsidR="008344ED">
        <w:t xml:space="preserve"> y la gestión de los datos, actúa con la base de datos </w:t>
      </w:r>
      <w:r w:rsidR="112EF5EE">
        <w:t>u</w:t>
      </w:r>
      <w:r w:rsidR="00B259A4">
        <w:t xml:space="preserve"> otros servicios para almacenar la información. Para este proyecto se utiliza Azure</w:t>
      </w:r>
      <w:r w:rsidR="00A9243B">
        <w:fldChar w:fldCharType="begin"/>
      </w:r>
      <w:r w:rsidR="00A9243B">
        <w:instrText xml:space="preserve"> XE "</w:instrText>
      </w:r>
      <w:r w:rsidR="00A9243B" w:rsidRPr="00621ED0">
        <w:rPr>
          <w:b/>
          <w:lang w:eastAsia="es-CL"/>
        </w:rPr>
        <w:instrText>Azure</w:instrText>
      </w:r>
      <w:r w:rsidR="00A9243B" w:rsidRPr="00621ED0">
        <w:rPr>
          <w:b/>
        </w:rPr>
        <w:instrText>:</w:instrText>
      </w:r>
      <w:r w:rsidR="00A9243B" w:rsidRPr="00621ED0">
        <w:instrText>Es la plataforma Microsoft que ofrece servicios en la nube</w:instrText>
      </w:r>
      <w:r w:rsidR="00A9243B">
        <w:instrText xml:space="preserve">" </w:instrText>
      </w:r>
      <w:r w:rsidR="00A9243B">
        <w:fldChar w:fldCharType="end"/>
      </w:r>
      <w:r w:rsidR="00B259A4">
        <w:t xml:space="preserve"> SQL para </w:t>
      </w:r>
      <w:r w:rsidR="001B3412">
        <w:t>el almacenado y respaldo de los datos de la aplicación.</w:t>
      </w:r>
    </w:p>
    <w:p w14:paraId="0F96C773" w14:textId="236A4A9B" w:rsidR="73DDF49E" w:rsidRDefault="73DDF49E" w:rsidP="73DDF49E">
      <w:pPr>
        <w:pStyle w:val="ParrafoProyecto0"/>
      </w:pPr>
    </w:p>
    <w:p w14:paraId="7BE17415" w14:textId="000570AD" w:rsidR="73DDF49E" w:rsidRDefault="73DDF49E" w:rsidP="73DDF49E">
      <w:pPr>
        <w:pStyle w:val="Descripcin"/>
        <w:keepNext/>
        <w:jc w:val="both"/>
      </w:pPr>
    </w:p>
    <w:p w14:paraId="29570074" w14:textId="0A401BF2" w:rsidR="006517CD" w:rsidRDefault="006517CD" w:rsidP="006517CD">
      <w:pPr>
        <w:pStyle w:val="Descripcin"/>
        <w:keepNext/>
        <w:jc w:val="both"/>
      </w:pPr>
      <w:bookmarkStart w:id="117" w:name="_Toc183468059"/>
      <w:r>
        <w:t xml:space="preserve">Ilustración </w:t>
      </w:r>
      <w:fldSimple w:instr=" SEQ Ilustración \* ARABIC ">
        <w:r w:rsidR="002C5966">
          <w:rPr>
            <w:noProof/>
          </w:rPr>
          <w:t>19</w:t>
        </w:r>
      </w:fldSimple>
      <w:r>
        <w:t xml:space="preserve"> - Modelo de 3 capas</w:t>
      </w:r>
      <w:bookmarkEnd w:id="117"/>
    </w:p>
    <w:p w14:paraId="3A797574" w14:textId="368CCB3B" w:rsidR="00A05713" w:rsidRDefault="00924771" w:rsidP="00C673C7">
      <w:pPr>
        <w:pStyle w:val="ParrafoProyecto0"/>
      </w:pPr>
      <w:r>
        <w:rPr>
          <w:noProof/>
        </w:rPr>
        <w:drawing>
          <wp:inline distT="0" distB="0" distL="0" distR="0" wp14:anchorId="6011C82A" wp14:editId="4E5B4F6B">
            <wp:extent cx="5944056" cy="2764933"/>
            <wp:effectExtent l="0" t="0" r="0" b="0"/>
            <wp:docPr id="123016902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9">
                      <a:extLst>
                        <a:ext uri="{28A0092B-C50C-407E-A947-70E740481C1C}">
                          <a14:useLocalDpi xmlns:a14="http://schemas.microsoft.com/office/drawing/2010/main" val="0"/>
                        </a:ext>
                      </a:extLst>
                    </a:blip>
                    <a:stretch>
                      <a:fillRect/>
                    </a:stretch>
                  </pic:blipFill>
                  <pic:spPr>
                    <a:xfrm>
                      <a:off x="0" y="0"/>
                      <a:ext cx="5944056" cy="2764933"/>
                    </a:xfrm>
                    <a:prstGeom prst="rect">
                      <a:avLst/>
                    </a:prstGeom>
                  </pic:spPr>
                </pic:pic>
              </a:graphicData>
            </a:graphic>
          </wp:inline>
        </w:drawing>
      </w:r>
      <w:r w:rsidR="00C83DC6">
        <w:t xml:space="preserve">Nota: Modelo de 3 capas, </w:t>
      </w:r>
      <w:r w:rsidR="000B29A1">
        <w:t>Presentación, Negocios</w:t>
      </w:r>
      <w:r w:rsidR="008D787C">
        <w:t xml:space="preserve"> Datos. </w:t>
      </w:r>
      <w:r w:rsidR="001956E1">
        <w:t>(fuente: elaboración propia</w:t>
      </w:r>
      <w:r w:rsidR="000B29A1">
        <w:t>, 2024)</w:t>
      </w:r>
    </w:p>
    <w:p w14:paraId="77A358F2" w14:textId="0A58F6EE" w:rsidR="0BE53BBA" w:rsidRDefault="0BE53BBA" w:rsidP="0BE53BBA">
      <w:pPr>
        <w:pStyle w:val="TitulosProyecto"/>
        <w:outlineLvl w:val="1"/>
      </w:pPr>
    </w:p>
    <w:p w14:paraId="26079B8D" w14:textId="5DAA2694" w:rsidR="73DDF49E" w:rsidRDefault="73DDF49E" w:rsidP="73DDF49E">
      <w:pPr>
        <w:pStyle w:val="TitulosProyecto"/>
        <w:outlineLvl w:val="1"/>
      </w:pPr>
    </w:p>
    <w:p w14:paraId="16AE38CB" w14:textId="5B18B9F4" w:rsidR="3497516F" w:rsidRDefault="3497516F" w:rsidP="3497516F">
      <w:pPr>
        <w:pStyle w:val="TitulosProyecto"/>
        <w:outlineLvl w:val="1"/>
      </w:pPr>
    </w:p>
    <w:p w14:paraId="591EDB58" w14:textId="16C93647" w:rsidR="3497516F" w:rsidRDefault="3497516F" w:rsidP="3497516F">
      <w:pPr>
        <w:pStyle w:val="TitulosProyecto"/>
        <w:outlineLvl w:val="1"/>
      </w:pPr>
    </w:p>
    <w:p w14:paraId="025C5B22" w14:textId="1205524D" w:rsidR="3497516F" w:rsidRDefault="3497516F" w:rsidP="3497516F">
      <w:pPr>
        <w:pStyle w:val="TitulosProyecto"/>
        <w:outlineLvl w:val="1"/>
      </w:pPr>
    </w:p>
    <w:p w14:paraId="5D7AF483" w14:textId="06B3863C" w:rsidR="3497516F" w:rsidRDefault="3497516F" w:rsidP="3497516F">
      <w:pPr>
        <w:pStyle w:val="TitulosProyecto"/>
        <w:outlineLvl w:val="1"/>
      </w:pPr>
    </w:p>
    <w:p w14:paraId="616EB212" w14:textId="623227E8" w:rsidR="3497516F" w:rsidRDefault="3497516F" w:rsidP="3497516F">
      <w:pPr>
        <w:pStyle w:val="TitulosProyecto"/>
        <w:outlineLvl w:val="1"/>
      </w:pPr>
    </w:p>
    <w:p w14:paraId="62F8593A" w14:textId="3A405FE5" w:rsidR="3497516F" w:rsidRDefault="3497516F" w:rsidP="3497516F">
      <w:pPr>
        <w:pStyle w:val="TitulosProyecto"/>
        <w:outlineLvl w:val="1"/>
      </w:pPr>
    </w:p>
    <w:p w14:paraId="6FD624B4" w14:textId="6D7CB71E" w:rsidR="3497516F" w:rsidRDefault="3497516F" w:rsidP="3497516F">
      <w:pPr>
        <w:pStyle w:val="TitulosProyecto"/>
        <w:outlineLvl w:val="1"/>
      </w:pPr>
    </w:p>
    <w:p w14:paraId="556EDA12" w14:textId="5DA6792E" w:rsidR="3497516F" w:rsidRDefault="3497516F" w:rsidP="3497516F">
      <w:pPr>
        <w:pStyle w:val="TitulosProyecto"/>
        <w:outlineLvl w:val="1"/>
      </w:pPr>
    </w:p>
    <w:p w14:paraId="795C8F8D" w14:textId="59869346" w:rsidR="3497516F" w:rsidRDefault="3497516F" w:rsidP="3497516F">
      <w:pPr>
        <w:pStyle w:val="TitulosProyecto"/>
        <w:outlineLvl w:val="1"/>
      </w:pPr>
    </w:p>
    <w:p w14:paraId="6870D2BC" w14:textId="765FE02E" w:rsidR="3497516F" w:rsidRDefault="3497516F" w:rsidP="3497516F">
      <w:pPr>
        <w:pStyle w:val="TitulosProyecto"/>
        <w:outlineLvl w:val="1"/>
      </w:pPr>
    </w:p>
    <w:p w14:paraId="0A367A45" w14:textId="05BC28F7" w:rsidR="3497516F" w:rsidRDefault="3497516F" w:rsidP="3497516F">
      <w:pPr>
        <w:pStyle w:val="TitulosProyecto"/>
        <w:outlineLvl w:val="1"/>
      </w:pPr>
    </w:p>
    <w:p w14:paraId="16B4E105" w14:textId="01602A6E" w:rsidR="3497516F" w:rsidRDefault="3497516F" w:rsidP="3497516F">
      <w:pPr>
        <w:pStyle w:val="TitulosProyecto"/>
        <w:outlineLvl w:val="1"/>
      </w:pPr>
    </w:p>
    <w:p w14:paraId="05DAB2C7" w14:textId="60EFB491" w:rsidR="00924771" w:rsidRDefault="00A05713" w:rsidP="009B38A2">
      <w:pPr>
        <w:pStyle w:val="TitulosProyecto"/>
        <w:outlineLvl w:val="1"/>
      </w:pPr>
      <w:bookmarkStart w:id="118" w:name="_Toc1867161119"/>
      <w:bookmarkStart w:id="119" w:name="_Toc183471856"/>
      <w:bookmarkStart w:id="120" w:name="_Toc513994061"/>
      <w:r w:rsidRPr="00A05713">
        <w:t>Arquitectura</w:t>
      </w:r>
      <w:r w:rsidR="009B38A2">
        <w:t xml:space="preserve"> física</w:t>
      </w:r>
      <w:r w:rsidR="0EDF6853">
        <w:t>.</w:t>
      </w:r>
      <w:bookmarkEnd w:id="118"/>
      <w:bookmarkEnd w:id="119"/>
      <w:bookmarkEnd w:id="120"/>
    </w:p>
    <w:p w14:paraId="38DC5217" w14:textId="6AF2A9E0" w:rsidR="009B38A2" w:rsidRDefault="003B78F1" w:rsidP="3497516F">
      <w:pPr>
        <w:pStyle w:val="ParrafoProyecto0"/>
        <w:rPr>
          <w:lang w:val="es-419"/>
        </w:rPr>
      </w:pPr>
      <w:r w:rsidRPr="003B78F1">
        <w:rPr>
          <w:lang w:val="es-419"/>
        </w:rPr>
        <w:t>Este proyecto adoptará una arquitectura basada en la nube para mejorar la escalabilidad, optimizar los costos operativos, garantizar la alta disponibilidad del sistema y facilitar el acceso remoto seguro desde cualquier ubicación. Se elegirá Microsoft Azure como proveedor de servicios en la nube debido a su robusta gama de servicios integrados, alta confiabilidad, características de seguridad avanzadas y su capacidad para soportar aplicaciones empresariales. Entre las herramientas clave de Azure, se utilizarán Azure SQL para la gestión de bases de datos y Azure App Services para el alojamiento de aplicaciones, lo que asegurará un entorno seguro, eficiente y adaptable a las necesidades del proyecto.</w:t>
      </w:r>
    </w:p>
    <w:p w14:paraId="1B0757C8" w14:textId="01DC84B3" w:rsidR="73DDF49E" w:rsidRDefault="73DDF49E" w:rsidP="3497516F">
      <w:pPr>
        <w:pStyle w:val="ParrafoProyecto0"/>
        <w:rPr>
          <w:lang w:val="es-419"/>
        </w:rPr>
      </w:pPr>
    </w:p>
    <w:p w14:paraId="13F146AA" w14:textId="03CF1EFE" w:rsidR="002377C2" w:rsidRDefault="00481EBA" w:rsidP="0BE53BBA">
      <w:pPr>
        <w:pStyle w:val="Subtituloproyecto"/>
      </w:pPr>
      <w:r w:rsidRPr="002377C2">
        <w:t>Servicios utilizados en la nube.</w:t>
      </w:r>
    </w:p>
    <w:p w14:paraId="6FB8ACA6" w14:textId="754838AF" w:rsidR="003C76C8" w:rsidRDefault="00BE17D7" w:rsidP="00A05713">
      <w:pPr>
        <w:pStyle w:val="ParrafoProyecto0"/>
        <w:rPr>
          <w:lang w:val="es-CL"/>
        </w:rPr>
      </w:pPr>
      <w:r w:rsidRPr="00BE17D7">
        <w:rPr>
          <w:b/>
          <w:bCs/>
        </w:rPr>
        <w:t>Azure</w:t>
      </w:r>
      <w:r w:rsidR="00A9243B">
        <w:rPr>
          <w:b/>
          <w:bCs/>
        </w:rPr>
        <w:fldChar w:fldCharType="begin"/>
      </w:r>
      <w:r w:rsidR="00A9243B">
        <w:instrText xml:space="preserve"> XE "</w:instrText>
      </w:r>
      <w:r w:rsidR="00A9243B" w:rsidRPr="00621ED0">
        <w:rPr>
          <w:b/>
          <w:lang w:eastAsia="es-CL"/>
        </w:rPr>
        <w:instrText>Azure</w:instrText>
      </w:r>
      <w:r w:rsidR="00A9243B" w:rsidRPr="00621ED0">
        <w:rPr>
          <w:b/>
        </w:rPr>
        <w:instrText>:</w:instrText>
      </w:r>
      <w:r w:rsidR="00A9243B" w:rsidRPr="00621ED0">
        <w:instrText>Es la plataforma Microsoft que ofrece servicios en la nube</w:instrText>
      </w:r>
      <w:r w:rsidR="00A9243B">
        <w:instrText xml:space="preserve">" </w:instrText>
      </w:r>
      <w:r w:rsidR="00A9243B">
        <w:rPr>
          <w:b/>
          <w:bCs/>
        </w:rPr>
        <w:fldChar w:fldCharType="end"/>
      </w:r>
      <w:r w:rsidRPr="00BE17D7">
        <w:rPr>
          <w:b/>
          <w:bCs/>
        </w:rPr>
        <w:t xml:space="preserve"> App Services</w:t>
      </w:r>
      <w:r>
        <w:rPr>
          <w:b/>
          <w:bCs/>
        </w:rPr>
        <w:t>:</w:t>
      </w:r>
      <w:r w:rsidRPr="00BE17D7">
        <w:t xml:space="preserve"> es una plataforma de Microsoft</w:t>
      </w:r>
      <w:r w:rsidR="00C65C92">
        <w:fldChar w:fldCharType="begin"/>
      </w:r>
      <w:r w:rsidR="00C65C92">
        <w:instrText xml:space="preserve"> XE "</w:instrText>
      </w:r>
      <w:r w:rsidR="00C65C92" w:rsidRPr="00CC11FF">
        <w:rPr>
          <w:b/>
          <w:lang w:eastAsia="es-CL"/>
        </w:rPr>
        <w:instrText>Microsoft</w:instrText>
      </w:r>
      <w:r w:rsidR="00C65C92" w:rsidRPr="00CC11FF">
        <w:rPr>
          <w:b/>
        </w:rPr>
        <w:instrText>:</w:instrText>
      </w:r>
      <w:r w:rsidR="00C65C92" w:rsidRPr="00CC11FF">
        <w:instrText>Corporación Tecnológica</w:instrText>
      </w:r>
      <w:r w:rsidR="00C65C92">
        <w:instrText xml:space="preserve">" </w:instrText>
      </w:r>
      <w:r w:rsidR="00C65C92">
        <w:fldChar w:fldCharType="end"/>
      </w:r>
      <w:r w:rsidRPr="00BE17D7">
        <w:t xml:space="preserve"> para crear y alojar aplicaciones web y APIs. Permite escalar automáticamente y ofrece seguridad integrada. Soporta varios lenguajes como .NET, Java, y Node.js. Facilita el desarrollo sin </w:t>
      </w:r>
      <w:r>
        <w:t>la necesidad de tener</w:t>
      </w:r>
      <w:r w:rsidRPr="00BE17D7">
        <w:t xml:space="preserve"> infraestructura</w:t>
      </w:r>
      <w:r w:rsidR="001D4636">
        <w:t xml:space="preserve"> física.</w:t>
      </w:r>
    </w:p>
    <w:p w14:paraId="31C218F7" w14:textId="23C830E3" w:rsidR="00226E47" w:rsidRDefault="00226E47" w:rsidP="00A05713">
      <w:pPr>
        <w:pStyle w:val="ParrafoProyecto0"/>
        <w:rPr>
          <w:lang w:val="es-CL"/>
        </w:rPr>
      </w:pPr>
      <w:r w:rsidRPr="00226E47">
        <w:rPr>
          <w:b/>
          <w:bCs/>
          <w:lang w:val="es-CL"/>
        </w:rPr>
        <w:t>Azure</w:t>
      </w:r>
      <w:r w:rsidR="00A9243B">
        <w:rPr>
          <w:b/>
          <w:bCs/>
          <w:lang w:val="es-CL"/>
        </w:rPr>
        <w:fldChar w:fldCharType="begin"/>
      </w:r>
      <w:r w:rsidR="00A9243B">
        <w:instrText xml:space="preserve"> XE "</w:instrText>
      </w:r>
      <w:r w:rsidR="00A9243B" w:rsidRPr="00621ED0">
        <w:rPr>
          <w:b/>
          <w:lang w:eastAsia="es-CL"/>
        </w:rPr>
        <w:instrText>Azure</w:instrText>
      </w:r>
      <w:r w:rsidR="00A9243B" w:rsidRPr="00621ED0">
        <w:rPr>
          <w:b/>
        </w:rPr>
        <w:instrText>:</w:instrText>
      </w:r>
      <w:r w:rsidR="00A9243B" w:rsidRPr="00621ED0">
        <w:instrText>Es la plataforma Microsoft que ofrece servicios en la nube</w:instrText>
      </w:r>
      <w:r w:rsidR="00A9243B">
        <w:instrText xml:space="preserve">" </w:instrText>
      </w:r>
      <w:r w:rsidR="00A9243B">
        <w:rPr>
          <w:b/>
          <w:bCs/>
          <w:lang w:val="es-CL"/>
        </w:rPr>
        <w:fldChar w:fldCharType="end"/>
      </w:r>
      <w:r w:rsidRPr="00226E47">
        <w:rPr>
          <w:b/>
          <w:bCs/>
          <w:lang w:val="es-CL"/>
        </w:rPr>
        <w:t xml:space="preserve"> SQL</w:t>
      </w:r>
      <w:r>
        <w:rPr>
          <w:b/>
          <w:bCs/>
          <w:lang w:val="es-CL"/>
        </w:rPr>
        <w:t>:</w:t>
      </w:r>
      <w:r w:rsidRPr="00226E47">
        <w:rPr>
          <w:lang w:val="es-CL"/>
        </w:rPr>
        <w:t xml:space="preserve"> es un servicio de base de datos en la nube que ofrece una versión administrada de SQL Server. Permite almacenar y gestionar datos de manera escalable, segura y con alta disponibilidad. Incluye características </w:t>
      </w:r>
      <w:r>
        <w:rPr>
          <w:lang w:val="es-CL"/>
        </w:rPr>
        <w:t>de</w:t>
      </w:r>
      <w:r w:rsidRPr="00226E47">
        <w:rPr>
          <w:lang w:val="es-CL"/>
        </w:rPr>
        <w:t xml:space="preserve"> copias de seguridad automáticas, recuperación ante desastres y escalabilidad </w:t>
      </w:r>
      <w:r w:rsidR="00E37C75">
        <w:rPr>
          <w:lang w:val="es-CL"/>
        </w:rPr>
        <w:t>según la necesidad</w:t>
      </w:r>
      <w:r w:rsidRPr="00226E47">
        <w:rPr>
          <w:lang w:val="es-CL"/>
        </w:rPr>
        <w:t xml:space="preserve">. </w:t>
      </w:r>
      <w:r w:rsidR="00DD4335">
        <w:rPr>
          <w:lang w:val="es-CL"/>
        </w:rPr>
        <w:t xml:space="preserve"> </w:t>
      </w:r>
      <w:r w:rsidR="6F42D4A3" w:rsidRPr="2020C201">
        <w:rPr>
          <w:lang w:val="es-CL"/>
        </w:rPr>
        <w:t>Suele usarse</w:t>
      </w:r>
      <w:r w:rsidRPr="00226E47">
        <w:rPr>
          <w:lang w:val="es-CL"/>
        </w:rPr>
        <w:t xml:space="preserve"> para aplicaciones que requieren bases de datos relacionales.</w:t>
      </w:r>
    </w:p>
    <w:p w14:paraId="44562A7B" w14:textId="71846ABF" w:rsidR="00264C75" w:rsidRDefault="00264C75" w:rsidP="00A05713">
      <w:pPr>
        <w:pStyle w:val="ParrafoProyecto0"/>
        <w:rPr>
          <w:lang w:val="es-CL"/>
        </w:rPr>
      </w:pPr>
    </w:p>
    <w:p w14:paraId="6424C110" w14:textId="73D340DA" w:rsidR="3497516F" w:rsidRDefault="3497516F" w:rsidP="3497516F">
      <w:pPr>
        <w:pStyle w:val="Descripcin"/>
        <w:keepNext/>
        <w:jc w:val="both"/>
      </w:pPr>
    </w:p>
    <w:p w14:paraId="58116A8B" w14:textId="1CECD19A" w:rsidR="000B29A1" w:rsidRDefault="000B29A1" w:rsidP="000B29A1">
      <w:pPr>
        <w:pStyle w:val="Descripcin"/>
        <w:keepNext/>
        <w:jc w:val="both"/>
      </w:pPr>
      <w:bookmarkStart w:id="121" w:name="_Toc183468060"/>
      <w:r>
        <w:t xml:space="preserve">Ilustración </w:t>
      </w:r>
      <w:fldSimple w:instr=" SEQ Ilustración \* ARABIC ">
        <w:r w:rsidR="002C5966">
          <w:rPr>
            <w:noProof/>
          </w:rPr>
          <w:t>20</w:t>
        </w:r>
      </w:fldSimple>
      <w:r>
        <w:t xml:space="preserve"> - Infraestructura en Microsoft Azure</w:t>
      </w:r>
      <w:bookmarkEnd w:id="121"/>
    </w:p>
    <w:p w14:paraId="372CED74" w14:textId="78899F39" w:rsidR="00264C75" w:rsidRDefault="00264C75" w:rsidP="00A05713">
      <w:pPr>
        <w:pStyle w:val="ParrafoProyecto0"/>
        <w:rPr>
          <w:lang w:val="es-CL"/>
        </w:rPr>
      </w:pPr>
      <w:r w:rsidRPr="00264C75">
        <w:rPr>
          <w:noProof/>
          <w:lang w:val="es-CL"/>
        </w:rPr>
        <w:drawing>
          <wp:inline distT="0" distB="0" distL="0" distR="0" wp14:anchorId="52AE3C73" wp14:editId="4F4884C5">
            <wp:extent cx="5612130" cy="3166110"/>
            <wp:effectExtent l="19050" t="19050" r="26670" b="15240"/>
            <wp:docPr id="99427629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76299" name="Imagen 1" descr="Interfaz de usuario gráfica&#10;&#10;Descripción generada automáticamente con confianza media"/>
                    <pic:cNvPicPr/>
                  </pic:nvPicPr>
                  <pic:blipFill>
                    <a:blip r:embed="rId30"/>
                    <a:stretch>
                      <a:fillRect/>
                    </a:stretch>
                  </pic:blipFill>
                  <pic:spPr>
                    <a:xfrm>
                      <a:off x="0" y="0"/>
                      <a:ext cx="5612130" cy="3166110"/>
                    </a:xfrm>
                    <a:prstGeom prst="rect">
                      <a:avLst/>
                    </a:prstGeom>
                    <a:ln>
                      <a:solidFill>
                        <a:schemeClr val="accent1"/>
                      </a:solidFill>
                    </a:ln>
                  </pic:spPr>
                </pic:pic>
              </a:graphicData>
            </a:graphic>
          </wp:inline>
        </w:drawing>
      </w:r>
    </w:p>
    <w:p w14:paraId="5D529E74" w14:textId="62AA85C1" w:rsidR="005E5788" w:rsidRDefault="000B29A1" w:rsidP="00A05713">
      <w:pPr>
        <w:pStyle w:val="ParrafoProyecto0"/>
        <w:rPr>
          <w:lang w:val="es-CL"/>
        </w:rPr>
      </w:pPr>
      <w:r>
        <w:rPr>
          <w:lang w:val="es-CL"/>
        </w:rPr>
        <w:t xml:space="preserve">Nota: </w:t>
      </w:r>
      <w:r w:rsidR="007F000E">
        <w:rPr>
          <w:lang w:val="es-CL"/>
        </w:rPr>
        <w:t>Diagrama de infraestructura de los servicios</w:t>
      </w:r>
      <w:r w:rsidR="00036A53">
        <w:rPr>
          <w:lang w:val="es-CL"/>
        </w:rPr>
        <w:t xml:space="preserve"> implementados</w:t>
      </w:r>
      <w:r w:rsidR="00C323F4">
        <w:rPr>
          <w:lang w:val="es-CL"/>
        </w:rPr>
        <w:t xml:space="preserve"> en Microsoft Azure (fuente: elaboración propia</w:t>
      </w:r>
      <w:r w:rsidR="00016B97">
        <w:rPr>
          <w:lang w:val="es-CL"/>
        </w:rPr>
        <w:t>, 2024)</w:t>
      </w:r>
    </w:p>
    <w:p w14:paraId="6183BCC8" w14:textId="77777777" w:rsidR="00A05713" w:rsidRDefault="00A05713" w:rsidP="00C673C7">
      <w:pPr>
        <w:pStyle w:val="ParrafoProyecto0"/>
      </w:pPr>
    </w:p>
    <w:p w14:paraId="6B04B579" w14:textId="05159870" w:rsidR="6BB1BE98" w:rsidRDefault="6BB1BE98" w:rsidP="6BB1BE98">
      <w:pPr>
        <w:pStyle w:val="ParrafoProyecto0"/>
      </w:pPr>
    </w:p>
    <w:p w14:paraId="7A31D57F" w14:textId="4A8ACEFE" w:rsidR="6BB1BE98" w:rsidRDefault="6BB1BE98" w:rsidP="6BB1BE98">
      <w:pPr>
        <w:pStyle w:val="ParrafoProyecto0"/>
      </w:pPr>
    </w:p>
    <w:p w14:paraId="3EF3281C" w14:textId="1D1E55F3" w:rsidR="1448ED1A" w:rsidRDefault="1448ED1A" w:rsidP="1448ED1A">
      <w:pPr>
        <w:pStyle w:val="ParrafoProyecto0"/>
      </w:pPr>
    </w:p>
    <w:p w14:paraId="30121E5C" w14:textId="60449B1D" w:rsidR="1448ED1A" w:rsidRDefault="1448ED1A" w:rsidP="1448ED1A">
      <w:pPr>
        <w:pStyle w:val="ParrafoProyecto0"/>
      </w:pPr>
    </w:p>
    <w:p w14:paraId="4D1E96C5" w14:textId="78B46747" w:rsidR="1448ED1A" w:rsidRDefault="1448ED1A" w:rsidP="1448ED1A">
      <w:pPr>
        <w:pStyle w:val="ParrafoProyecto0"/>
      </w:pPr>
    </w:p>
    <w:p w14:paraId="5244381F" w14:textId="6321B2A6" w:rsidR="1448ED1A" w:rsidRDefault="1448ED1A" w:rsidP="1448ED1A">
      <w:pPr>
        <w:pStyle w:val="ParrafoProyecto0"/>
      </w:pPr>
    </w:p>
    <w:p w14:paraId="6EC966BB" w14:textId="44E85B0F" w:rsidR="4BFE3730" w:rsidRDefault="4BFE3730" w:rsidP="4BFE3730">
      <w:pPr>
        <w:pStyle w:val="ParrafoProyecto0"/>
      </w:pPr>
    </w:p>
    <w:p w14:paraId="6B88C761" w14:textId="56EDC4F0" w:rsidR="4BFE3730" w:rsidRDefault="4BFE3730" w:rsidP="4BFE3730">
      <w:pPr>
        <w:pStyle w:val="ParrafoProyecto0"/>
      </w:pPr>
    </w:p>
    <w:p w14:paraId="69888940" w14:textId="69A7DCCF" w:rsidR="4BFE3730" w:rsidRDefault="4BFE3730" w:rsidP="4BFE3730">
      <w:pPr>
        <w:pStyle w:val="ParrafoProyecto0"/>
      </w:pPr>
    </w:p>
    <w:p w14:paraId="403006A6" w14:textId="19A06CFC" w:rsidR="4BFE3730" w:rsidRDefault="4BFE3730" w:rsidP="4BFE3730">
      <w:pPr>
        <w:pStyle w:val="ParrafoProyecto0"/>
      </w:pPr>
    </w:p>
    <w:p w14:paraId="280F8C7F" w14:textId="3DEABA56" w:rsidR="00924771" w:rsidRDefault="0D265A6D" w:rsidP="002377C2">
      <w:pPr>
        <w:pStyle w:val="Subtituloproyecto"/>
        <w:outlineLvl w:val="1"/>
      </w:pPr>
      <w:bookmarkStart w:id="122" w:name="_Toc106167525"/>
      <w:bookmarkStart w:id="123" w:name="_Toc183471857"/>
      <w:bookmarkStart w:id="124" w:name="_Toc658365120"/>
      <w:r>
        <w:t>Product Backlog</w:t>
      </w:r>
      <w:r w:rsidR="31E5058C">
        <w:t>.</w:t>
      </w:r>
      <w:bookmarkEnd w:id="122"/>
      <w:bookmarkEnd w:id="123"/>
      <w:bookmarkEnd w:id="124"/>
    </w:p>
    <w:p w14:paraId="0F8F5718" w14:textId="198C4DD9" w:rsidR="63DE388F" w:rsidRDefault="63DE388F" w:rsidP="1DB64AA2">
      <w:pPr>
        <w:pStyle w:val="ParrafoProyecto0"/>
      </w:pPr>
      <w:r>
        <w:t>Con el objetivo de organizar mejor el proyecto y permitir iteraciones para alcanzar los objetivos deseados, se definió un orden para las tareas identificadas como necesarias para el desarrollo de la plataforma. Tal como se hace en el marco de trabajo Scrum, en el cual se establece el product backlog y se priorizan ciertas tareas, pero ahora dentro de</w:t>
      </w:r>
      <w:r w:rsidR="55259BEF">
        <w:t>l contexto de la metodología incremental</w:t>
      </w:r>
      <w:r>
        <w:t>.</w:t>
      </w:r>
      <w:r>
        <w:fldChar w:fldCharType="begin"/>
      </w:r>
      <w:r>
        <w:instrText xml:space="preserve"> XE "</w:instrText>
      </w:r>
      <w:r w:rsidRPr="1DB64AA2">
        <w:rPr>
          <w:b/>
          <w:bCs/>
          <w:lang w:eastAsia="es-CL"/>
        </w:rPr>
        <w:instrText>Product Backlog</w:instrText>
      </w:r>
      <w:r w:rsidRPr="1DB64AA2">
        <w:rPr>
          <w:b/>
          <w:bCs/>
        </w:rPr>
        <w:instrText>:</w:instrText>
      </w:r>
      <w:r>
        <w:instrText xml:space="preserve">Lista ordenada de tareas que se utilizan para desarrollar un producto" </w:instrText>
      </w:r>
      <w:r>
        <w:fldChar w:fldCharType="end"/>
      </w:r>
    </w:p>
    <w:p w14:paraId="54D67B3F" w14:textId="6CA78C53" w:rsidR="3084CC97" w:rsidRPr="009F1EC9" w:rsidRDefault="47B8E06A" w:rsidP="5053391F">
      <w:pPr>
        <w:pStyle w:val="Subtituloproyecto"/>
        <w:rPr>
          <w:color w:val="auto"/>
          <w:sz w:val="24"/>
          <w:szCs w:val="24"/>
        </w:rPr>
      </w:pPr>
      <w:r w:rsidRPr="4B607352">
        <w:rPr>
          <w:color w:val="auto"/>
          <w:sz w:val="24"/>
          <w:szCs w:val="24"/>
        </w:rPr>
        <w:t>El Product Backlog</w:t>
      </w:r>
      <w:r w:rsidR="00366993">
        <w:rPr>
          <w:color w:val="auto"/>
        </w:rPr>
        <w:fldChar w:fldCharType="begin"/>
      </w:r>
      <w:r w:rsidR="00366993">
        <w:instrText xml:space="preserve"> XE "</w:instrText>
      </w:r>
      <w:r w:rsidR="00366993" w:rsidRPr="00C83618">
        <w:rPr>
          <w:rFonts w:cs="Arial"/>
          <w:b/>
          <w:color w:val="000000" w:themeColor="text1"/>
          <w:sz w:val="24"/>
          <w:szCs w:val="24"/>
          <w:lang w:eastAsia="es-CL"/>
        </w:rPr>
        <w:instrText>Product Backlog</w:instrText>
      </w:r>
      <w:r w:rsidR="00366993" w:rsidRPr="00C83618">
        <w:rPr>
          <w:rFonts w:cs="Arial"/>
          <w:b/>
          <w:color w:val="000000" w:themeColor="text1"/>
        </w:rPr>
        <w:instrText>:</w:instrText>
      </w:r>
      <w:r w:rsidR="00366993" w:rsidRPr="00C83618">
        <w:instrText>Lista ordenada de tareas que se utilizan para desarrollar un producto</w:instrText>
      </w:r>
      <w:r w:rsidR="00366993">
        <w:instrText xml:space="preserve">" </w:instrText>
      </w:r>
      <w:r w:rsidR="00366993">
        <w:rPr>
          <w:color w:val="auto"/>
        </w:rPr>
        <w:fldChar w:fldCharType="end"/>
      </w:r>
      <w:r w:rsidRPr="4B607352">
        <w:rPr>
          <w:color w:val="auto"/>
          <w:sz w:val="24"/>
          <w:szCs w:val="24"/>
        </w:rPr>
        <w:t xml:space="preserve"> es una lista priorizada y </w:t>
      </w:r>
      <w:r w:rsidR="17F318D1" w:rsidRPr="4B607352">
        <w:rPr>
          <w:color w:val="auto"/>
          <w:sz w:val="24"/>
          <w:szCs w:val="24"/>
        </w:rPr>
        <w:t>dinámica</w:t>
      </w:r>
      <w:r w:rsidRPr="4B607352">
        <w:rPr>
          <w:color w:val="auto"/>
          <w:sz w:val="24"/>
          <w:szCs w:val="24"/>
        </w:rPr>
        <w:t xml:space="preserve"> de todos los requisitos, tareas o </w:t>
      </w:r>
      <w:r w:rsidR="48BE9C0F" w:rsidRPr="4B607352">
        <w:rPr>
          <w:color w:val="auto"/>
          <w:sz w:val="24"/>
          <w:szCs w:val="24"/>
        </w:rPr>
        <w:t>características</w:t>
      </w:r>
      <w:r w:rsidRPr="4B607352">
        <w:rPr>
          <w:color w:val="auto"/>
          <w:sz w:val="24"/>
          <w:szCs w:val="24"/>
        </w:rPr>
        <w:t xml:space="preserve"> nec</w:t>
      </w:r>
      <w:r w:rsidR="6C22F670" w:rsidRPr="4B607352">
        <w:rPr>
          <w:color w:val="auto"/>
          <w:sz w:val="24"/>
          <w:szCs w:val="24"/>
        </w:rPr>
        <w:t>esarias para desarrollar</w:t>
      </w:r>
      <w:r w:rsidR="5BE7F40A" w:rsidRPr="4B607352">
        <w:rPr>
          <w:color w:val="auto"/>
          <w:sz w:val="24"/>
          <w:szCs w:val="24"/>
        </w:rPr>
        <w:t xml:space="preserve"> un producto en proyectos que utiliza la metodología ágil Scrum. </w:t>
      </w:r>
    </w:p>
    <w:p w14:paraId="796AC616" w14:textId="2347328B" w:rsidR="00041571" w:rsidRDefault="00041571" w:rsidP="00041571">
      <w:pPr>
        <w:pStyle w:val="ParrafoProyecto0"/>
      </w:pPr>
      <w:r w:rsidRPr="4EA2EE7A">
        <w:t>El product Backlog ayuda a:</w:t>
      </w:r>
    </w:p>
    <w:p w14:paraId="254C0295" w14:textId="19FF10D1" w:rsidR="4A74600B" w:rsidRDefault="4A74600B" w:rsidP="00041571">
      <w:pPr>
        <w:pStyle w:val="ParrafoProyecto0"/>
        <w:numPr>
          <w:ilvl w:val="0"/>
          <w:numId w:val="25"/>
        </w:numPr>
      </w:pPr>
      <w:r w:rsidRPr="5053391F">
        <w:rPr>
          <w:b/>
          <w:bCs/>
        </w:rPr>
        <w:t>Gestionar el alcance del Proyecto:</w:t>
      </w:r>
      <w:r w:rsidRPr="5053391F">
        <w:t xml:space="preserve"> Define que debe incluirse en el producto final.</w:t>
      </w:r>
    </w:p>
    <w:p w14:paraId="208C0666" w14:textId="28E85D9E" w:rsidR="4A74600B" w:rsidRDefault="4A74600B" w:rsidP="00041571">
      <w:pPr>
        <w:pStyle w:val="ParrafoProyecto0"/>
        <w:numPr>
          <w:ilvl w:val="0"/>
          <w:numId w:val="25"/>
        </w:numPr>
      </w:pPr>
      <w:r w:rsidRPr="5053391F">
        <w:rPr>
          <w:b/>
          <w:bCs/>
        </w:rPr>
        <w:t>Establecer prioridades:</w:t>
      </w:r>
      <w:r w:rsidRPr="5053391F">
        <w:t xml:space="preserve"> Ayuda al equipo y al cliente a enfocarse en los elementos de mayor valor </w:t>
      </w:r>
    </w:p>
    <w:p w14:paraId="6195DAB3" w14:textId="663C582B" w:rsidR="4A74600B" w:rsidRDefault="4A74600B" w:rsidP="00041571">
      <w:pPr>
        <w:pStyle w:val="ParrafoProyecto0"/>
        <w:numPr>
          <w:ilvl w:val="0"/>
          <w:numId w:val="25"/>
        </w:numPr>
      </w:pPr>
      <w:r w:rsidRPr="5053391F">
        <w:rPr>
          <w:b/>
          <w:bCs/>
        </w:rPr>
        <w:t xml:space="preserve">Planificar el trabajo: </w:t>
      </w:r>
      <w:r w:rsidRPr="5053391F">
        <w:t>Durante las reuniones de planificación de sprint, el equipo seleccion</w:t>
      </w:r>
      <w:r w:rsidR="72D11D5F" w:rsidRPr="5053391F">
        <w:t xml:space="preserve">a elementos del backlog para </w:t>
      </w:r>
      <w:r w:rsidR="57EF923F" w:rsidRPr="5053391F">
        <w:t>desarrollar</w:t>
      </w:r>
      <w:r w:rsidR="72D11D5F" w:rsidRPr="5053391F">
        <w:t xml:space="preserve"> en el ciclo actual.</w:t>
      </w:r>
    </w:p>
    <w:p w14:paraId="36549A91" w14:textId="1A9A7401" w:rsidR="00480D09" w:rsidRDefault="72D11D5F" w:rsidP="3B9BF013">
      <w:pPr>
        <w:pStyle w:val="ParrafoProyecto0"/>
        <w:numPr>
          <w:ilvl w:val="0"/>
          <w:numId w:val="25"/>
        </w:numPr>
      </w:pPr>
      <w:r w:rsidRPr="5053391F">
        <w:rPr>
          <w:b/>
          <w:bCs/>
        </w:rPr>
        <w:t>Facilitar la comunicación:</w:t>
      </w:r>
      <w:r w:rsidRPr="5053391F">
        <w:t xml:space="preserve"> Asegura que todos los involucrados (desarrollares, Product Owner</w:t>
      </w:r>
      <w:r w:rsidR="004857F5">
        <w:fldChar w:fldCharType="begin"/>
      </w:r>
      <w:r w:rsidR="004857F5">
        <w:instrText xml:space="preserve"> XE "</w:instrText>
      </w:r>
      <w:r w:rsidR="004857F5" w:rsidRPr="303800D2">
        <w:rPr>
          <w:b/>
          <w:bCs/>
          <w:lang w:eastAsia="es-CL"/>
        </w:rPr>
        <w:instrText>Product Owner</w:instrText>
      </w:r>
      <w:r w:rsidR="004857F5" w:rsidRPr="303800D2">
        <w:rPr>
          <w:b/>
          <w:bCs/>
        </w:rPr>
        <w:instrText>:</w:instrText>
      </w:r>
      <w:r w:rsidR="004857F5" w:rsidRPr="003F335F">
        <w:instrText>Persona que toma decisiones sobre un proyecto</w:instrText>
      </w:r>
      <w:r w:rsidR="004857F5">
        <w:instrText xml:space="preserve">" </w:instrText>
      </w:r>
      <w:r w:rsidR="004857F5">
        <w:fldChar w:fldCharType="end"/>
      </w:r>
      <w:r w:rsidRPr="5053391F">
        <w:t xml:space="preserve"> y Stakeholders) </w:t>
      </w:r>
      <w:r w:rsidR="4758F453" w:rsidRPr="5053391F">
        <w:t>estén</w:t>
      </w:r>
      <w:r w:rsidRPr="5053391F">
        <w:t xml:space="preserve"> </w:t>
      </w:r>
      <w:r w:rsidR="5C72E7D7" w:rsidRPr="5053391F">
        <w:t>alineados en cua</w:t>
      </w:r>
      <w:r w:rsidR="6CC5213E" w:rsidRPr="5053391F">
        <w:t>n</w:t>
      </w:r>
      <w:r w:rsidR="5C72E7D7" w:rsidRPr="5053391F">
        <w:t>to a las prioridades y objetivos.</w:t>
      </w:r>
    </w:p>
    <w:p w14:paraId="291711FE" w14:textId="08BDA4D9" w:rsidR="00911AB6" w:rsidRDefault="00911AB6" w:rsidP="00911AB6">
      <w:pPr>
        <w:pStyle w:val="ParrafoProyecto0"/>
      </w:pPr>
    </w:p>
    <w:p w14:paraId="039C94BB" w14:textId="753B3649" w:rsidR="00911AB6" w:rsidRDefault="00911AB6" w:rsidP="00911AB6">
      <w:pPr>
        <w:pStyle w:val="ParrafoProyecto0"/>
      </w:pPr>
    </w:p>
    <w:p w14:paraId="47BF7648" w14:textId="6E6D9244" w:rsidR="00911AB6" w:rsidRDefault="00911AB6" w:rsidP="00911AB6">
      <w:pPr>
        <w:pStyle w:val="ParrafoProyecto0"/>
      </w:pPr>
    </w:p>
    <w:p w14:paraId="1A8AFC6C" w14:textId="776C8D6C" w:rsidR="00911AB6" w:rsidRDefault="00911AB6" w:rsidP="00911AB6">
      <w:pPr>
        <w:pStyle w:val="ParrafoProyecto0"/>
      </w:pPr>
    </w:p>
    <w:p w14:paraId="61CAC81F" w14:textId="6E1311FA" w:rsidR="00911AB6" w:rsidRDefault="00911AB6" w:rsidP="00911AB6">
      <w:pPr>
        <w:pStyle w:val="ParrafoProyecto0"/>
      </w:pPr>
    </w:p>
    <w:p w14:paraId="3B73FEB1" w14:textId="627D85FA" w:rsidR="00911AB6" w:rsidRDefault="00911AB6" w:rsidP="00911AB6">
      <w:pPr>
        <w:pStyle w:val="ParrafoProyecto0"/>
        <w:rPr>
          <w:ins w:id="125" w:author="{2AB3C702-8738-421E-9148-7EB2D00A6214}" w:date="2024-11-24T18:17:00Z" w16du:dateUtc="2024-11-24T21:17:00Z"/>
        </w:rPr>
      </w:pPr>
    </w:p>
    <w:p w14:paraId="38169D98" w14:textId="30CAAC5C" w:rsidR="009F0099" w:rsidRDefault="009F0099" w:rsidP="009F0099">
      <w:pPr>
        <w:pStyle w:val="Descripcin"/>
        <w:keepNext/>
      </w:pPr>
      <w:bookmarkStart w:id="126" w:name="_Toc183468908"/>
      <w:r>
        <w:lastRenderedPageBreak/>
        <w:t xml:space="preserve">Tabla </w:t>
      </w:r>
      <w:fldSimple w:instr=" SEQ Tabla \* ARABIC ">
        <w:r w:rsidR="002C5966">
          <w:rPr>
            <w:noProof/>
          </w:rPr>
          <w:t>13</w:t>
        </w:r>
      </w:fldSimple>
      <w:r>
        <w:t xml:space="preserve"> - Requerimientos</w:t>
      </w:r>
      <w:bookmarkEnd w:id="126"/>
    </w:p>
    <w:tbl>
      <w:tblPr>
        <w:tblW w:w="5000" w:type="pct"/>
        <w:tblCellMar>
          <w:left w:w="70" w:type="dxa"/>
          <w:right w:w="70" w:type="dxa"/>
        </w:tblCellMar>
        <w:tblLook w:val="04A0" w:firstRow="1" w:lastRow="0" w:firstColumn="1" w:lastColumn="0" w:noHBand="0" w:noVBand="1"/>
      </w:tblPr>
      <w:tblGrid>
        <w:gridCol w:w="351"/>
        <w:gridCol w:w="1487"/>
        <w:gridCol w:w="2233"/>
        <w:gridCol w:w="989"/>
        <w:gridCol w:w="1707"/>
        <w:gridCol w:w="2061"/>
      </w:tblGrid>
      <w:tr w:rsidR="00B56CDE" w:rsidRPr="00B56CDE" w14:paraId="21484A6B" w14:textId="77777777" w:rsidTr="009F0099">
        <w:trPr>
          <w:trHeight w:val="828"/>
        </w:trPr>
        <w:tc>
          <w:tcPr>
            <w:tcW w:w="198"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FCD7E14" w14:textId="77777777" w:rsidR="00B56CDE" w:rsidRPr="00B56CDE" w:rsidRDefault="00B56CDE" w:rsidP="00B56CDE">
            <w:pPr>
              <w:spacing w:after="0" w:line="240" w:lineRule="auto"/>
              <w:jc w:val="center"/>
              <w:rPr>
                <w:rFonts w:ascii="Arial" w:eastAsia="Times New Roman" w:hAnsi="Arial" w:cs="Arial"/>
                <w:b/>
                <w:bCs/>
                <w:color w:val="000000"/>
                <w:kern w:val="0"/>
                <w:sz w:val="18"/>
                <w:szCs w:val="18"/>
                <w:lang w:eastAsia="es-CL"/>
                <w14:ligatures w14:val="none"/>
              </w:rPr>
            </w:pPr>
            <w:r w:rsidRPr="00B56CDE">
              <w:rPr>
                <w:rFonts w:ascii="Arial" w:eastAsia="Times New Roman" w:hAnsi="Arial" w:cs="Arial"/>
                <w:b/>
                <w:bCs/>
                <w:color w:val="000000"/>
                <w:kern w:val="0"/>
                <w:sz w:val="18"/>
                <w:szCs w:val="18"/>
                <w:lang w:eastAsia="es-CL"/>
                <w14:ligatures w14:val="none"/>
              </w:rPr>
              <w:t>ID</w:t>
            </w:r>
          </w:p>
        </w:tc>
        <w:tc>
          <w:tcPr>
            <w:tcW w:w="842" w:type="pct"/>
            <w:tcBorders>
              <w:top w:val="single" w:sz="4" w:space="0" w:color="auto"/>
              <w:left w:val="nil"/>
              <w:bottom w:val="single" w:sz="4" w:space="0" w:color="auto"/>
              <w:right w:val="single" w:sz="4" w:space="0" w:color="auto"/>
            </w:tcBorders>
            <w:shd w:val="clear" w:color="000000" w:fill="D9D9D9"/>
            <w:noWrap/>
            <w:vAlign w:val="center"/>
            <w:hideMark/>
          </w:tcPr>
          <w:p w14:paraId="096AD3A2" w14:textId="77777777" w:rsidR="00B56CDE" w:rsidRPr="00B56CDE" w:rsidRDefault="00B56CDE" w:rsidP="00B56CDE">
            <w:pPr>
              <w:spacing w:after="0" w:line="240" w:lineRule="auto"/>
              <w:jc w:val="center"/>
              <w:rPr>
                <w:rFonts w:ascii="Arial" w:eastAsia="Times New Roman" w:hAnsi="Arial" w:cs="Arial"/>
                <w:b/>
                <w:bCs/>
                <w:color w:val="000000"/>
                <w:kern w:val="0"/>
                <w:sz w:val="18"/>
                <w:szCs w:val="18"/>
                <w:lang w:eastAsia="es-CL"/>
                <w14:ligatures w14:val="none"/>
              </w:rPr>
            </w:pPr>
            <w:r w:rsidRPr="00B56CDE">
              <w:rPr>
                <w:rFonts w:ascii="Arial" w:eastAsia="Times New Roman" w:hAnsi="Arial" w:cs="Arial"/>
                <w:b/>
                <w:bCs/>
                <w:color w:val="000000"/>
                <w:kern w:val="0"/>
                <w:sz w:val="18"/>
                <w:szCs w:val="18"/>
                <w:lang w:eastAsia="es-CL"/>
                <w14:ligatures w14:val="none"/>
              </w:rPr>
              <w:t>Título</w:t>
            </w:r>
          </w:p>
        </w:tc>
        <w:tc>
          <w:tcPr>
            <w:tcW w:w="1265" w:type="pct"/>
            <w:tcBorders>
              <w:top w:val="single" w:sz="4" w:space="0" w:color="auto"/>
              <w:left w:val="nil"/>
              <w:bottom w:val="single" w:sz="4" w:space="0" w:color="auto"/>
              <w:right w:val="single" w:sz="4" w:space="0" w:color="auto"/>
            </w:tcBorders>
            <w:shd w:val="clear" w:color="000000" w:fill="D9D9D9"/>
            <w:noWrap/>
            <w:vAlign w:val="center"/>
            <w:hideMark/>
          </w:tcPr>
          <w:p w14:paraId="6245A5D2" w14:textId="77777777" w:rsidR="00B56CDE" w:rsidRPr="00B56CDE" w:rsidRDefault="00B56CDE" w:rsidP="00B56CDE">
            <w:pPr>
              <w:spacing w:after="0" w:line="240" w:lineRule="auto"/>
              <w:jc w:val="center"/>
              <w:rPr>
                <w:rFonts w:ascii="Arial" w:eastAsia="Times New Roman" w:hAnsi="Arial" w:cs="Arial"/>
                <w:b/>
                <w:bCs/>
                <w:color w:val="000000"/>
                <w:kern w:val="0"/>
                <w:sz w:val="18"/>
                <w:szCs w:val="18"/>
                <w:lang w:eastAsia="es-CL"/>
                <w14:ligatures w14:val="none"/>
              </w:rPr>
            </w:pPr>
            <w:r w:rsidRPr="00B56CDE">
              <w:rPr>
                <w:rFonts w:ascii="Arial" w:eastAsia="Times New Roman" w:hAnsi="Arial" w:cs="Arial"/>
                <w:b/>
                <w:bCs/>
                <w:color w:val="000000"/>
                <w:kern w:val="0"/>
                <w:sz w:val="18"/>
                <w:szCs w:val="18"/>
                <w:lang w:eastAsia="es-CL"/>
                <w14:ligatures w14:val="none"/>
              </w:rPr>
              <w:t>Descripción Extendida</w:t>
            </w:r>
          </w:p>
        </w:tc>
        <w:tc>
          <w:tcPr>
            <w:tcW w:w="560" w:type="pct"/>
            <w:tcBorders>
              <w:top w:val="single" w:sz="4" w:space="0" w:color="auto"/>
              <w:left w:val="nil"/>
              <w:bottom w:val="single" w:sz="4" w:space="0" w:color="auto"/>
              <w:right w:val="single" w:sz="4" w:space="0" w:color="auto"/>
            </w:tcBorders>
            <w:shd w:val="clear" w:color="000000" w:fill="D9D9D9"/>
            <w:noWrap/>
            <w:vAlign w:val="center"/>
            <w:hideMark/>
          </w:tcPr>
          <w:p w14:paraId="24F75D6E" w14:textId="77777777" w:rsidR="00B56CDE" w:rsidRPr="00B56CDE" w:rsidRDefault="00B56CDE" w:rsidP="00B56CDE">
            <w:pPr>
              <w:spacing w:after="0" w:line="240" w:lineRule="auto"/>
              <w:jc w:val="center"/>
              <w:rPr>
                <w:rFonts w:ascii="Arial" w:eastAsia="Times New Roman" w:hAnsi="Arial" w:cs="Arial"/>
                <w:b/>
                <w:bCs/>
                <w:color w:val="000000"/>
                <w:kern w:val="0"/>
                <w:sz w:val="18"/>
                <w:szCs w:val="18"/>
                <w:lang w:eastAsia="es-CL"/>
                <w14:ligatures w14:val="none"/>
              </w:rPr>
            </w:pPr>
            <w:r w:rsidRPr="00B56CDE">
              <w:rPr>
                <w:rFonts w:ascii="Arial" w:eastAsia="Times New Roman" w:hAnsi="Arial" w:cs="Arial"/>
                <w:b/>
                <w:bCs/>
                <w:color w:val="000000"/>
                <w:kern w:val="0"/>
                <w:sz w:val="18"/>
                <w:szCs w:val="18"/>
                <w:lang w:eastAsia="es-CL"/>
                <w14:ligatures w14:val="none"/>
              </w:rPr>
              <w:t>Prioridad</w:t>
            </w:r>
          </w:p>
        </w:tc>
        <w:tc>
          <w:tcPr>
            <w:tcW w:w="967" w:type="pct"/>
            <w:tcBorders>
              <w:top w:val="single" w:sz="4" w:space="0" w:color="auto"/>
              <w:left w:val="nil"/>
              <w:bottom w:val="single" w:sz="4" w:space="0" w:color="auto"/>
              <w:right w:val="single" w:sz="4" w:space="0" w:color="auto"/>
            </w:tcBorders>
            <w:shd w:val="clear" w:color="000000" w:fill="D9D9D9"/>
            <w:noWrap/>
            <w:vAlign w:val="center"/>
            <w:hideMark/>
          </w:tcPr>
          <w:p w14:paraId="40C80D44" w14:textId="77777777" w:rsidR="00B56CDE" w:rsidRPr="00B56CDE" w:rsidRDefault="00B56CDE" w:rsidP="00B56CDE">
            <w:pPr>
              <w:spacing w:after="0" w:line="240" w:lineRule="auto"/>
              <w:jc w:val="center"/>
              <w:rPr>
                <w:rFonts w:ascii="Arial" w:eastAsia="Times New Roman" w:hAnsi="Arial" w:cs="Arial"/>
                <w:b/>
                <w:bCs/>
                <w:color w:val="000000"/>
                <w:kern w:val="0"/>
                <w:sz w:val="18"/>
                <w:szCs w:val="18"/>
                <w:lang w:eastAsia="es-CL"/>
                <w14:ligatures w14:val="none"/>
              </w:rPr>
            </w:pPr>
            <w:r w:rsidRPr="00B56CDE">
              <w:rPr>
                <w:rFonts w:ascii="Arial" w:eastAsia="Times New Roman" w:hAnsi="Arial" w:cs="Arial"/>
                <w:b/>
                <w:bCs/>
                <w:color w:val="000000"/>
                <w:kern w:val="0"/>
                <w:sz w:val="18"/>
                <w:szCs w:val="18"/>
                <w:lang w:eastAsia="es-CL"/>
                <w14:ligatures w14:val="none"/>
              </w:rPr>
              <w:t>Actor Principal</w:t>
            </w:r>
          </w:p>
        </w:tc>
        <w:tc>
          <w:tcPr>
            <w:tcW w:w="1167" w:type="pct"/>
            <w:tcBorders>
              <w:top w:val="single" w:sz="4" w:space="0" w:color="auto"/>
              <w:left w:val="nil"/>
              <w:bottom w:val="single" w:sz="4" w:space="0" w:color="auto"/>
              <w:right w:val="single" w:sz="4" w:space="0" w:color="auto"/>
            </w:tcBorders>
            <w:shd w:val="clear" w:color="000000" w:fill="D9D9D9"/>
            <w:noWrap/>
            <w:vAlign w:val="center"/>
            <w:hideMark/>
          </w:tcPr>
          <w:p w14:paraId="55B1CE68" w14:textId="77777777" w:rsidR="00B56CDE" w:rsidRPr="00B56CDE" w:rsidRDefault="00B56CDE" w:rsidP="00B56CDE">
            <w:pPr>
              <w:spacing w:after="0" w:line="240" w:lineRule="auto"/>
              <w:jc w:val="center"/>
              <w:rPr>
                <w:rFonts w:ascii="Arial" w:eastAsia="Times New Roman" w:hAnsi="Arial" w:cs="Arial"/>
                <w:b/>
                <w:bCs/>
                <w:color w:val="000000"/>
                <w:kern w:val="0"/>
                <w:sz w:val="18"/>
                <w:szCs w:val="18"/>
                <w:lang w:eastAsia="es-CL"/>
                <w14:ligatures w14:val="none"/>
              </w:rPr>
            </w:pPr>
            <w:r w:rsidRPr="00B56CDE">
              <w:rPr>
                <w:rFonts w:ascii="Arial" w:eastAsia="Times New Roman" w:hAnsi="Arial" w:cs="Arial"/>
                <w:b/>
                <w:bCs/>
                <w:color w:val="000000"/>
                <w:kern w:val="0"/>
                <w:sz w:val="18"/>
                <w:szCs w:val="18"/>
                <w:lang w:eastAsia="es-CL"/>
                <w14:ligatures w14:val="none"/>
              </w:rPr>
              <w:t>Criterio de Aceptación</w:t>
            </w:r>
          </w:p>
        </w:tc>
      </w:tr>
      <w:tr w:rsidR="00776D71" w:rsidRPr="00B56CDE" w14:paraId="76B2572C" w14:textId="77777777" w:rsidTr="009F0099">
        <w:trPr>
          <w:trHeight w:val="1332"/>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6D5BAE27"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1</w:t>
            </w:r>
          </w:p>
        </w:tc>
        <w:tc>
          <w:tcPr>
            <w:tcW w:w="842" w:type="pct"/>
            <w:tcBorders>
              <w:top w:val="nil"/>
              <w:left w:val="nil"/>
              <w:bottom w:val="single" w:sz="4" w:space="0" w:color="auto"/>
              <w:right w:val="single" w:sz="4" w:space="0" w:color="auto"/>
            </w:tcBorders>
            <w:shd w:val="clear" w:color="auto" w:fill="auto"/>
            <w:vAlign w:val="center"/>
            <w:hideMark/>
          </w:tcPr>
          <w:p w14:paraId="713512B7"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Registro de Usuario</w:t>
            </w:r>
          </w:p>
        </w:tc>
        <w:tc>
          <w:tcPr>
            <w:tcW w:w="1265" w:type="pct"/>
            <w:tcBorders>
              <w:top w:val="nil"/>
              <w:left w:val="nil"/>
              <w:bottom w:val="single" w:sz="4" w:space="0" w:color="auto"/>
              <w:right w:val="single" w:sz="4" w:space="0" w:color="auto"/>
            </w:tcBorders>
            <w:shd w:val="clear" w:color="auto" w:fill="auto"/>
            <w:hideMark/>
          </w:tcPr>
          <w:p w14:paraId="1C1BDCC3"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Los usuarios pueden registrarse proporcionando datos como nombre, correo electrónico, contraseña, y teléfono. El sistema valida que los datos ingresados sean correctos y no estén duplicados.</w:t>
            </w:r>
          </w:p>
        </w:tc>
        <w:tc>
          <w:tcPr>
            <w:tcW w:w="560" w:type="pct"/>
            <w:tcBorders>
              <w:top w:val="nil"/>
              <w:left w:val="nil"/>
              <w:bottom w:val="single" w:sz="4" w:space="0" w:color="auto"/>
              <w:right w:val="single" w:sz="4" w:space="0" w:color="auto"/>
            </w:tcBorders>
            <w:shd w:val="clear" w:color="auto" w:fill="auto"/>
            <w:noWrap/>
            <w:vAlign w:val="center"/>
            <w:hideMark/>
          </w:tcPr>
          <w:p w14:paraId="73F0D611"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795130F9"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3AD0C8C1"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Los datos se almacenan correctamente en la base de datos.</w:t>
            </w:r>
            <w:r w:rsidRPr="00B56CDE">
              <w:rPr>
                <w:rFonts w:ascii="Arial" w:eastAsia="Times New Roman" w:hAnsi="Arial" w:cs="Arial"/>
                <w:color w:val="000000"/>
                <w:kern w:val="0"/>
                <w:sz w:val="18"/>
                <w:szCs w:val="18"/>
                <w:lang w:eastAsia="es-CL"/>
                <w14:ligatures w14:val="none"/>
              </w:rPr>
              <w:br/>
              <w:t>- El correo electrónico ingresado es único.</w:t>
            </w:r>
            <w:r w:rsidRPr="00B56CDE">
              <w:rPr>
                <w:rFonts w:ascii="Arial" w:eastAsia="Times New Roman" w:hAnsi="Arial" w:cs="Arial"/>
                <w:color w:val="000000"/>
                <w:kern w:val="0"/>
                <w:sz w:val="18"/>
                <w:szCs w:val="18"/>
                <w:lang w:eastAsia="es-CL"/>
                <w14:ligatures w14:val="none"/>
              </w:rPr>
              <w:br/>
              <w:t>- Se envía un correo de bienvenida al usuario registrado.</w:t>
            </w:r>
          </w:p>
        </w:tc>
      </w:tr>
      <w:tr w:rsidR="00776D71" w:rsidRPr="00B56CDE" w14:paraId="22B0AB9D" w14:textId="77777777" w:rsidTr="009F0099">
        <w:trPr>
          <w:trHeight w:val="1332"/>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32C722A1"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2</w:t>
            </w:r>
          </w:p>
        </w:tc>
        <w:tc>
          <w:tcPr>
            <w:tcW w:w="842" w:type="pct"/>
            <w:tcBorders>
              <w:top w:val="nil"/>
              <w:left w:val="nil"/>
              <w:bottom w:val="single" w:sz="4" w:space="0" w:color="auto"/>
              <w:right w:val="single" w:sz="4" w:space="0" w:color="auto"/>
            </w:tcBorders>
            <w:shd w:val="clear" w:color="auto" w:fill="auto"/>
            <w:vAlign w:val="center"/>
            <w:hideMark/>
          </w:tcPr>
          <w:p w14:paraId="1C8846D8"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Inicio de Sesión</w:t>
            </w:r>
          </w:p>
        </w:tc>
        <w:tc>
          <w:tcPr>
            <w:tcW w:w="1265" w:type="pct"/>
            <w:tcBorders>
              <w:top w:val="nil"/>
              <w:left w:val="nil"/>
              <w:bottom w:val="single" w:sz="4" w:space="0" w:color="auto"/>
              <w:right w:val="single" w:sz="4" w:space="0" w:color="auto"/>
            </w:tcBorders>
            <w:shd w:val="clear" w:color="auto" w:fill="auto"/>
            <w:hideMark/>
          </w:tcPr>
          <w:p w14:paraId="33128378"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Los usuarios pueden acceder al sistema ingresando su correo electrónico y contraseña. El sistema valida las credenciales, generando un token JWT en caso de éxito.</w:t>
            </w:r>
          </w:p>
        </w:tc>
        <w:tc>
          <w:tcPr>
            <w:tcW w:w="560" w:type="pct"/>
            <w:tcBorders>
              <w:top w:val="nil"/>
              <w:left w:val="nil"/>
              <w:bottom w:val="single" w:sz="4" w:space="0" w:color="auto"/>
              <w:right w:val="single" w:sz="4" w:space="0" w:color="auto"/>
            </w:tcBorders>
            <w:shd w:val="clear" w:color="auto" w:fill="auto"/>
            <w:noWrap/>
            <w:vAlign w:val="center"/>
            <w:hideMark/>
          </w:tcPr>
          <w:p w14:paraId="684A5281"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064C1CBF"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30F784DC"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El usuario accede al sistema con credenciales válidas.</w:t>
            </w:r>
            <w:r w:rsidRPr="00B56CDE">
              <w:rPr>
                <w:rFonts w:ascii="Arial" w:eastAsia="Times New Roman" w:hAnsi="Arial" w:cs="Arial"/>
                <w:color w:val="000000"/>
                <w:kern w:val="0"/>
                <w:sz w:val="18"/>
                <w:szCs w:val="18"/>
                <w:lang w:eastAsia="es-CL"/>
                <w14:ligatures w14:val="none"/>
              </w:rPr>
              <w:br/>
              <w:t>- El token JWT tiene una vigencia configurada.</w:t>
            </w:r>
            <w:r w:rsidRPr="00B56CDE">
              <w:rPr>
                <w:rFonts w:ascii="Arial" w:eastAsia="Times New Roman" w:hAnsi="Arial" w:cs="Arial"/>
                <w:color w:val="000000"/>
                <w:kern w:val="0"/>
                <w:sz w:val="18"/>
                <w:szCs w:val="18"/>
                <w:lang w:eastAsia="es-CL"/>
                <w14:ligatures w14:val="none"/>
              </w:rPr>
              <w:br/>
              <w:t>- Las credenciales incorrectas generan un mensaje claro</w:t>
            </w:r>
          </w:p>
        </w:tc>
      </w:tr>
      <w:tr w:rsidR="00776D71" w:rsidRPr="00B56CDE" w14:paraId="079BB51D"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6EB468A5"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3</w:t>
            </w:r>
          </w:p>
        </w:tc>
        <w:tc>
          <w:tcPr>
            <w:tcW w:w="842" w:type="pct"/>
            <w:tcBorders>
              <w:top w:val="nil"/>
              <w:left w:val="nil"/>
              <w:bottom w:val="single" w:sz="4" w:space="0" w:color="auto"/>
              <w:right w:val="single" w:sz="4" w:space="0" w:color="auto"/>
            </w:tcBorders>
            <w:shd w:val="clear" w:color="auto" w:fill="auto"/>
            <w:vAlign w:val="center"/>
            <w:hideMark/>
          </w:tcPr>
          <w:p w14:paraId="1A1F6E24"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Recuperación de Contraseña</w:t>
            </w:r>
          </w:p>
        </w:tc>
        <w:tc>
          <w:tcPr>
            <w:tcW w:w="1265" w:type="pct"/>
            <w:tcBorders>
              <w:top w:val="nil"/>
              <w:left w:val="nil"/>
              <w:bottom w:val="single" w:sz="4" w:space="0" w:color="auto"/>
              <w:right w:val="single" w:sz="4" w:space="0" w:color="auto"/>
            </w:tcBorders>
            <w:shd w:val="clear" w:color="auto" w:fill="auto"/>
            <w:hideMark/>
          </w:tcPr>
          <w:p w14:paraId="42D119A5"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Los usuarios pueden solicitar un restablecimiento de contraseña. El sistema envía un enlace al correo electrónico registrado para permitir cambiar la contraseña.</w:t>
            </w:r>
          </w:p>
        </w:tc>
        <w:tc>
          <w:tcPr>
            <w:tcW w:w="560" w:type="pct"/>
            <w:tcBorders>
              <w:top w:val="nil"/>
              <w:left w:val="nil"/>
              <w:bottom w:val="single" w:sz="4" w:space="0" w:color="auto"/>
              <w:right w:val="single" w:sz="4" w:space="0" w:color="auto"/>
            </w:tcBorders>
            <w:shd w:val="clear" w:color="auto" w:fill="auto"/>
            <w:noWrap/>
            <w:vAlign w:val="center"/>
            <w:hideMark/>
          </w:tcPr>
          <w:p w14:paraId="6AD19C1E"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Media</w:t>
            </w:r>
          </w:p>
        </w:tc>
        <w:tc>
          <w:tcPr>
            <w:tcW w:w="967" w:type="pct"/>
            <w:tcBorders>
              <w:top w:val="nil"/>
              <w:left w:val="nil"/>
              <w:bottom w:val="single" w:sz="4" w:space="0" w:color="auto"/>
              <w:right w:val="single" w:sz="4" w:space="0" w:color="auto"/>
            </w:tcBorders>
            <w:shd w:val="clear" w:color="auto" w:fill="auto"/>
            <w:vAlign w:val="center"/>
            <w:hideMark/>
          </w:tcPr>
          <w:p w14:paraId="065F0830"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06C9D276"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El enlace enviado tiene un token válido y caduca después de cierto tiempo.</w:t>
            </w:r>
            <w:r w:rsidRPr="00B56CDE">
              <w:rPr>
                <w:rFonts w:ascii="Arial" w:eastAsia="Times New Roman" w:hAnsi="Arial" w:cs="Arial"/>
                <w:color w:val="000000"/>
                <w:kern w:val="0"/>
                <w:sz w:val="18"/>
                <w:szCs w:val="18"/>
                <w:lang w:eastAsia="es-CL"/>
                <w14:ligatures w14:val="none"/>
              </w:rPr>
              <w:br/>
              <w:t>- El usuario puede establecer una nueva contraseña encriptada.</w:t>
            </w:r>
          </w:p>
        </w:tc>
      </w:tr>
      <w:tr w:rsidR="00776D71" w:rsidRPr="00B56CDE" w14:paraId="26A23F50"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7B7FCE82"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4</w:t>
            </w:r>
          </w:p>
        </w:tc>
        <w:tc>
          <w:tcPr>
            <w:tcW w:w="842" w:type="pct"/>
            <w:tcBorders>
              <w:top w:val="nil"/>
              <w:left w:val="nil"/>
              <w:bottom w:val="single" w:sz="4" w:space="0" w:color="auto"/>
              <w:right w:val="single" w:sz="4" w:space="0" w:color="auto"/>
            </w:tcBorders>
            <w:shd w:val="clear" w:color="auto" w:fill="auto"/>
            <w:vAlign w:val="center"/>
            <w:hideMark/>
          </w:tcPr>
          <w:p w14:paraId="71223B2C"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Registro de Empresas</w:t>
            </w:r>
          </w:p>
        </w:tc>
        <w:tc>
          <w:tcPr>
            <w:tcW w:w="1265" w:type="pct"/>
            <w:tcBorders>
              <w:top w:val="nil"/>
              <w:left w:val="nil"/>
              <w:bottom w:val="single" w:sz="4" w:space="0" w:color="auto"/>
              <w:right w:val="single" w:sz="4" w:space="0" w:color="auto"/>
            </w:tcBorders>
            <w:shd w:val="clear" w:color="auto" w:fill="auto"/>
            <w:hideMark/>
          </w:tcPr>
          <w:p w14:paraId="49450131"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Los usuarios pueden registrar información de empresas clientes, como nombre, dirección, teléfono, y RUT (ID fiscal). El sistema verifica que los datos no estén duplicados.</w:t>
            </w:r>
          </w:p>
        </w:tc>
        <w:tc>
          <w:tcPr>
            <w:tcW w:w="560" w:type="pct"/>
            <w:tcBorders>
              <w:top w:val="nil"/>
              <w:left w:val="nil"/>
              <w:bottom w:val="single" w:sz="4" w:space="0" w:color="auto"/>
              <w:right w:val="single" w:sz="4" w:space="0" w:color="auto"/>
            </w:tcBorders>
            <w:shd w:val="clear" w:color="auto" w:fill="auto"/>
            <w:noWrap/>
            <w:vAlign w:val="center"/>
            <w:hideMark/>
          </w:tcPr>
          <w:p w14:paraId="774B9887"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2A276A2E"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4521395B"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La empresa es creada con datos válidos.</w:t>
            </w:r>
            <w:r w:rsidRPr="00B56CDE">
              <w:rPr>
                <w:rFonts w:ascii="Arial" w:eastAsia="Times New Roman" w:hAnsi="Arial" w:cs="Arial"/>
                <w:color w:val="000000"/>
                <w:kern w:val="0"/>
                <w:sz w:val="18"/>
                <w:szCs w:val="18"/>
                <w:lang w:eastAsia="es-CL"/>
                <w14:ligatures w14:val="none"/>
              </w:rPr>
              <w:br/>
              <w:t>- La información es accesible desde un listado.</w:t>
            </w:r>
            <w:r w:rsidRPr="00B56CDE">
              <w:rPr>
                <w:rFonts w:ascii="Arial" w:eastAsia="Times New Roman" w:hAnsi="Arial" w:cs="Arial"/>
                <w:color w:val="000000"/>
                <w:kern w:val="0"/>
                <w:sz w:val="18"/>
                <w:szCs w:val="18"/>
                <w:lang w:eastAsia="es-CL"/>
                <w14:ligatures w14:val="none"/>
              </w:rPr>
              <w:br/>
              <w:t>- No se permite registrar una empresa con datos repetidos.</w:t>
            </w:r>
          </w:p>
        </w:tc>
      </w:tr>
      <w:tr w:rsidR="00776D71" w:rsidRPr="00B56CDE" w14:paraId="579A2882" w14:textId="77777777" w:rsidTr="009F0099">
        <w:trPr>
          <w:trHeight w:val="804"/>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39639F14"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5</w:t>
            </w:r>
          </w:p>
        </w:tc>
        <w:tc>
          <w:tcPr>
            <w:tcW w:w="842" w:type="pct"/>
            <w:tcBorders>
              <w:top w:val="nil"/>
              <w:left w:val="nil"/>
              <w:bottom w:val="single" w:sz="4" w:space="0" w:color="auto"/>
              <w:right w:val="single" w:sz="4" w:space="0" w:color="auto"/>
            </w:tcBorders>
            <w:shd w:val="clear" w:color="auto" w:fill="auto"/>
            <w:vAlign w:val="center"/>
            <w:hideMark/>
          </w:tcPr>
          <w:p w14:paraId="3DDA92E4"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Edición de Empresas</w:t>
            </w:r>
          </w:p>
        </w:tc>
        <w:tc>
          <w:tcPr>
            <w:tcW w:w="1265" w:type="pct"/>
            <w:tcBorders>
              <w:top w:val="nil"/>
              <w:left w:val="nil"/>
              <w:bottom w:val="single" w:sz="4" w:space="0" w:color="auto"/>
              <w:right w:val="single" w:sz="4" w:space="0" w:color="auto"/>
            </w:tcBorders>
            <w:shd w:val="clear" w:color="auto" w:fill="auto"/>
            <w:hideMark/>
          </w:tcPr>
          <w:p w14:paraId="0541F964"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Los usuarios pueden actualizar la información de las empresas previamente registradas. Cambios como dirección, teléfono o nombre son posibles.</w:t>
            </w:r>
          </w:p>
        </w:tc>
        <w:tc>
          <w:tcPr>
            <w:tcW w:w="560" w:type="pct"/>
            <w:tcBorders>
              <w:top w:val="nil"/>
              <w:left w:val="nil"/>
              <w:bottom w:val="single" w:sz="4" w:space="0" w:color="auto"/>
              <w:right w:val="single" w:sz="4" w:space="0" w:color="auto"/>
            </w:tcBorders>
            <w:shd w:val="clear" w:color="auto" w:fill="auto"/>
            <w:noWrap/>
            <w:vAlign w:val="center"/>
            <w:hideMark/>
          </w:tcPr>
          <w:p w14:paraId="4F092C85"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Media</w:t>
            </w:r>
          </w:p>
        </w:tc>
        <w:tc>
          <w:tcPr>
            <w:tcW w:w="967" w:type="pct"/>
            <w:tcBorders>
              <w:top w:val="nil"/>
              <w:left w:val="nil"/>
              <w:bottom w:val="single" w:sz="4" w:space="0" w:color="auto"/>
              <w:right w:val="single" w:sz="4" w:space="0" w:color="auto"/>
            </w:tcBorders>
            <w:shd w:val="clear" w:color="auto" w:fill="auto"/>
            <w:vAlign w:val="center"/>
            <w:hideMark/>
          </w:tcPr>
          <w:p w14:paraId="2DFDD730"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7E35235A"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Los cambios se reflejan en la base de datos.</w:t>
            </w:r>
            <w:r w:rsidRPr="00B56CDE">
              <w:rPr>
                <w:rFonts w:ascii="Arial" w:eastAsia="Times New Roman" w:hAnsi="Arial" w:cs="Arial"/>
                <w:color w:val="000000"/>
                <w:kern w:val="0"/>
                <w:sz w:val="18"/>
                <w:szCs w:val="18"/>
                <w:lang w:eastAsia="es-CL"/>
                <w14:ligatures w14:val="none"/>
              </w:rPr>
              <w:br/>
              <w:t>- El sistema valida que el nuevo nombre o RUT no existan ya registrados.</w:t>
            </w:r>
          </w:p>
        </w:tc>
      </w:tr>
      <w:tr w:rsidR="00776D71" w:rsidRPr="00B56CDE" w14:paraId="52607D44" w14:textId="77777777" w:rsidTr="009F0099">
        <w:trPr>
          <w:trHeight w:val="1332"/>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5010E3F5"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6</w:t>
            </w:r>
          </w:p>
        </w:tc>
        <w:tc>
          <w:tcPr>
            <w:tcW w:w="842" w:type="pct"/>
            <w:tcBorders>
              <w:top w:val="nil"/>
              <w:left w:val="nil"/>
              <w:bottom w:val="single" w:sz="4" w:space="0" w:color="auto"/>
              <w:right w:val="single" w:sz="4" w:space="0" w:color="auto"/>
            </w:tcBorders>
            <w:shd w:val="clear" w:color="auto" w:fill="auto"/>
            <w:vAlign w:val="center"/>
            <w:hideMark/>
          </w:tcPr>
          <w:p w14:paraId="33061AF3"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Generación de Órdenes de Transporte</w:t>
            </w:r>
          </w:p>
        </w:tc>
        <w:tc>
          <w:tcPr>
            <w:tcW w:w="1265" w:type="pct"/>
            <w:tcBorders>
              <w:top w:val="nil"/>
              <w:left w:val="nil"/>
              <w:bottom w:val="single" w:sz="4" w:space="0" w:color="auto"/>
              <w:right w:val="single" w:sz="4" w:space="0" w:color="auto"/>
            </w:tcBorders>
            <w:shd w:val="clear" w:color="auto" w:fill="auto"/>
            <w:hideMark/>
          </w:tcPr>
          <w:p w14:paraId="0C44BA2A"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Permitir a los usuarios crear órdenes de transporte. Ingresan datos como origen, destino, tipo de carga, fecha, y cliente. El sistema genera automáticamente un número único para la orden.</w:t>
            </w:r>
          </w:p>
        </w:tc>
        <w:tc>
          <w:tcPr>
            <w:tcW w:w="560" w:type="pct"/>
            <w:tcBorders>
              <w:top w:val="nil"/>
              <w:left w:val="nil"/>
              <w:bottom w:val="single" w:sz="4" w:space="0" w:color="auto"/>
              <w:right w:val="single" w:sz="4" w:space="0" w:color="auto"/>
            </w:tcBorders>
            <w:shd w:val="clear" w:color="auto" w:fill="auto"/>
            <w:noWrap/>
            <w:vAlign w:val="center"/>
            <w:hideMark/>
          </w:tcPr>
          <w:p w14:paraId="43A6A796"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6B780686"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769F2522"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La orden se guarda en la base de datos con un ID único.</w:t>
            </w:r>
            <w:r w:rsidRPr="00B56CDE">
              <w:rPr>
                <w:rFonts w:ascii="Arial" w:eastAsia="Times New Roman" w:hAnsi="Arial" w:cs="Arial"/>
                <w:color w:val="000000"/>
                <w:kern w:val="0"/>
                <w:sz w:val="18"/>
                <w:szCs w:val="18"/>
                <w:lang w:eastAsia="es-CL"/>
                <w14:ligatures w14:val="none"/>
              </w:rPr>
              <w:br/>
              <w:t>- El sistema notifica al cliente registrado.</w:t>
            </w:r>
            <w:r w:rsidRPr="00B56CDE">
              <w:rPr>
                <w:rFonts w:ascii="Arial" w:eastAsia="Times New Roman" w:hAnsi="Arial" w:cs="Arial"/>
                <w:color w:val="000000"/>
                <w:kern w:val="0"/>
                <w:sz w:val="18"/>
                <w:szCs w:val="18"/>
                <w:lang w:eastAsia="es-CL"/>
                <w14:ligatures w14:val="none"/>
              </w:rPr>
              <w:br/>
              <w:t>- Los campos requeridos son validados antes de la creación.</w:t>
            </w:r>
          </w:p>
        </w:tc>
      </w:tr>
      <w:tr w:rsidR="00776D71" w:rsidRPr="00B56CDE" w14:paraId="505840D2" w14:textId="77777777" w:rsidTr="009F0099">
        <w:trPr>
          <w:trHeight w:val="1332"/>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5AB2738A"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lastRenderedPageBreak/>
              <w:t>7</w:t>
            </w:r>
          </w:p>
        </w:tc>
        <w:tc>
          <w:tcPr>
            <w:tcW w:w="842" w:type="pct"/>
            <w:tcBorders>
              <w:top w:val="nil"/>
              <w:left w:val="nil"/>
              <w:bottom w:val="single" w:sz="4" w:space="0" w:color="auto"/>
              <w:right w:val="single" w:sz="4" w:space="0" w:color="auto"/>
            </w:tcBorders>
            <w:shd w:val="clear" w:color="auto" w:fill="auto"/>
            <w:vAlign w:val="center"/>
            <w:hideMark/>
          </w:tcPr>
          <w:p w14:paraId="0B076D2C"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Seguimiento de Órdenes</w:t>
            </w:r>
          </w:p>
        </w:tc>
        <w:tc>
          <w:tcPr>
            <w:tcW w:w="1265" w:type="pct"/>
            <w:tcBorders>
              <w:top w:val="nil"/>
              <w:left w:val="nil"/>
              <w:bottom w:val="single" w:sz="4" w:space="0" w:color="auto"/>
              <w:right w:val="single" w:sz="4" w:space="0" w:color="auto"/>
            </w:tcBorders>
            <w:shd w:val="clear" w:color="auto" w:fill="auto"/>
            <w:hideMark/>
          </w:tcPr>
          <w:p w14:paraId="36F3E403"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Los usuarios pueden visualizar el estado actual de sus órdenes de transporte, que incluyen detalles como ubicación, estado (en tránsito, entregado) y fecha estimada de entrega.</w:t>
            </w:r>
          </w:p>
        </w:tc>
        <w:tc>
          <w:tcPr>
            <w:tcW w:w="560" w:type="pct"/>
            <w:tcBorders>
              <w:top w:val="nil"/>
              <w:left w:val="nil"/>
              <w:bottom w:val="single" w:sz="4" w:space="0" w:color="auto"/>
              <w:right w:val="single" w:sz="4" w:space="0" w:color="auto"/>
            </w:tcBorders>
            <w:shd w:val="clear" w:color="auto" w:fill="auto"/>
            <w:noWrap/>
            <w:vAlign w:val="center"/>
            <w:hideMark/>
          </w:tcPr>
          <w:p w14:paraId="457F1551"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3761902E"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34E500B0"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El usuario ve un estado actualizado.</w:t>
            </w:r>
            <w:r w:rsidRPr="00B56CDE">
              <w:rPr>
                <w:rFonts w:ascii="Arial" w:eastAsia="Times New Roman" w:hAnsi="Arial" w:cs="Arial"/>
                <w:color w:val="000000"/>
                <w:kern w:val="0"/>
                <w:sz w:val="18"/>
                <w:szCs w:val="18"/>
                <w:lang w:eastAsia="es-CL"/>
                <w14:ligatures w14:val="none"/>
              </w:rPr>
              <w:br/>
              <w:t>- Cambios en el estado generan notificaciones al cliente (opcional).</w:t>
            </w:r>
            <w:r w:rsidRPr="00B56CDE">
              <w:rPr>
                <w:rFonts w:ascii="Arial" w:eastAsia="Times New Roman" w:hAnsi="Arial" w:cs="Arial"/>
                <w:color w:val="000000"/>
                <w:kern w:val="0"/>
                <w:sz w:val="18"/>
                <w:szCs w:val="18"/>
                <w:lang w:eastAsia="es-CL"/>
                <w14:ligatures w14:val="none"/>
              </w:rPr>
              <w:br/>
              <w:t>- La interfaz es clara y muestra un historial del pedido.</w:t>
            </w:r>
          </w:p>
        </w:tc>
      </w:tr>
      <w:tr w:rsidR="00776D71" w:rsidRPr="00B56CDE" w14:paraId="6B8C1C56"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64BB8CCE"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8</w:t>
            </w:r>
          </w:p>
        </w:tc>
        <w:tc>
          <w:tcPr>
            <w:tcW w:w="842" w:type="pct"/>
            <w:tcBorders>
              <w:top w:val="nil"/>
              <w:left w:val="nil"/>
              <w:bottom w:val="single" w:sz="4" w:space="0" w:color="auto"/>
              <w:right w:val="single" w:sz="4" w:space="0" w:color="auto"/>
            </w:tcBorders>
            <w:shd w:val="clear" w:color="auto" w:fill="auto"/>
            <w:vAlign w:val="center"/>
            <w:hideMark/>
          </w:tcPr>
          <w:p w14:paraId="0A15B6D9"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Notificaciones por Correo</w:t>
            </w:r>
          </w:p>
        </w:tc>
        <w:tc>
          <w:tcPr>
            <w:tcW w:w="1265" w:type="pct"/>
            <w:tcBorders>
              <w:top w:val="nil"/>
              <w:left w:val="nil"/>
              <w:bottom w:val="single" w:sz="4" w:space="0" w:color="auto"/>
              <w:right w:val="single" w:sz="4" w:space="0" w:color="auto"/>
            </w:tcBorders>
            <w:shd w:val="clear" w:color="auto" w:fill="auto"/>
            <w:hideMark/>
          </w:tcPr>
          <w:p w14:paraId="7E14478B"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El sistema envía correos electrónicos automáticos para confirmaciones de registro, creación de órdenes, actualizaciones de estado, y otras interacciones clave.</w:t>
            </w:r>
          </w:p>
        </w:tc>
        <w:tc>
          <w:tcPr>
            <w:tcW w:w="560" w:type="pct"/>
            <w:tcBorders>
              <w:top w:val="nil"/>
              <w:left w:val="nil"/>
              <w:bottom w:val="single" w:sz="4" w:space="0" w:color="auto"/>
              <w:right w:val="single" w:sz="4" w:space="0" w:color="auto"/>
            </w:tcBorders>
            <w:shd w:val="clear" w:color="auto" w:fill="auto"/>
            <w:noWrap/>
            <w:vAlign w:val="center"/>
            <w:hideMark/>
          </w:tcPr>
          <w:p w14:paraId="6B099FD9"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Media</w:t>
            </w:r>
          </w:p>
        </w:tc>
        <w:tc>
          <w:tcPr>
            <w:tcW w:w="967" w:type="pct"/>
            <w:tcBorders>
              <w:top w:val="nil"/>
              <w:left w:val="nil"/>
              <w:bottom w:val="single" w:sz="4" w:space="0" w:color="auto"/>
              <w:right w:val="single" w:sz="4" w:space="0" w:color="auto"/>
            </w:tcBorders>
            <w:shd w:val="clear" w:color="auto" w:fill="auto"/>
            <w:vAlign w:val="center"/>
            <w:hideMark/>
          </w:tcPr>
          <w:p w14:paraId="6B462783"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Sistema</w:t>
            </w:r>
          </w:p>
        </w:tc>
        <w:tc>
          <w:tcPr>
            <w:tcW w:w="1167" w:type="pct"/>
            <w:tcBorders>
              <w:top w:val="nil"/>
              <w:left w:val="nil"/>
              <w:bottom w:val="single" w:sz="4" w:space="0" w:color="auto"/>
              <w:right w:val="single" w:sz="4" w:space="0" w:color="auto"/>
            </w:tcBorders>
            <w:shd w:val="clear" w:color="auto" w:fill="auto"/>
            <w:vAlign w:val="bottom"/>
            <w:hideMark/>
          </w:tcPr>
          <w:p w14:paraId="7D66CB24"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Los correos son enviados en los momentos esperados.</w:t>
            </w:r>
            <w:r w:rsidRPr="00B56CDE">
              <w:rPr>
                <w:rFonts w:ascii="Arial" w:eastAsia="Times New Roman" w:hAnsi="Arial" w:cs="Arial"/>
                <w:color w:val="000000"/>
                <w:kern w:val="0"/>
                <w:sz w:val="18"/>
                <w:szCs w:val="18"/>
                <w:lang w:eastAsia="es-CL"/>
                <w14:ligatures w14:val="none"/>
              </w:rPr>
              <w:br/>
              <w:t>- Se incluye un formato claro y profesional.</w:t>
            </w:r>
            <w:r w:rsidRPr="00B56CDE">
              <w:rPr>
                <w:rFonts w:ascii="Arial" w:eastAsia="Times New Roman" w:hAnsi="Arial" w:cs="Arial"/>
                <w:color w:val="000000"/>
                <w:kern w:val="0"/>
                <w:sz w:val="18"/>
                <w:szCs w:val="18"/>
                <w:lang w:eastAsia="es-CL"/>
                <w14:ligatures w14:val="none"/>
              </w:rPr>
              <w:br/>
              <w:t>- Correos no válidos generan un registro de error.</w:t>
            </w:r>
          </w:p>
        </w:tc>
      </w:tr>
      <w:tr w:rsidR="00776D71" w:rsidRPr="00B56CDE" w14:paraId="4D427FC3"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7927FD9C"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9</w:t>
            </w:r>
          </w:p>
        </w:tc>
        <w:tc>
          <w:tcPr>
            <w:tcW w:w="842" w:type="pct"/>
            <w:tcBorders>
              <w:top w:val="nil"/>
              <w:left w:val="nil"/>
              <w:bottom w:val="single" w:sz="4" w:space="0" w:color="auto"/>
              <w:right w:val="single" w:sz="4" w:space="0" w:color="auto"/>
            </w:tcBorders>
            <w:shd w:val="clear" w:color="auto" w:fill="auto"/>
            <w:vAlign w:val="center"/>
            <w:hideMark/>
          </w:tcPr>
          <w:p w14:paraId="0E3938F2"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Gestión de Usuarios</w:t>
            </w:r>
          </w:p>
        </w:tc>
        <w:tc>
          <w:tcPr>
            <w:tcW w:w="1265" w:type="pct"/>
            <w:tcBorders>
              <w:top w:val="nil"/>
              <w:left w:val="nil"/>
              <w:bottom w:val="single" w:sz="4" w:space="0" w:color="auto"/>
              <w:right w:val="single" w:sz="4" w:space="0" w:color="auto"/>
            </w:tcBorders>
            <w:shd w:val="clear" w:color="auto" w:fill="auto"/>
            <w:hideMark/>
          </w:tcPr>
          <w:p w14:paraId="444A4559"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Los administradores pueden gestionar usuarios del sistema. Esto incluye creación, eliminación, actualización de datos, y asignación de roles (admin, usuario).</w:t>
            </w:r>
          </w:p>
        </w:tc>
        <w:tc>
          <w:tcPr>
            <w:tcW w:w="560" w:type="pct"/>
            <w:tcBorders>
              <w:top w:val="nil"/>
              <w:left w:val="nil"/>
              <w:bottom w:val="single" w:sz="4" w:space="0" w:color="auto"/>
              <w:right w:val="single" w:sz="4" w:space="0" w:color="auto"/>
            </w:tcBorders>
            <w:shd w:val="clear" w:color="auto" w:fill="auto"/>
            <w:noWrap/>
            <w:vAlign w:val="center"/>
            <w:hideMark/>
          </w:tcPr>
          <w:p w14:paraId="70535254"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Baja</w:t>
            </w:r>
          </w:p>
        </w:tc>
        <w:tc>
          <w:tcPr>
            <w:tcW w:w="967" w:type="pct"/>
            <w:tcBorders>
              <w:top w:val="nil"/>
              <w:left w:val="nil"/>
              <w:bottom w:val="single" w:sz="4" w:space="0" w:color="auto"/>
              <w:right w:val="single" w:sz="4" w:space="0" w:color="auto"/>
            </w:tcBorders>
            <w:shd w:val="clear" w:color="auto" w:fill="auto"/>
            <w:vAlign w:val="center"/>
            <w:hideMark/>
          </w:tcPr>
          <w:p w14:paraId="478A490A"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Administrador</w:t>
            </w:r>
          </w:p>
        </w:tc>
        <w:tc>
          <w:tcPr>
            <w:tcW w:w="1167" w:type="pct"/>
            <w:tcBorders>
              <w:top w:val="nil"/>
              <w:left w:val="nil"/>
              <w:bottom w:val="single" w:sz="4" w:space="0" w:color="auto"/>
              <w:right w:val="single" w:sz="4" w:space="0" w:color="auto"/>
            </w:tcBorders>
            <w:shd w:val="clear" w:color="auto" w:fill="auto"/>
            <w:vAlign w:val="bottom"/>
            <w:hideMark/>
          </w:tcPr>
          <w:p w14:paraId="1F20ED76"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Los administradores pueden listar todos los usuarios existentes.</w:t>
            </w:r>
            <w:r w:rsidRPr="00B56CDE">
              <w:rPr>
                <w:rFonts w:ascii="Arial" w:eastAsia="Times New Roman" w:hAnsi="Arial" w:cs="Arial"/>
                <w:color w:val="000000"/>
                <w:kern w:val="0"/>
                <w:sz w:val="18"/>
                <w:szCs w:val="18"/>
                <w:lang w:eastAsia="es-CL"/>
                <w14:ligatures w14:val="none"/>
              </w:rPr>
              <w:br/>
              <w:t>- Los cambios en los roles se reflejan de inmediato.</w:t>
            </w:r>
            <w:r w:rsidRPr="00B56CDE">
              <w:rPr>
                <w:rFonts w:ascii="Arial" w:eastAsia="Times New Roman" w:hAnsi="Arial" w:cs="Arial"/>
                <w:color w:val="000000"/>
                <w:kern w:val="0"/>
                <w:sz w:val="18"/>
                <w:szCs w:val="18"/>
                <w:lang w:eastAsia="es-CL"/>
                <w14:ligatures w14:val="none"/>
              </w:rPr>
              <w:br/>
              <w:t>- No se permite borrar usuarios activos.</w:t>
            </w:r>
          </w:p>
        </w:tc>
      </w:tr>
      <w:tr w:rsidR="00776D71" w:rsidRPr="00B56CDE" w14:paraId="45114E16"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0B2C4904"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10</w:t>
            </w:r>
          </w:p>
        </w:tc>
        <w:tc>
          <w:tcPr>
            <w:tcW w:w="842" w:type="pct"/>
            <w:tcBorders>
              <w:top w:val="nil"/>
              <w:left w:val="nil"/>
              <w:bottom w:val="single" w:sz="4" w:space="0" w:color="auto"/>
              <w:right w:val="single" w:sz="4" w:space="0" w:color="auto"/>
            </w:tcBorders>
            <w:shd w:val="clear" w:color="auto" w:fill="auto"/>
            <w:vAlign w:val="center"/>
            <w:hideMark/>
          </w:tcPr>
          <w:p w14:paraId="3CF9C484"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Generación de Reportes</w:t>
            </w:r>
          </w:p>
        </w:tc>
        <w:tc>
          <w:tcPr>
            <w:tcW w:w="1265" w:type="pct"/>
            <w:tcBorders>
              <w:top w:val="nil"/>
              <w:left w:val="nil"/>
              <w:bottom w:val="single" w:sz="4" w:space="0" w:color="auto"/>
              <w:right w:val="single" w:sz="4" w:space="0" w:color="auto"/>
            </w:tcBorders>
            <w:shd w:val="clear" w:color="auto" w:fill="auto"/>
            <w:hideMark/>
          </w:tcPr>
          <w:p w14:paraId="54F4E048" w14:textId="2D193881"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Los administradores pueden generar reportes detallados sobre las órdenes de transporte, usuarios registrados, y clientes. Los reportes son exportables a formatos como PDF y Excel</w:t>
            </w:r>
            <w:r w:rsidR="004674C8">
              <w:rPr>
                <w:rFonts w:ascii="Arial" w:eastAsia="Times New Roman" w:hAnsi="Arial" w:cs="Arial"/>
                <w:color w:val="000000"/>
                <w:kern w:val="0"/>
                <w:sz w:val="18"/>
                <w:szCs w:val="18"/>
                <w:lang w:eastAsia="es-CL"/>
                <w14:ligatures w14:val="none"/>
              </w:rPr>
              <w:fldChar w:fldCharType="begin"/>
            </w:r>
            <w:r w:rsidR="004674C8">
              <w:instrText xml:space="preserve"> XE "</w:instrText>
            </w:r>
            <w:r w:rsidR="004674C8" w:rsidRPr="00AE5FCD">
              <w:rPr>
                <w:rFonts w:ascii="Arial" w:hAnsi="Arial" w:cs="Arial"/>
                <w:b/>
                <w:color w:val="000000" w:themeColor="text1"/>
                <w:sz w:val="24"/>
                <w:szCs w:val="24"/>
                <w:lang w:eastAsia="es-CL"/>
              </w:rPr>
              <w:instrText>Excel</w:instrText>
            </w:r>
            <w:r w:rsidR="004674C8" w:rsidRPr="00AE5FCD">
              <w:rPr>
                <w:rFonts w:ascii="Arial" w:hAnsi="Arial" w:cs="Arial"/>
                <w:b/>
                <w:color w:val="000000" w:themeColor="text1"/>
              </w:rPr>
              <w:instrText>:</w:instrText>
            </w:r>
            <w:r w:rsidR="004674C8" w:rsidRPr="00AE5FCD">
              <w:instrText>Programa de hoja de cálculos</w:instrText>
            </w:r>
            <w:r w:rsidR="004674C8">
              <w:instrText xml:space="preserve">" </w:instrText>
            </w:r>
            <w:r w:rsidR="004674C8">
              <w:rPr>
                <w:rFonts w:ascii="Arial" w:eastAsia="Times New Roman" w:hAnsi="Arial" w:cs="Arial"/>
                <w:color w:val="000000"/>
                <w:kern w:val="0"/>
                <w:sz w:val="18"/>
                <w:szCs w:val="18"/>
                <w:lang w:eastAsia="es-CL"/>
                <w14:ligatures w14:val="none"/>
              </w:rPr>
              <w:fldChar w:fldCharType="end"/>
            </w:r>
            <w:r w:rsidRPr="00B56CDE">
              <w:rPr>
                <w:rFonts w:ascii="Arial" w:eastAsia="Times New Roman" w:hAnsi="Arial" w:cs="Arial"/>
                <w:color w:val="000000"/>
                <w:kern w:val="0"/>
                <w:sz w:val="18"/>
                <w:szCs w:val="18"/>
                <w:lang w:eastAsia="es-CL"/>
                <w14:ligatures w14:val="none"/>
              </w:rPr>
              <w:t>.</w:t>
            </w:r>
          </w:p>
        </w:tc>
        <w:tc>
          <w:tcPr>
            <w:tcW w:w="560" w:type="pct"/>
            <w:tcBorders>
              <w:top w:val="nil"/>
              <w:left w:val="nil"/>
              <w:bottom w:val="single" w:sz="4" w:space="0" w:color="auto"/>
              <w:right w:val="single" w:sz="4" w:space="0" w:color="auto"/>
            </w:tcBorders>
            <w:shd w:val="clear" w:color="auto" w:fill="auto"/>
            <w:noWrap/>
            <w:vAlign w:val="center"/>
            <w:hideMark/>
          </w:tcPr>
          <w:p w14:paraId="514D0C50"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Media</w:t>
            </w:r>
          </w:p>
        </w:tc>
        <w:tc>
          <w:tcPr>
            <w:tcW w:w="967" w:type="pct"/>
            <w:tcBorders>
              <w:top w:val="nil"/>
              <w:left w:val="nil"/>
              <w:bottom w:val="single" w:sz="4" w:space="0" w:color="auto"/>
              <w:right w:val="single" w:sz="4" w:space="0" w:color="auto"/>
            </w:tcBorders>
            <w:shd w:val="clear" w:color="auto" w:fill="auto"/>
            <w:vAlign w:val="center"/>
            <w:hideMark/>
          </w:tcPr>
          <w:p w14:paraId="13DE30F5"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Administrador</w:t>
            </w:r>
          </w:p>
        </w:tc>
        <w:tc>
          <w:tcPr>
            <w:tcW w:w="1167" w:type="pct"/>
            <w:tcBorders>
              <w:top w:val="nil"/>
              <w:left w:val="nil"/>
              <w:bottom w:val="single" w:sz="4" w:space="0" w:color="auto"/>
              <w:right w:val="single" w:sz="4" w:space="0" w:color="auto"/>
            </w:tcBorders>
            <w:shd w:val="clear" w:color="auto" w:fill="auto"/>
            <w:vAlign w:val="bottom"/>
            <w:hideMark/>
          </w:tcPr>
          <w:p w14:paraId="4E08DCF4"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El reporte incluye filtros como rango de fechas y estados.</w:t>
            </w:r>
            <w:r w:rsidRPr="00B56CDE">
              <w:rPr>
                <w:rFonts w:ascii="Arial" w:eastAsia="Times New Roman" w:hAnsi="Arial" w:cs="Arial"/>
                <w:color w:val="000000"/>
                <w:kern w:val="0"/>
                <w:sz w:val="18"/>
                <w:szCs w:val="18"/>
                <w:lang w:eastAsia="es-CL"/>
                <w14:ligatures w14:val="none"/>
              </w:rPr>
              <w:br/>
              <w:t>- Los datos exportados coinciden con los visibles en la interfaz.</w:t>
            </w:r>
          </w:p>
        </w:tc>
      </w:tr>
      <w:tr w:rsidR="00776D71" w:rsidRPr="00B56CDE" w14:paraId="77B0931B"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43ED8CD7"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11</w:t>
            </w:r>
          </w:p>
        </w:tc>
        <w:tc>
          <w:tcPr>
            <w:tcW w:w="842" w:type="pct"/>
            <w:tcBorders>
              <w:top w:val="nil"/>
              <w:left w:val="nil"/>
              <w:bottom w:val="single" w:sz="4" w:space="0" w:color="auto"/>
              <w:right w:val="single" w:sz="4" w:space="0" w:color="auto"/>
            </w:tcBorders>
            <w:shd w:val="clear" w:color="auto" w:fill="auto"/>
            <w:vAlign w:val="center"/>
            <w:hideMark/>
          </w:tcPr>
          <w:p w14:paraId="0B40EEB3"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Diseño de Interfaz de Usuario</w:t>
            </w:r>
          </w:p>
        </w:tc>
        <w:tc>
          <w:tcPr>
            <w:tcW w:w="1265" w:type="pct"/>
            <w:tcBorders>
              <w:top w:val="nil"/>
              <w:left w:val="nil"/>
              <w:bottom w:val="single" w:sz="4" w:space="0" w:color="auto"/>
              <w:right w:val="single" w:sz="4" w:space="0" w:color="auto"/>
            </w:tcBorders>
            <w:shd w:val="clear" w:color="auto" w:fill="auto"/>
            <w:hideMark/>
          </w:tcPr>
          <w:p w14:paraId="5511ED4B"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La aplicación debe contar con una interfaz visual amigable y responsiva, diseñada para adaptarse a dispositivos móviles, tabletas, y pantallas de escritorio.</w:t>
            </w:r>
          </w:p>
        </w:tc>
        <w:tc>
          <w:tcPr>
            <w:tcW w:w="560" w:type="pct"/>
            <w:tcBorders>
              <w:top w:val="nil"/>
              <w:left w:val="nil"/>
              <w:bottom w:val="single" w:sz="4" w:space="0" w:color="auto"/>
              <w:right w:val="single" w:sz="4" w:space="0" w:color="auto"/>
            </w:tcBorders>
            <w:shd w:val="clear" w:color="auto" w:fill="auto"/>
            <w:noWrap/>
            <w:vAlign w:val="center"/>
            <w:hideMark/>
          </w:tcPr>
          <w:p w14:paraId="2BC92CCA"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5FC8135A"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199B58F6"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La interfaz funciona correctamente en diferentes dispositivos y navegadores.</w:t>
            </w:r>
            <w:r w:rsidRPr="00B56CDE">
              <w:rPr>
                <w:rFonts w:ascii="Arial" w:eastAsia="Times New Roman" w:hAnsi="Arial" w:cs="Arial"/>
                <w:color w:val="000000"/>
                <w:kern w:val="0"/>
                <w:sz w:val="18"/>
                <w:szCs w:val="18"/>
                <w:lang w:eastAsia="es-CL"/>
                <w14:ligatures w14:val="none"/>
              </w:rPr>
              <w:br/>
              <w:t>- Los formularios son fáciles de completar y tienen mensajes claros para errores.</w:t>
            </w:r>
          </w:p>
        </w:tc>
      </w:tr>
      <w:tr w:rsidR="00776D71" w:rsidRPr="00B56CDE" w14:paraId="24087CFB"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4C08666C"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12</w:t>
            </w:r>
          </w:p>
        </w:tc>
        <w:tc>
          <w:tcPr>
            <w:tcW w:w="842" w:type="pct"/>
            <w:tcBorders>
              <w:top w:val="nil"/>
              <w:left w:val="nil"/>
              <w:bottom w:val="single" w:sz="4" w:space="0" w:color="auto"/>
              <w:right w:val="single" w:sz="4" w:space="0" w:color="auto"/>
            </w:tcBorders>
            <w:shd w:val="clear" w:color="auto" w:fill="auto"/>
            <w:vAlign w:val="center"/>
            <w:hideMark/>
          </w:tcPr>
          <w:p w14:paraId="794E218F"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Seguridad de Contraseñas</w:t>
            </w:r>
          </w:p>
        </w:tc>
        <w:tc>
          <w:tcPr>
            <w:tcW w:w="1265" w:type="pct"/>
            <w:tcBorders>
              <w:top w:val="nil"/>
              <w:left w:val="nil"/>
              <w:bottom w:val="single" w:sz="4" w:space="0" w:color="auto"/>
              <w:right w:val="single" w:sz="4" w:space="0" w:color="auto"/>
            </w:tcBorders>
            <w:shd w:val="clear" w:color="auto" w:fill="auto"/>
            <w:hideMark/>
          </w:tcPr>
          <w:p w14:paraId="456A7378"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Todas las contraseñas se almacenan en formato encriptado en la base de datos usando un algoritmo seguro como bcrypt.</w:t>
            </w:r>
          </w:p>
        </w:tc>
        <w:tc>
          <w:tcPr>
            <w:tcW w:w="560" w:type="pct"/>
            <w:tcBorders>
              <w:top w:val="nil"/>
              <w:left w:val="nil"/>
              <w:bottom w:val="single" w:sz="4" w:space="0" w:color="auto"/>
              <w:right w:val="single" w:sz="4" w:space="0" w:color="auto"/>
            </w:tcBorders>
            <w:shd w:val="clear" w:color="auto" w:fill="auto"/>
            <w:noWrap/>
            <w:vAlign w:val="center"/>
            <w:hideMark/>
          </w:tcPr>
          <w:p w14:paraId="1FDC9AA3"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6D252319"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Sistema</w:t>
            </w:r>
          </w:p>
        </w:tc>
        <w:tc>
          <w:tcPr>
            <w:tcW w:w="1167" w:type="pct"/>
            <w:tcBorders>
              <w:top w:val="nil"/>
              <w:left w:val="nil"/>
              <w:bottom w:val="single" w:sz="4" w:space="0" w:color="auto"/>
              <w:right w:val="single" w:sz="4" w:space="0" w:color="auto"/>
            </w:tcBorders>
            <w:shd w:val="clear" w:color="auto" w:fill="auto"/>
            <w:vAlign w:val="bottom"/>
            <w:hideMark/>
          </w:tcPr>
          <w:p w14:paraId="44C065A6"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Las contraseñas en texto plano no son visibles ni recuperables.</w:t>
            </w:r>
            <w:r w:rsidRPr="00B56CDE">
              <w:rPr>
                <w:rFonts w:ascii="Arial" w:eastAsia="Times New Roman" w:hAnsi="Arial" w:cs="Arial"/>
                <w:color w:val="000000"/>
                <w:kern w:val="0"/>
                <w:sz w:val="18"/>
                <w:szCs w:val="18"/>
                <w:lang w:eastAsia="es-CL"/>
                <w14:ligatures w14:val="none"/>
              </w:rPr>
              <w:br/>
              <w:t>- El sistema previene ataques como fuerza bruta y solicita contraseñas fuertes.</w:t>
            </w:r>
          </w:p>
        </w:tc>
      </w:tr>
      <w:tr w:rsidR="00776D71" w:rsidRPr="00B56CDE" w14:paraId="3664FD82"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74AF5D55"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13</w:t>
            </w:r>
          </w:p>
        </w:tc>
        <w:tc>
          <w:tcPr>
            <w:tcW w:w="842" w:type="pct"/>
            <w:tcBorders>
              <w:top w:val="nil"/>
              <w:left w:val="nil"/>
              <w:bottom w:val="single" w:sz="4" w:space="0" w:color="auto"/>
              <w:right w:val="single" w:sz="4" w:space="0" w:color="auto"/>
            </w:tcBorders>
            <w:shd w:val="clear" w:color="auto" w:fill="auto"/>
            <w:vAlign w:val="center"/>
            <w:hideMark/>
          </w:tcPr>
          <w:p w14:paraId="069C6FE8" w14:textId="265F0E60"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Integración con Azure</w:t>
            </w:r>
            <w:r w:rsidR="00A9243B">
              <w:rPr>
                <w:rFonts w:ascii="Arial" w:eastAsia="Times New Roman" w:hAnsi="Arial" w:cs="Arial"/>
                <w:color w:val="000000"/>
                <w:kern w:val="0"/>
                <w:sz w:val="18"/>
                <w:szCs w:val="18"/>
                <w:lang w:eastAsia="es-CL"/>
                <w14:ligatures w14:val="none"/>
              </w:rPr>
              <w:fldChar w:fldCharType="begin"/>
            </w:r>
            <w:r w:rsidR="00A9243B">
              <w:instrText xml:space="preserve"> XE "</w:instrText>
            </w:r>
            <w:r w:rsidR="00A9243B" w:rsidRPr="00621ED0">
              <w:rPr>
                <w:rFonts w:ascii="Arial" w:hAnsi="Arial" w:cs="Arial"/>
                <w:b/>
                <w:color w:val="000000" w:themeColor="text1"/>
                <w:sz w:val="24"/>
                <w:szCs w:val="24"/>
                <w:lang w:eastAsia="es-CL"/>
              </w:rPr>
              <w:instrText>Azure</w:instrText>
            </w:r>
            <w:r w:rsidR="00A9243B" w:rsidRPr="00621ED0">
              <w:rPr>
                <w:rFonts w:ascii="Arial" w:hAnsi="Arial" w:cs="Arial"/>
                <w:b/>
                <w:color w:val="000000" w:themeColor="text1"/>
              </w:rPr>
              <w:instrText>:</w:instrText>
            </w:r>
            <w:r w:rsidR="00A9243B" w:rsidRPr="00621ED0">
              <w:instrText>Es la plataforma Microsoft que ofrece servicios en la nube</w:instrText>
            </w:r>
            <w:r w:rsidR="00A9243B">
              <w:instrText xml:space="preserve">" </w:instrText>
            </w:r>
            <w:r w:rsidR="00A9243B">
              <w:rPr>
                <w:rFonts w:ascii="Arial" w:eastAsia="Times New Roman" w:hAnsi="Arial" w:cs="Arial"/>
                <w:color w:val="000000"/>
                <w:kern w:val="0"/>
                <w:sz w:val="18"/>
                <w:szCs w:val="18"/>
                <w:lang w:eastAsia="es-CL"/>
                <w14:ligatures w14:val="none"/>
              </w:rPr>
              <w:fldChar w:fldCharType="end"/>
            </w:r>
            <w:r w:rsidRPr="00B56CDE">
              <w:rPr>
                <w:rFonts w:ascii="Arial" w:eastAsia="Times New Roman" w:hAnsi="Arial" w:cs="Arial"/>
                <w:color w:val="000000"/>
                <w:kern w:val="0"/>
                <w:sz w:val="18"/>
                <w:szCs w:val="18"/>
                <w:lang w:eastAsia="es-CL"/>
                <w14:ligatures w14:val="none"/>
              </w:rPr>
              <w:t xml:space="preserve"> SQL</w:t>
            </w:r>
          </w:p>
        </w:tc>
        <w:tc>
          <w:tcPr>
            <w:tcW w:w="1265" w:type="pct"/>
            <w:tcBorders>
              <w:top w:val="nil"/>
              <w:left w:val="nil"/>
              <w:bottom w:val="single" w:sz="4" w:space="0" w:color="auto"/>
              <w:right w:val="single" w:sz="4" w:space="0" w:color="auto"/>
            </w:tcBorders>
            <w:shd w:val="clear" w:color="auto" w:fill="auto"/>
            <w:hideMark/>
          </w:tcPr>
          <w:p w14:paraId="3A7DCBA8" w14:textId="7D901258"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Configuración de la base de datos en Azure</w:t>
            </w:r>
            <w:r w:rsidR="00A9243B">
              <w:rPr>
                <w:rFonts w:ascii="Arial" w:eastAsia="Times New Roman" w:hAnsi="Arial" w:cs="Arial"/>
                <w:color w:val="000000"/>
                <w:kern w:val="0"/>
                <w:sz w:val="18"/>
                <w:szCs w:val="18"/>
                <w:lang w:eastAsia="es-CL"/>
                <w14:ligatures w14:val="none"/>
              </w:rPr>
              <w:fldChar w:fldCharType="begin"/>
            </w:r>
            <w:r w:rsidR="00A9243B">
              <w:instrText xml:space="preserve"> XE "</w:instrText>
            </w:r>
            <w:r w:rsidR="00A9243B" w:rsidRPr="00621ED0">
              <w:rPr>
                <w:rFonts w:ascii="Arial" w:hAnsi="Arial" w:cs="Arial"/>
                <w:b/>
                <w:color w:val="000000" w:themeColor="text1"/>
                <w:sz w:val="24"/>
                <w:szCs w:val="24"/>
                <w:lang w:eastAsia="es-CL"/>
              </w:rPr>
              <w:instrText>Azure</w:instrText>
            </w:r>
            <w:r w:rsidR="00A9243B" w:rsidRPr="00621ED0">
              <w:rPr>
                <w:rFonts w:ascii="Arial" w:hAnsi="Arial" w:cs="Arial"/>
                <w:b/>
                <w:color w:val="000000" w:themeColor="text1"/>
              </w:rPr>
              <w:instrText>:</w:instrText>
            </w:r>
            <w:r w:rsidR="00A9243B" w:rsidRPr="00621ED0">
              <w:instrText>Es la plataforma Microsoft que ofrece servicios en la nube</w:instrText>
            </w:r>
            <w:r w:rsidR="00A9243B">
              <w:instrText xml:space="preserve">" </w:instrText>
            </w:r>
            <w:r w:rsidR="00A9243B">
              <w:rPr>
                <w:rFonts w:ascii="Arial" w:eastAsia="Times New Roman" w:hAnsi="Arial" w:cs="Arial"/>
                <w:color w:val="000000"/>
                <w:kern w:val="0"/>
                <w:sz w:val="18"/>
                <w:szCs w:val="18"/>
                <w:lang w:eastAsia="es-CL"/>
                <w14:ligatures w14:val="none"/>
              </w:rPr>
              <w:fldChar w:fldCharType="end"/>
            </w:r>
            <w:r w:rsidRPr="00B56CDE">
              <w:rPr>
                <w:rFonts w:ascii="Arial" w:eastAsia="Times New Roman" w:hAnsi="Arial" w:cs="Arial"/>
                <w:color w:val="000000"/>
                <w:kern w:val="0"/>
                <w:sz w:val="18"/>
                <w:szCs w:val="18"/>
                <w:lang w:eastAsia="es-CL"/>
                <w14:ligatures w14:val="none"/>
              </w:rPr>
              <w:t xml:space="preserve"> SQL para almacenar la información del sistema (usuarios, empresas, órdenes, etc.), garantizando integridad y rendimiento.</w:t>
            </w:r>
          </w:p>
        </w:tc>
        <w:tc>
          <w:tcPr>
            <w:tcW w:w="560" w:type="pct"/>
            <w:tcBorders>
              <w:top w:val="nil"/>
              <w:left w:val="nil"/>
              <w:bottom w:val="single" w:sz="4" w:space="0" w:color="auto"/>
              <w:right w:val="single" w:sz="4" w:space="0" w:color="auto"/>
            </w:tcBorders>
            <w:shd w:val="clear" w:color="auto" w:fill="auto"/>
            <w:noWrap/>
            <w:vAlign w:val="center"/>
            <w:hideMark/>
          </w:tcPr>
          <w:p w14:paraId="06FAC49A"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5D54EFE1"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Sistema</w:t>
            </w:r>
          </w:p>
        </w:tc>
        <w:tc>
          <w:tcPr>
            <w:tcW w:w="1167" w:type="pct"/>
            <w:tcBorders>
              <w:top w:val="nil"/>
              <w:left w:val="nil"/>
              <w:bottom w:val="single" w:sz="4" w:space="0" w:color="auto"/>
              <w:right w:val="single" w:sz="4" w:space="0" w:color="auto"/>
            </w:tcBorders>
            <w:shd w:val="clear" w:color="auto" w:fill="auto"/>
            <w:vAlign w:val="bottom"/>
            <w:hideMark/>
          </w:tcPr>
          <w:p w14:paraId="1E8383D3"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La base de datos se conecta exitosamente con la capa de negocio.</w:t>
            </w:r>
            <w:r w:rsidRPr="00B56CDE">
              <w:rPr>
                <w:rFonts w:ascii="Arial" w:eastAsia="Times New Roman" w:hAnsi="Arial" w:cs="Arial"/>
                <w:color w:val="000000"/>
                <w:kern w:val="0"/>
                <w:sz w:val="18"/>
                <w:szCs w:val="18"/>
                <w:lang w:eastAsia="es-CL"/>
                <w14:ligatures w14:val="none"/>
              </w:rPr>
              <w:br/>
              <w:t>- Las consultas y escrituras son rápidas y confiables.</w:t>
            </w:r>
          </w:p>
        </w:tc>
      </w:tr>
      <w:tr w:rsidR="00776D71" w:rsidRPr="00B56CDE" w14:paraId="7C9980F4"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5B5E457B"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14</w:t>
            </w:r>
          </w:p>
        </w:tc>
        <w:tc>
          <w:tcPr>
            <w:tcW w:w="842" w:type="pct"/>
            <w:tcBorders>
              <w:top w:val="nil"/>
              <w:left w:val="nil"/>
              <w:bottom w:val="single" w:sz="4" w:space="0" w:color="auto"/>
              <w:right w:val="single" w:sz="4" w:space="0" w:color="auto"/>
            </w:tcBorders>
            <w:shd w:val="clear" w:color="auto" w:fill="auto"/>
            <w:vAlign w:val="center"/>
            <w:hideMark/>
          </w:tcPr>
          <w:p w14:paraId="4A9C770B" w14:textId="43E23520"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Hosting en Azure</w:t>
            </w:r>
            <w:r w:rsidR="00A9243B">
              <w:rPr>
                <w:rFonts w:ascii="Arial" w:eastAsia="Times New Roman" w:hAnsi="Arial" w:cs="Arial"/>
                <w:color w:val="000000"/>
                <w:kern w:val="0"/>
                <w:sz w:val="18"/>
                <w:szCs w:val="18"/>
                <w:lang w:eastAsia="es-CL"/>
                <w14:ligatures w14:val="none"/>
              </w:rPr>
              <w:fldChar w:fldCharType="begin"/>
            </w:r>
            <w:r w:rsidR="00A9243B">
              <w:instrText xml:space="preserve"> XE "</w:instrText>
            </w:r>
            <w:r w:rsidR="00A9243B" w:rsidRPr="00621ED0">
              <w:rPr>
                <w:rFonts w:ascii="Arial" w:hAnsi="Arial" w:cs="Arial"/>
                <w:b/>
                <w:color w:val="000000" w:themeColor="text1"/>
                <w:sz w:val="24"/>
                <w:szCs w:val="24"/>
                <w:lang w:eastAsia="es-CL"/>
              </w:rPr>
              <w:instrText>Azure</w:instrText>
            </w:r>
            <w:r w:rsidR="00A9243B" w:rsidRPr="00621ED0">
              <w:rPr>
                <w:rFonts w:ascii="Arial" w:hAnsi="Arial" w:cs="Arial"/>
                <w:b/>
                <w:color w:val="000000" w:themeColor="text1"/>
              </w:rPr>
              <w:instrText>:</w:instrText>
            </w:r>
            <w:r w:rsidR="00A9243B" w:rsidRPr="00621ED0">
              <w:instrText>Es la plataforma Microsoft que ofrece servicios en la nube</w:instrText>
            </w:r>
            <w:r w:rsidR="00A9243B">
              <w:instrText xml:space="preserve">" </w:instrText>
            </w:r>
            <w:r w:rsidR="00A9243B">
              <w:rPr>
                <w:rFonts w:ascii="Arial" w:eastAsia="Times New Roman" w:hAnsi="Arial" w:cs="Arial"/>
                <w:color w:val="000000"/>
                <w:kern w:val="0"/>
                <w:sz w:val="18"/>
                <w:szCs w:val="18"/>
                <w:lang w:eastAsia="es-CL"/>
                <w14:ligatures w14:val="none"/>
              </w:rPr>
              <w:fldChar w:fldCharType="end"/>
            </w:r>
          </w:p>
        </w:tc>
        <w:tc>
          <w:tcPr>
            <w:tcW w:w="1265" w:type="pct"/>
            <w:tcBorders>
              <w:top w:val="nil"/>
              <w:left w:val="nil"/>
              <w:bottom w:val="single" w:sz="4" w:space="0" w:color="auto"/>
              <w:right w:val="single" w:sz="4" w:space="0" w:color="auto"/>
            </w:tcBorders>
            <w:shd w:val="clear" w:color="auto" w:fill="auto"/>
            <w:hideMark/>
          </w:tcPr>
          <w:p w14:paraId="6F8FC865" w14:textId="6062ACCC"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Configuración de la infraestructura en Azure</w:t>
            </w:r>
            <w:r w:rsidR="00A9243B">
              <w:rPr>
                <w:rFonts w:ascii="Arial" w:eastAsia="Times New Roman" w:hAnsi="Arial" w:cs="Arial"/>
                <w:color w:val="000000"/>
                <w:kern w:val="0"/>
                <w:sz w:val="18"/>
                <w:szCs w:val="18"/>
                <w:lang w:eastAsia="es-CL"/>
                <w14:ligatures w14:val="none"/>
              </w:rPr>
              <w:fldChar w:fldCharType="begin"/>
            </w:r>
            <w:r w:rsidR="00A9243B">
              <w:instrText xml:space="preserve"> XE "</w:instrText>
            </w:r>
            <w:r w:rsidR="00A9243B" w:rsidRPr="00621ED0">
              <w:rPr>
                <w:rFonts w:ascii="Arial" w:hAnsi="Arial" w:cs="Arial"/>
                <w:b/>
                <w:color w:val="000000" w:themeColor="text1"/>
                <w:sz w:val="24"/>
                <w:szCs w:val="24"/>
                <w:lang w:eastAsia="es-CL"/>
              </w:rPr>
              <w:instrText>Azure</w:instrText>
            </w:r>
            <w:r w:rsidR="00A9243B" w:rsidRPr="00621ED0">
              <w:rPr>
                <w:rFonts w:ascii="Arial" w:hAnsi="Arial" w:cs="Arial"/>
                <w:b/>
                <w:color w:val="000000" w:themeColor="text1"/>
              </w:rPr>
              <w:instrText>:</w:instrText>
            </w:r>
            <w:r w:rsidR="00A9243B" w:rsidRPr="00621ED0">
              <w:instrText>Es la plataforma Microsoft que ofrece servicios en la nube</w:instrText>
            </w:r>
            <w:r w:rsidR="00A9243B">
              <w:instrText xml:space="preserve">" </w:instrText>
            </w:r>
            <w:r w:rsidR="00A9243B">
              <w:rPr>
                <w:rFonts w:ascii="Arial" w:eastAsia="Times New Roman" w:hAnsi="Arial" w:cs="Arial"/>
                <w:color w:val="000000"/>
                <w:kern w:val="0"/>
                <w:sz w:val="18"/>
                <w:szCs w:val="18"/>
                <w:lang w:eastAsia="es-CL"/>
                <w14:ligatures w14:val="none"/>
              </w:rPr>
              <w:fldChar w:fldCharType="end"/>
            </w:r>
            <w:r w:rsidRPr="00B56CDE">
              <w:rPr>
                <w:rFonts w:ascii="Arial" w:eastAsia="Times New Roman" w:hAnsi="Arial" w:cs="Arial"/>
                <w:color w:val="000000"/>
                <w:kern w:val="0"/>
                <w:sz w:val="18"/>
                <w:szCs w:val="18"/>
                <w:lang w:eastAsia="es-CL"/>
                <w14:ligatures w14:val="none"/>
              </w:rPr>
              <w:t xml:space="preserve"> para hospedar la aplicación web. Esto incluye el backend en Azure</w:t>
            </w:r>
            <w:r w:rsidR="00A9243B">
              <w:rPr>
                <w:rFonts w:ascii="Arial" w:eastAsia="Times New Roman" w:hAnsi="Arial" w:cs="Arial"/>
                <w:color w:val="000000"/>
                <w:kern w:val="0"/>
                <w:sz w:val="18"/>
                <w:szCs w:val="18"/>
                <w:lang w:eastAsia="es-CL"/>
                <w14:ligatures w14:val="none"/>
              </w:rPr>
              <w:fldChar w:fldCharType="begin"/>
            </w:r>
            <w:r w:rsidR="00A9243B">
              <w:instrText xml:space="preserve"> XE "</w:instrText>
            </w:r>
            <w:r w:rsidR="00A9243B" w:rsidRPr="00621ED0">
              <w:rPr>
                <w:rFonts w:ascii="Arial" w:hAnsi="Arial" w:cs="Arial"/>
                <w:b/>
                <w:color w:val="000000" w:themeColor="text1"/>
                <w:sz w:val="24"/>
                <w:szCs w:val="24"/>
                <w:lang w:eastAsia="es-CL"/>
              </w:rPr>
              <w:instrText>Azure</w:instrText>
            </w:r>
            <w:r w:rsidR="00A9243B" w:rsidRPr="00621ED0">
              <w:rPr>
                <w:rFonts w:ascii="Arial" w:hAnsi="Arial" w:cs="Arial"/>
                <w:b/>
                <w:color w:val="000000" w:themeColor="text1"/>
              </w:rPr>
              <w:instrText>:</w:instrText>
            </w:r>
            <w:r w:rsidR="00A9243B" w:rsidRPr="00621ED0">
              <w:instrText>Es la plataforma Microsoft que ofrece servicios en la nube</w:instrText>
            </w:r>
            <w:r w:rsidR="00A9243B">
              <w:instrText xml:space="preserve">" </w:instrText>
            </w:r>
            <w:r w:rsidR="00A9243B">
              <w:rPr>
                <w:rFonts w:ascii="Arial" w:eastAsia="Times New Roman" w:hAnsi="Arial" w:cs="Arial"/>
                <w:color w:val="000000"/>
                <w:kern w:val="0"/>
                <w:sz w:val="18"/>
                <w:szCs w:val="18"/>
                <w:lang w:eastAsia="es-CL"/>
                <w14:ligatures w14:val="none"/>
              </w:rPr>
              <w:fldChar w:fldCharType="end"/>
            </w:r>
            <w:r w:rsidRPr="00B56CDE">
              <w:rPr>
                <w:rFonts w:ascii="Arial" w:eastAsia="Times New Roman" w:hAnsi="Arial" w:cs="Arial"/>
                <w:color w:val="000000"/>
                <w:kern w:val="0"/>
                <w:sz w:val="18"/>
                <w:szCs w:val="18"/>
                <w:lang w:eastAsia="es-CL"/>
                <w14:ligatures w14:val="none"/>
              </w:rPr>
              <w:t xml:space="preserve"> App Services y la </w:t>
            </w:r>
            <w:r w:rsidRPr="00B56CDE">
              <w:rPr>
                <w:rFonts w:ascii="Arial" w:eastAsia="Times New Roman" w:hAnsi="Arial" w:cs="Arial"/>
                <w:color w:val="000000"/>
                <w:kern w:val="0"/>
                <w:sz w:val="18"/>
                <w:szCs w:val="18"/>
                <w:lang w:eastAsia="es-CL"/>
                <w14:ligatures w14:val="none"/>
              </w:rPr>
              <w:lastRenderedPageBreak/>
              <w:t>base de datos en Azure</w:t>
            </w:r>
            <w:r w:rsidR="00A9243B">
              <w:rPr>
                <w:rFonts w:ascii="Arial" w:eastAsia="Times New Roman" w:hAnsi="Arial" w:cs="Arial"/>
                <w:color w:val="000000"/>
                <w:kern w:val="0"/>
                <w:sz w:val="18"/>
                <w:szCs w:val="18"/>
                <w:lang w:eastAsia="es-CL"/>
                <w14:ligatures w14:val="none"/>
              </w:rPr>
              <w:fldChar w:fldCharType="begin"/>
            </w:r>
            <w:r w:rsidR="00A9243B">
              <w:instrText xml:space="preserve"> XE "</w:instrText>
            </w:r>
            <w:r w:rsidR="00A9243B" w:rsidRPr="00621ED0">
              <w:rPr>
                <w:rFonts w:ascii="Arial" w:hAnsi="Arial" w:cs="Arial"/>
                <w:b/>
                <w:color w:val="000000" w:themeColor="text1"/>
                <w:sz w:val="24"/>
                <w:szCs w:val="24"/>
                <w:lang w:eastAsia="es-CL"/>
              </w:rPr>
              <w:instrText>Azure</w:instrText>
            </w:r>
            <w:r w:rsidR="00A9243B" w:rsidRPr="00621ED0">
              <w:rPr>
                <w:rFonts w:ascii="Arial" w:hAnsi="Arial" w:cs="Arial"/>
                <w:b/>
                <w:color w:val="000000" w:themeColor="text1"/>
              </w:rPr>
              <w:instrText>:</w:instrText>
            </w:r>
            <w:r w:rsidR="00A9243B" w:rsidRPr="00621ED0">
              <w:instrText>Es la plataforma Microsoft que ofrece servicios en la nube</w:instrText>
            </w:r>
            <w:r w:rsidR="00A9243B">
              <w:instrText xml:space="preserve">" </w:instrText>
            </w:r>
            <w:r w:rsidR="00A9243B">
              <w:rPr>
                <w:rFonts w:ascii="Arial" w:eastAsia="Times New Roman" w:hAnsi="Arial" w:cs="Arial"/>
                <w:color w:val="000000"/>
                <w:kern w:val="0"/>
                <w:sz w:val="18"/>
                <w:szCs w:val="18"/>
                <w:lang w:eastAsia="es-CL"/>
                <w14:ligatures w14:val="none"/>
              </w:rPr>
              <w:fldChar w:fldCharType="end"/>
            </w:r>
            <w:r w:rsidRPr="00B56CDE">
              <w:rPr>
                <w:rFonts w:ascii="Arial" w:eastAsia="Times New Roman" w:hAnsi="Arial" w:cs="Arial"/>
                <w:color w:val="000000"/>
                <w:kern w:val="0"/>
                <w:sz w:val="18"/>
                <w:szCs w:val="18"/>
                <w:lang w:eastAsia="es-CL"/>
                <w14:ligatures w14:val="none"/>
              </w:rPr>
              <w:t xml:space="preserve"> SQL Database.</w:t>
            </w:r>
          </w:p>
        </w:tc>
        <w:tc>
          <w:tcPr>
            <w:tcW w:w="560" w:type="pct"/>
            <w:tcBorders>
              <w:top w:val="nil"/>
              <w:left w:val="nil"/>
              <w:bottom w:val="single" w:sz="4" w:space="0" w:color="auto"/>
              <w:right w:val="single" w:sz="4" w:space="0" w:color="auto"/>
            </w:tcBorders>
            <w:shd w:val="clear" w:color="auto" w:fill="auto"/>
            <w:noWrap/>
            <w:vAlign w:val="center"/>
            <w:hideMark/>
          </w:tcPr>
          <w:p w14:paraId="7A07BE01"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lastRenderedPageBreak/>
              <w:t>Alta</w:t>
            </w:r>
          </w:p>
        </w:tc>
        <w:tc>
          <w:tcPr>
            <w:tcW w:w="967" w:type="pct"/>
            <w:tcBorders>
              <w:top w:val="nil"/>
              <w:left w:val="nil"/>
              <w:bottom w:val="single" w:sz="4" w:space="0" w:color="auto"/>
              <w:right w:val="single" w:sz="4" w:space="0" w:color="auto"/>
            </w:tcBorders>
            <w:shd w:val="clear" w:color="auto" w:fill="auto"/>
            <w:vAlign w:val="center"/>
            <w:hideMark/>
          </w:tcPr>
          <w:p w14:paraId="16111B2F"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Sistema</w:t>
            </w:r>
          </w:p>
        </w:tc>
        <w:tc>
          <w:tcPr>
            <w:tcW w:w="1167" w:type="pct"/>
            <w:tcBorders>
              <w:top w:val="nil"/>
              <w:left w:val="nil"/>
              <w:bottom w:val="single" w:sz="4" w:space="0" w:color="auto"/>
              <w:right w:val="single" w:sz="4" w:space="0" w:color="auto"/>
            </w:tcBorders>
            <w:shd w:val="clear" w:color="auto" w:fill="auto"/>
            <w:vAlign w:val="bottom"/>
            <w:hideMark/>
          </w:tcPr>
          <w:p w14:paraId="294CA66E" w14:textId="75FDE519"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La aplicación es accesible mediante una URL pública.</w:t>
            </w:r>
            <w:r w:rsidRPr="00B56CDE">
              <w:rPr>
                <w:rFonts w:ascii="Arial" w:eastAsia="Times New Roman" w:hAnsi="Arial" w:cs="Arial"/>
                <w:color w:val="000000"/>
                <w:kern w:val="0"/>
                <w:sz w:val="18"/>
                <w:szCs w:val="18"/>
                <w:lang w:eastAsia="es-CL"/>
                <w14:ligatures w14:val="none"/>
              </w:rPr>
              <w:br/>
              <w:t>- La infraestructura es escalable y permite monitoreo mediante Azure</w:t>
            </w:r>
            <w:r w:rsidR="00A9243B">
              <w:rPr>
                <w:rFonts w:ascii="Arial" w:eastAsia="Times New Roman" w:hAnsi="Arial" w:cs="Arial"/>
                <w:color w:val="000000"/>
                <w:kern w:val="0"/>
                <w:sz w:val="18"/>
                <w:szCs w:val="18"/>
                <w:lang w:eastAsia="es-CL"/>
                <w14:ligatures w14:val="none"/>
              </w:rPr>
              <w:fldChar w:fldCharType="begin"/>
            </w:r>
            <w:r w:rsidR="00A9243B">
              <w:instrText xml:space="preserve"> XE "</w:instrText>
            </w:r>
            <w:r w:rsidR="00A9243B" w:rsidRPr="00621ED0">
              <w:rPr>
                <w:rFonts w:ascii="Arial" w:hAnsi="Arial" w:cs="Arial"/>
                <w:b/>
                <w:color w:val="000000" w:themeColor="text1"/>
                <w:sz w:val="24"/>
                <w:szCs w:val="24"/>
                <w:lang w:eastAsia="es-CL"/>
              </w:rPr>
              <w:instrText>Azure</w:instrText>
            </w:r>
            <w:r w:rsidR="00A9243B" w:rsidRPr="00621ED0">
              <w:rPr>
                <w:rFonts w:ascii="Arial" w:hAnsi="Arial" w:cs="Arial"/>
                <w:b/>
                <w:color w:val="000000" w:themeColor="text1"/>
              </w:rPr>
              <w:instrText>:</w:instrText>
            </w:r>
            <w:r w:rsidR="00A9243B" w:rsidRPr="00621ED0">
              <w:instrText>Es la plataforma Microsoft que ofrece servicios en la nube</w:instrText>
            </w:r>
            <w:r w:rsidR="00A9243B">
              <w:instrText xml:space="preserve">" </w:instrText>
            </w:r>
            <w:r w:rsidR="00A9243B">
              <w:rPr>
                <w:rFonts w:ascii="Arial" w:eastAsia="Times New Roman" w:hAnsi="Arial" w:cs="Arial"/>
                <w:color w:val="000000"/>
                <w:kern w:val="0"/>
                <w:sz w:val="18"/>
                <w:szCs w:val="18"/>
                <w:lang w:eastAsia="es-CL"/>
                <w14:ligatures w14:val="none"/>
              </w:rPr>
              <w:fldChar w:fldCharType="end"/>
            </w:r>
            <w:r w:rsidRPr="00B56CDE">
              <w:rPr>
                <w:rFonts w:ascii="Arial" w:eastAsia="Times New Roman" w:hAnsi="Arial" w:cs="Arial"/>
                <w:color w:val="000000"/>
                <w:kern w:val="0"/>
                <w:sz w:val="18"/>
                <w:szCs w:val="18"/>
                <w:lang w:eastAsia="es-CL"/>
                <w14:ligatures w14:val="none"/>
              </w:rPr>
              <w:t xml:space="preserve"> Monitor.</w:t>
            </w:r>
          </w:p>
        </w:tc>
      </w:tr>
      <w:tr w:rsidR="00776D71" w:rsidRPr="00B56CDE" w14:paraId="6D2626F0"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27F51D48"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15</w:t>
            </w:r>
          </w:p>
        </w:tc>
        <w:tc>
          <w:tcPr>
            <w:tcW w:w="842" w:type="pct"/>
            <w:tcBorders>
              <w:top w:val="nil"/>
              <w:left w:val="nil"/>
              <w:bottom w:val="single" w:sz="4" w:space="0" w:color="auto"/>
              <w:right w:val="single" w:sz="4" w:space="0" w:color="auto"/>
            </w:tcBorders>
            <w:shd w:val="clear" w:color="auto" w:fill="auto"/>
            <w:vAlign w:val="center"/>
            <w:hideMark/>
          </w:tcPr>
          <w:p w14:paraId="01712AC0"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Pruebas Funcionales</w:t>
            </w:r>
          </w:p>
        </w:tc>
        <w:tc>
          <w:tcPr>
            <w:tcW w:w="1265" w:type="pct"/>
            <w:tcBorders>
              <w:top w:val="nil"/>
              <w:left w:val="nil"/>
              <w:bottom w:val="single" w:sz="4" w:space="0" w:color="auto"/>
              <w:right w:val="single" w:sz="4" w:space="0" w:color="auto"/>
            </w:tcBorders>
            <w:shd w:val="clear" w:color="auto" w:fill="auto"/>
            <w:hideMark/>
          </w:tcPr>
          <w:p w14:paraId="6D81C830"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Realización de pruebas para garantizar que todas las funcionalidades del sistema funcionan correctamente según los requisitos definidos.</w:t>
            </w:r>
          </w:p>
        </w:tc>
        <w:tc>
          <w:tcPr>
            <w:tcW w:w="560" w:type="pct"/>
            <w:tcBorders>
              <w:top w:val="nil"/>
              <w:left w:val="nil"/>
              <w:bottom w:val="single" w:sz="4" w:space="0" w:color="auto"/>
              <w:right w:val="single" w:sz="4" w:space="0" w:color="auto"/>
            </w:tcBorders>
            <w:shd w:val="clear" w:color="auto" w:fill="auto"/>
            <w:noWrap/>
            <w:vAlign w:val="center"/>
            <w:hideMark/>
          </w:tcPr>
          <w:p w14:paraId="26E9BB5F"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6FC5FA1C"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Equipo de Desarrollo</w:t>
            </w:r>
          </w:p>
        </w:tc>
        <w:tc>
          <w:tcPr>
            <w:tcW w:w="1167" w:type="pct"/>
            <w:tcBorders>
              <w:top w:val="nil"/>
              <w:left w:val="nil"/>
              <w:bottom w:val="single" w:sz="4" w:space="0" w:color="auto"/>
              <w:right w:val="single" w:sz="4" w:space="0" w:color="auto"/>
            </w:tcBorders>
            <w:shd w:val="clear" w:color="auto" w:fill="auto"/>
            <w:vAlign w:val="bottom"/>
            <w:hideMark/>
          </w:tcPr>
          <w:p w14:paraId="1918F2C5"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Todas las funcionalidades críticas son probadas y validadas.</w:t>
            </w:r>
            <w:r w:rsidRPr="00B56CDE">
              <w:rPr>
                <w:rFonts w:ascii="Arial" w:eastAsia="Times New Roman" w:hAnsi="Arial" w:cs="Arial"/>
                <w:color w:val="000000"/>
                <w:kern w:val="0"/>
                <w:sz w:val="18"/>
                <w:szCs w:val="18"/>
                <w:lang w:eastAsia="es-CL"/>
                <w14:ligatures w14:val="none"/>
              </w:rPr>
              <w:br/>
              <w:t>- Se documentan los errores encontrados y las soluciones implementadas.</w:t>
            </w:r>
          </w:p>
        </w:tc>
      </w:tr>
      <w:tr w:rsidR="00776D71" w:rsidRPr="00B56CDE" w14:paraId="354A3FB2"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6BB0A7F1"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16</w:t>
            </w:r>
          </w:p>
        </w:tc>
        <w:tc>
          <w:tcPr>
            <w:tcW w:w="842" w:type="pct"/>
            <w:tcBorders>
              <w:top w:val="nil"/>
              <w:left w:val="nil"/>
              <w:bottom w:val="single" w:sz="4" w:space="0" w:color="auto"/>
              <w:right w:val="single" w:sz="4" w:space="0" w:color="auto"/>
            </w:tcBorders>
            <w:shd w:val="clear" w:color="auto" w:fill="auto"/>
            <w:vAlign w:val="center"/>
            <w:hideMark/>
          </w:tcPr>
          <w:p w14:paraId="7327B1F9"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Documentación del Sistema</w:t>
            </w:r>
          </w:p>
        </w:tc>
        <w:tc>
          <w:tcPr>
            <w:tcW w:w="1265" w:type="pct"/>
            <w:tcBorders>
              <w:top w:val="nil"/>
              <w:left w:val="nil"/>
              <w:bottom w:val="single" w:sz="4" w:space="0" w:color="auto"/>
              <w:right w:val="single" w:sz="4" w:space="0" w:color="auto"/>
            </w:tcBorders>
            <w:shd w:val="clear" w:color="auto" w:fill="auto"/>
            <w:hideMark/>
          </w:tcPr>
          <w:p w14:paraId="54E38D2D"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Creación de manuales de usuario y documentación técnica para describir el uso y mantenimiento del sistema.</w:t>
            </w:r>
          </w:p>
        </w:tc>
        <w:tc>
          <w:tcPr>
            <w:tcW w:w="560" w:type="pct"/>
            <w:tcBorders>
              <w:top w:val="nil"/>
              <w:left w:val="nil"/>
              <w:bottom w:val="single" w:sz="4" w:space="0" w:color="auto"/>
              <w:right w:val="single" w:sz="4" w:space="0" w:color="auto"/>
            </w:tcBorders>
            <w:shd w:val="clear" w:color="auto" w:fill="auto"/>
            <w:noWrap/>
            <w:vAlign w:val="center"/>
            <w:hideMark/>
          </w:tcPr>
          <w:p w14:paraId="38ABCA98"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Baja</w:t>
            </w:r>
          </w:p>
        </w:tc>
        <w:tc>
          <w:tcPr>
            <w:tcW w:w="967" w:type="pct"/>
            <w:tcBorders>
              <w:top w:val="nil"/>
              <w:left w:val="nil"/>
              <w:bottom w:val="single" w:sz="4" w:space="0" w:color="auto"/>
              <w:right w:val="single" w:sz="4" w:space="0" w:color="auto"/>
            </w:tcBorders>
            <w:shd w:val="clear" w:color="auto" w:fill="auto"/>
            <w:vAlign w:val="center"/>
            <w:hideMark/>
          </w:tcPr>
          <w:p w14:paraId="3187FB7E" w14:textId="77777777" w:rsidR="00B56CDE" w:rsidRPr="00B56CDE"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Equipo de Desarrollo</w:t>
            </w:r>
          </w:p>
        </w:tc>
        <w:tc>
          <w:tcPr>
            <w:tcW w:w="1167" w:type="pct"/>
            <w:tcBorders>
              <w:top w:val="nil"/>
              <w:left w:val="nil"/>
              <w:bottom w:val="single" w:sz="4" w:space="0" w:color="auto"/>
              <w:right w:val="single" w:sz="4" w:space="0" w:color="auto"/>
            </w:tcBorders>
            <w:shd w:val="clear" w:color="auto" w:fill="auto"/>
            <w:vAlign w:val="bottom"/>
            <w:hideMark/>
          </w:tcPr>
          <w:p w14:paraId="48C7D52F" w14:textId="77777777" w:rsidR="00B56CDE" w:rsidRPr="00B56CDE" w:rsidRDefault="00B56CDE" w:rsidP="00B56CDE">
            <w:pPr>
              <w:spacing w:after="0" w:line="240" w:lineRule="auto"/>
              <w:rPr>
                <w:rFonts w:ascii="Arial" w:eastAsia="Times New Roman" w:hAnsi="Arial" w:cs="Arial"/>
                <w:color w:val="000000"/>
                <w:kern w:val="0"/>
                <w:sz w:val="18"/>
                <w:szCs w:val="18"/>
                <w:lang w:eastAsia="es-CL"/>
                <w14:ligatures w14:val="none"/>
              </w:rPr>
            </w:pPr>
            <w:r w:rsidRPr="00B56CDE">
              <w:rPr>
                <w:rFonts w:ascii="Arial" w:eastAsia="Times New Roman" w:hAnsi="Arial" w:cs="Arial"/>
                <w:color w:val="000000"/>
                <w:kern w:val="0"/>
                <w:sz w:val="18"/>
                <w:szCs w:val="18"/>
                <w:lang w:eastAsia="es-CL"/>
                <w14:ligatures w14:val="none"/>
              </w:rPr>
              <w:t>- La documentación está actualizada y cubre todos los aspectos del sistema.</w:t>
            </w:r>
            <w:r w:rsidRPr="00B56CDE">
              <w:rPr>
                <w:rFonts w:ascii="Arial" w:eastAsia="Times New Roman" w:hAnsi="Arial" w:cs="Arial"/>
                <w:color w:val="000000"/>
                <w:kern w:val="0"/>
                <w:sz w:val="18"/>
                <w:szCs w:val="18"/>
                <w:lang w:eastAsia="es-CL"/>
                <w14:ligatures w14:val="none"/>
              </w:rPr>
              <w:br/>
              <w:t>- Los usuarios pueden seguir el manual para realizar tareas básicas.</w:t>
            </w:r>
          </w:p>
        </w:tc>
      </w:tr>
    </w:tbl>
    <w:p w14:paraId="6CDB3BB1" w14:textId="65760C37" w:rsidR="73B45C70" w:rsidRDefault="73B45C70" w:rsidP="73B45C70">
      <w:pPr>
        <w:pStyle w:val="Subtituloproyecto"/>
      </w:pPr>
    </w:p>
    <w:p w14:paraId="55E61412" w14:textId="62A8A422" w:rsidR="3429E53D" w:rsidRDefault="3429E53D" w:rsidP="3429E53D">
      <w:pPr>
        <w:pStyle w:val="Subtituloproyecto"/>
      </w:pPr>
    </w:p>
    <w:p w14:paraId="7D78D581" w14:textId="7A08134D" w:rsidR="0A42EE36" w:rsidRDefault="0A42EE36" w:rsidP="0A42EE36">
      <w:pPr>
        <w:pStyle w:val="Subtituloproyecto"/>
      </w:pPr>
    </w:p>
    <w:p w14:paraId="5345FB59" w14:textId="7369CDE4" w:rsidR="0A42EE36" w:rsidRDefault="0A42EE36" w:rsidP="0A42EE36">
      <w:pPr>
        <w:pStyle w:val="Subtituloproyecto"/>
      </w:pPr>
    </w:p>
    <w:p w14:paraId="39767DF3" w14:textId="26BEF9B9" w:rsidR="0A42EE36" w:rsidRDefault="0A42EE36" w:rsidP="0A42EE36">
      <w:pPr>
        <w:pStyle w:val="Subtituloproyecto"/>
      </w:pPr>
    </w:p>
    <w:p w14:paraId="27A3A15A" w14:textId="004829AA" w:rsidR="0A42EE36" w:rsidRDefault="0A42EE36" w:rsidP="0A42EE36">
      <w:pPr>
        <w:pStyle w:val="Subtituloproyecto"/>
      </w:pPr>
    </w:p>
    <w:p w14:paraId="09E907F6" w14:textId="3E0D7DF4" w:rsidR="0A42EE36" w:rsidRDefault="0A42EE36" w:rsidP="0A42EE36">
      <w:pPr>
        <w:pStyle w:val="Subtituloproyecto"/>
      </w:pPr>
    </w:p>
    <w:p w14:paraId="465952D1" w14:textId="54A05F75" w:rsidR="0A42EE36" w:rsidRDefault="0A42EE36" w:rsidP="0A42EE36">
      <w:pPr>
        <w:pStyle w:val="Subtituloproyecto"/>
      </w:pPr>
    </w:p>
    <w:p w14:paraId="46B76A02" w14:textId="5A1B9148" w:rsidR="0A42EE36" w:rsidRDefault="0A42EE36" w:rsidP="0A42EE36">
      <w:pPr>
        <w:pStyle w:val="Subtituloproyecto"/>
      </w:pPr>
    </w:p>
    <w:p w14:paraId="47D98800" w14:textId="344220ED" w:rsidR="0A42EE36" w:rsidRDefault="0A42EE36" w:rsidP="0A42EE36">
      <w:pPr>
        <w:pStyle w:val="Subtituloproyecto"/>
      </w:pPr>
    </w:p>
    <w:p w14:paraId="18A37694" w14:textId="4C0412AD" w:rsidR="0A42EE36" w:rsidRDefault="0A42EE36" w:rsidP="0A42EE36">
      <w:pPr>
        <w:pStyle w:val="Subtituloproyecto"/>
      </w:pPr>
    </w:p>
    <w:p w14:paraId="73EEA815" w14:textId="69322645" w:rsidR="0A42EE36" w:rsidRDefault="0A42EE36" w:rsidP="0A42EE36">
      <w:pPr>
        <w:pStyle w:val="Subtituloproyecto"/>
      </w:pPr>
    </w:p>
    <w:p w14:paraId="2CFC7E4B" w14:textId="7D5AB2F0" w:rsidR="0A42EE36" w:rsidRDefault="0A42EE36" w:rsidP="0A42EE36">
      <w:pPr>
        <w:pStyle w:val="Subtituloproyecto"/>
      </w:pPr>
    </w:p>
    <w:p w14:paraId="15AE3605" w14:textId="055C06FD" w:rsidR="0A42EE36" w:rsidRDefault="0A42EE36" w:rsidP="0A42EE36">
      <w:pPr>
        <w:pStyle w:val="Subtituloproyecto"/>
      </w:pPr>
    </w:p>
    <w:p w14:paraId="7101A8ED" w14:textId="1EEE24D7" w:rsidR="0A42EE36" w:rsidRDefault="0A42EE36" w:rsidP="0A42EE36">
      <w:pPr>
        <w:pStyle w:val="Subtituloproyecto"/>
      </w:pPr>
    </w:p>
    <w:p w14:paraId="53AFB60D" w14:textId="5A933966" w:rsidR="0A42EE36" w:rsidRDefault="0A42EE36" w:rsidP="0A42EE36">
      <w:pPr>
        <w:pStyle w:val="Subtituloproyecto"/>
      </w:pPr>
    </w:p>
    <w:p w14:paraId="2B1F9EF8" w14:textId="582C76C0" w:rsidR="0A42EE36" w:rsidRDefault="0A42EE36" w:rsidP="0A42EE36">
      <w:pPr>
        <w:pStyle w:val="Subtituloproyecto"/>
      </w:pPr>
    </w:p>
    <w:p w14:paraId="26A6DED1" w14:textId="5319D5A2" w:rsidR="0A42EE36" w:rsidRDefault="0A42EE36" w:rsidP="0A42EE36">
      <w:pPr>
        <w:pStyle w:val="Subtituloproyecto"/>
      </w:pPr>
    </w:p>
    <w:p w14:paraId="7E577C53" w14:textId="532F1F06" w:rsidR="00325D5F" w:rsidRDefault="001710F4" w:rsidP="4074C2D4">
      <w:pPr>
        <w:pStyle w:val="Subtituloproyecto"/>
        <w:outlineLvl w:val="1"/>
      </w:pPr>
      <w:bookmarkStart w:id="127" w:name="_Toc183471858"/>
      <w:bookmarkStart w:id="128" w:name="_Toc16643474"/>
      <w:bookmarkStart w:id="129" w:name="_Toc460650024"/>
      <w:r>
        <w:lastRenderedPageBreak/>
        <w:t xml:space="preserve">Desarrollo de </w:t>
      </w:r>
      <w:r w:rsidR="275C86A2">
        <w:t>tareas</w:t>
      </w:r>
      <w:r w:rsidR="4BC600CB">
        <w:t>.</w:t>
      </w:r>
      <w:bookmarkEnd w:id="127"/>
      <w:r>
        <w:fldChar w:fldCharType="begin"/>
      </w:r>
      <w:r>
        <w:instrText xml:space="preserve"> XE "</w:instrText>
      </w:r>
      <w:r w:rsidRPr="22D0D16A">
        <w:rPr>
          <w:rFonts w:cs="Arial"/>
          <w:b/>
          <w:bCs/>
          <w:color w:val="000000" w:themeColor="text1"/>
          <w:sz w:val="24"/>
          <w:szCs w:val="24"/>
          <w:lang w:eastAsia="es-CL"/>
        </w:rPr>
        <w:instrText>Sprint</w:instrText>
      </w:r>
      <w:r w:rsidRPr="22D0D16A">
        <w:rPr>
          <w:rFonts w:cs="Arial"/>
          <w:b/>
          <w:bCs/>
          <w:color w:val="000000" w:themeColor="text1"/>
        </w:rPr>
        <w:instrText>:</w:instrText>
      </w:r>
      <w:r>
        <w:instrText xml:space="preserve">Ciclo de ejecución de un proyecto" </w:instrText>
      </w:r>
      <w:r>
        <w:fldChar w:fldCharType="end"/>
      </w:r>
      <w:bookmarkEnd w:id="128"/>
      <w:bookmarkEnd w:id="129"/>
    </w:p>
    <w:p w14:paraId="33136F94" w14:textId="5F4F14C1" w:rsidR="275C86A2" w:rsidRDefault="275C86A2" w:rsidP="6FA8F4A5">
      <w:pPr>
        <w:pStyle w:val="Subtituloproyecto"/>
      </w:pPr>
      <w:r>
        <w:t>Primer entregable</w:t>
      </w:r>
      <w:r w:rsidR="021F10F3">
        <w:t>.</w:t>
      </w:r>
    </w:p>
    <w:p w14:paraId="018A6133" w14:textId="4B324B02" w:rsidR="00333262" w:rsidRDefault="00A239F6" w:rsidP="00325D5F">
      <w:pPr>
        <w:pStyle w:val="ParrafoProyecto0"/>
      </w:pPr>
      <w:r>
        <w:t xml:space="preserve">El desarrollo del </w:t>
      </w:r>
      <w:r w:rsidR="68161E0E">
        <w:t>primer entregable</w:t>
      </w:r>
      <w:r w:rsidR="00845D5C">
        <w:t xml:space="preserve"> </w:t>
      </w:r>
      <w:r w:rsidR="00C733C6">
        <w:t xml:space="preserve">involucra el desarrollo de las siguientes tareas en un periodo de </w:t>
      </w:r>
      <w:r w:rsidR="00325D5F">
        <w:t>20 días</w:t>
      </w:r>
      <w:r w:rsidR="4C6BCC34">
        <w:t>.</w:t>
      </w:r>
    </w:p>
    <w:p w14:paraId="36E093F9" w14:textId="46C82734" w:rsidR="009F0099" w:rsidRDefault="009F0099" w:rsidP="009F0099">
      <w:pPr>
        <w:pStyle w:val="Descripcin"/>
        <w:keepNext/>
      </w:pPr>
      <w:bookmarkStart w:id="130" w:name="_Toc183468909"/>
      <w:r>
        <w:t xml:space="preserve">Tabla </w:t>
      </w:r>
      <w:fldSimple w:instr=" SEQ Tabla \* ARABIC ">
        <w:r w:rsidR="002C5966">
          <w:rPr>
            <w:noProof/>
          </w:rPr>
          <w:t>14</w:t>
        </w:r>
      </w:fldSimple>
      <w:r>
        <w:t xml:space="preserve"> - Tareas primer entregable</w:t>
      </w:r>
      <w:bookmarkEnd w:id="130"/>
    </w:p>
    <w:tbl>
      <w:tblPr>
        <w:tblW w:w="5000" w:type="pct"/>
        <w:tblCellMar>
          <w:left w:w="70" w:type="dxa"/>
          <w:right w:w="70" w:type="dxa"/>
        </w:tblCellMar>
        <w:tblLook w:val="04A0" w:firstRow="1" w:lastRow="0" w:firstColumn="1" w:lastColumn="0" w:noHBand="0" w:noVBand="1"/>
      </w:tblPr>
      <w:tblGrid>
        <w:gridCol w:w="364"/>
        <w:gridCol w:w="1375"/>
        <w:gridCol w:w="2650"/>
        <w:gridCol w:w="1757"/>
        <w:gridCol w:w="1208"/>
        <w:gridCol w:w="1474"/>
      </w:tblGrid>
      <w:tr w:rsidR="00957BA6" w:rsidRPr="00957BA6" w14:paraId="5997DD31" w14:textId="77777777" w:rsidTr="009F0099">
        <w:trPr>
          <w:trHeight w:val="288"/>
        </w:trPr>
        <w:tc>
          <w:tcPr>
            <w:tcW w:w="206"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4CBFB04" w14:textId="77777777" w:rsidR="00957BA6" w:rsidRPr="00957BA6" w:rsidRDefault="00957BA6" w:rsidP="00957BA6">
            <w:pPr>
              <w:spacing w:after="0" w:line="240" w:lineRule="auto"/>
              <w:jc w:val="center"/>
              <w:rPr>
                <w:rFonts w:ascii="Arial" w:eastAsia="Times New Roman" w:hAnsi="Arial" w:cs="Arial"/>
                <w:b/>
                <w:bCs/>
                <w:color w:val="000000"/>
                <w:kern w:val="0"/>
                <w:sz w:val="20"/>
                <w:szCs w:val="20"/>
                <w:lang w:eastAsia="es-CL"/>
                <w14:ligatures w14:val="none"/>
              </w:rPr>
            </w:pPr>
            <w:r w:rsidRPr="00957BA6">
              <w:rPr>
                <w:rFonts w:ascii="Arial" w:eastAsia="Times New Roman" w:hAnsi="Arial" w:cs="Arial"/>
                <w:b/>
                <w:bCs/>
                <w:color w:val="000000"/>
                <w:kern w:val="0"/>
                <w:sz w:val="20"/>
                <w:szCs w:val="20"/>
                <w:lang w:eastAsia="es-CL"/>
                <w14:ligatures w14:val="none"/>
              </w:rPr>
              <w:t>ID</w:t>
            </w:r>
          </w:p>
        </w:tc>
        <w:tc>
          <w:tcPr>
            <w:tcW w:w="779" w:type="pct"/>
            <w:tcBorders>
              <w:top w:val="single" w:sz="4" w:space="0" w:color="auto"/>
              <w:left w:val="nil"/>
              <w:bottom w:val="single" w:sz="4" w:space="0" w:color="auto"/>
              <w:right w:val="single" w:sz="4" w:space="0" w:color="auto"/>
            </w:tcBorders>
            <w:shd w:val="clear" w:color="000000" w:fill="D9D9D9"/>
            <w:vAlign w:val="center"/>
            <w:hideMark/>
          </w:tcPr>
          <w:p w14:paraId="40699747" w14:textId="77777777" w:rsidR="00957BA6" w:rsidRPr="00957BA6" w:rsidRDefault="00957BA6" w:rsidP="00957BA6">
            <w:pPr>
              <w:spacing w:after="0" w:line="240" w:lineRule="auto"/>
              <w:jc w:val="center"/>
              <w:rPr>
                <w:rFonts w:ascii="Arial" w:eastAsia="Times New Roman" w:hAnsi="Arial" w:cs="Arial"/>
                <w:b/>
                <w:bCs/>
                <w:color w:val="000000"/>
                <w:kern w:val="0"/>
                <w:sz w:val="20"/>
                <w:szCs w:val="20"/>
                <w:lang w:eastAsia="es-CL"/>
                <w14:ligatures w14:val="none"/>
              </w:rPr>
            </w:pPr>
            <w:r w:rsidRPr="00957BA6">
              <w:rPr>
                <w:rFonts w:ascii="Arial" w:eastAsia="Times New Roman" w:hAnsi="Arial" w:cs="Arial"/>
                <w:b/>
                <w:bCs/>
                <w:color w:val="000000"/>
                <w:kern w:val="0"/>
                <w:sz w:val="20"/>
                <w:szCs w:val="20"/>
                <w:lang w:eastAsia="es-CL"/>
                <w14:ligatures w14:val="none"/>
              </w:rPr>
              <w:t>Título</w:t>
            </w:r>
          </w:p>
        </w:tc>
        <w:tc>
          <w:tcPr>
            <w:tcW w:w="1501" w:type="pct"/>
            <w:tcBorders>
              <w:top w:val="single" w:sz="4" w:space="0" w:color="auto"/>
              <w:left w:val="nil"/>
              <w:bottom w:val="single" w:sz="4" w:space="0" w:color="auto"/>
              <w:right w:val="single" w:sz="4" w:space="0" w:color="auto"/>
            </w:tcBorders>
            <w:shd w:val="clear" w:color="000000" w:fill="D9D9D9"/>
            <w:vAlign w:val="center"/>
            <w:hideMark/>
          </w:tcPr>
          <w:p w14:paraId="2DDD5BEE" w14:textId="77777777" w:rsidR="00957BA6" w:rsidRPr="00957BA6" w:rsidRDefault="00957BA6" w:rsidP="00957BA6">
            <w:pPr>
              <w:spacing w:after="0" w:line="240" w:lineRule="auto"/>
              <w:jc w:val="center"/>
              <w:rPr>
                <w:rFonts w:ascii="Arial" w:eastAsia="Times New Roman" w:hAnsi="Arial" w:cs="Arial"/>
                <w:b/>
                <w:bCs/>
                <w:color w:val="000000"/>
                <w:kern w:val="0"/>
                <w:sz w:val="20"/>
                <w:szCs w:val="20"/>
                <w:lang w:eastAsia="es-CL"/>
                <w14:ligatures w14:val="none"/>
              </w:rPr>
            </w:pPr>
            <w:r w:rsidRPr="00957BA6">
              <w:rPr>
                <w:rFonts w:ascii="Arial" w:eastAsia="Times New Roman" w:hAnsi="Arial" w:cs="Arial"/>
                <w:b/>
                <w:bCs/>
                <w:color w:val="000000"/>
                <w:kern w:val="0"/>
                <w:sz w:val="20"/>
                <w:szCs w:val="20"/>
                <w:lang w:eastAsia="es-CL"/>
                <w14:ligatures w14:val="none"/>
              </w:rPr>
              <w:t>Descripción</w:t>
            </w:r>
          </w:p>
        </w:tc>
        <w:tc>
          <w:tcPr>
            <w:tcW w:w="995" w:type="pct"/>
            <w:tcBorders>
              <w:top w:val="single" w:sz="4" w:space="0" w:color="auto"/>
              <w:left w:val="nil"/>
              <w:bottom w:val="single" w:sz="4" w:space="0" w:color="auto"/>
              <w:right w:val="single" w:sz="4" w:space="0" w:color="auto"/>
            </w:tcBorders>
            <w:shd w:val="clear" w:color="000000" w:fill="D9D9D9"/>
            <w:vAlign w:val="center"/>
            <w:hideMark/>
          </w:tcPr>
          <w:p w14:paraId="201C8AD6" w14:textId="77777777" w:rsidR="00957BA6" w:rsidRPr="00957BA6" w:rsidRDefault="00957BA6" w:rsidP="00957BA6">
            <w:pPr>
              <w:spacing w:after="0" w:line="240" w:lineRule="auto"/>
              <w:jc w:val="center"/>
              <w:rPr>
                <w:rFonts w:ascii="Arial" w:eastAsia="Times New Roman" w:hAnsi="Arial" w:cs="Arial"/>
                <w:b/>
                <w:bCs/>
                <w:color w:val="000000"/>
                <w:kern w:val="0"/>
                <w:sz w:val="20"/>
                <w:szCs w:val="20"/>
                <w:lang w:eastAsia="es-CL"/>
                <w14:ligatures w14:val="none"/>
              </w:rPr>
            </w:pPr>
            <w:r w:rsidRPr="00957BA6">
              <w:rPr>
                <w:rFonts w:ascii="Arial" w:eastAsia="Times New Roman" w:hAnsi="Arial" w:cs="Arial"/>
                <w:b/>
                <w:bCs/>
                <w:color w:val="000000"/>
                <w:kern w:val="0"/>
                <w:sz w:val="20"/>
                <w:szCs w:val="20"/>
                <w:lang w:eastAsia="es-CL"/>
                <w14:ligatures w14:val="none"/>
              </w:rPr>
              <w:t>Actor Principal</w:t>
            </w:r>
          </w:p>
        </w:tc>
        <w:tc>
          <w:tcPr>
            <w:tcW w:w="684" w:type="pct"/>
            <w:tcBorders>
              <w:top w:val="single" w:sz="4" w:space="0" w:color="auto"/>
              <w:left w:val="nil"/>
              <w:bottom w:val="single" w:sz="4" w:space="0" w:color="auto"/>
              <w:right w:val="single" w:sz="4" w:space="0" w:color="auto"/>
            </w:tcBorders>
            <w:shd w:val="clear" w:color="000000" w:fill="D9D9D9"/>
            <w:vAlign w:val="center"/>
            <w:hideMark/>
          </w:tcPr>
          <w:p w14:paraId="0206F143" w14:textId="77777777" w:rsidR="00957BA6" w:rsidRPr="00957BA6" w:rsidRDefault="00957BA6" w:rsidP="00957BA6">
            <w:pPr>
              <w:spacing w:after="0" w:line="240" w:lineRule="auto"/>
              <w:jc w:val="center"/>
              <w:rPr>
                <w:rFonts w:ascii="Arial" w:eastAsia="Times New Roman" w:hAnsi="Arial" w:cs="Arial"/>
                <w:b/>
                <w:bCs/>
                <w:color w:val="000000"/>
                <w:kern w:val="0"/>
                <w:sz w:val="20"/>
                <w:szCs w:val="20"/>
                <w:lang w:eastAsia="es-CL"/>
                <w14:ligatures w14:val="none"/>
              </w:rPr>
            </w:pPr>
            <w:r w:rsidRPr="00957BA6">
              <w:rPr>
                <w:rFonts w:ascii="Arial" w:eastAsia="Times New Roman" w:hAnsi="Arial" w:cs="Arial"/>
                <w:b/>
                <w:bCs/>
                <w:color w:val="000000"/>
                <w:kern w:val="0"/>
                <w:sz w:val="20"/>
                <w:szCs w:val="20"/>
                <w:lang w:eastAsia="es-CL"/>
                <w14:ligatures w14:val="none"/>
              </w:rPr>
              <w:t>Estimación (Puntos)</w:t>
            </w:r>
          </w:p>
        </w:tc>
        <w:tc>
          <w:tcPr>
            <w:tcW w:w="835" w:type="pct"/>
            <w:tcBorders>
              <w:top w:val="single" w:sz="4" w:space="0" w:color="auto"/>
              <w:left w:val="nil"/>
              <w:bottom w:val="single" w:sz="4" w:space="0" w:color="auto"/>
              <w:right w:val="single" w:sz="4" w:space="0" w:color="auto"/>
            </w:tcBorders>
            <w:shd w:val="clear" w:color="000000" w:fill="D9D9D9"/>
            <w:vAlign w:val="center"/>
            <w:hideMark/>
          </w:tcPr>
          <w:p w14:paraId="5F624FAF" w14:textId="77777777" w:rsidR="00957BA6" w:rsidRPr="00957BA6" w:rsidRDefault="00957BA6" w:rsidP="00957BA6">
            <w:pPr>
              <w:spacing w:after="0" w:line="240" w:lineRule="auto"/>
              <w:jc w:val="center"/>
              <w:rPr>
                <w:rFonts w:ascii="Arial" w:eastAsia="Times New Roman" w:hAnsi="Arial" w:cs="Arial"/>
                <w:b/>
                <w:bCs/>
                <w:color w:val="000000"/>
                <w:kern w:val="0"/>
                <w:sz w:val="20"/>
                <w:szCs w:val="20"/>
                <w:lang w:eastAsia="es-CL"/>
                <w14:ligatures w14:val="none"/>
              </w:rPr>
            </w:pPr>
            <w:r w:rsidRPr="00957BA6">
              <w:rPr>
                <w:rFonts w:ascii="Arial" w:eastAsia="Times New Roman" w:hAnsi="Arial" w:cs="Arial"/>
                <w:b/>
                <w:bCs/>
                <w:color w:val="000000"/>
                <w:kern w:val="0"/>
                <w:sz w:val="20"/>
                <w:szCs w:val="20"/>
                <w:lang w:eastAsia="es-CL"/>
                <w14:ligatures w14:val="none"/>
              </w:rPr>
              <w:t>Criterio de Aceptación</w:t>
            </w:r>
          </w:p>
        </w:tc>
      </w:tr>
      <w:tr w:rsidR="00957BA6" w:rsidRPr="00957BA6" w14:paraId="751DF224" w14:textId="77777777" w:rsidTr="009F0099">
        <w:trPr>
          <w:trHeight w:val="864"/>
        </w:trPr>
        <w:tc>
          <w:tcPr>
            <w:tcW w:w="206" w:type="pct"/>
            <w:tcBorders>
              <w:top w:val="nil"/>
              <w:left w:val="single" w:sz="4" w:space="0" w:color="auto"/>
              <w:bottom w:val="single" w:sz="4" w:space="0" w:color="auto"/>
              <w:right w:val="single" w:sz="4" w:space="0" w:color="auto"/>
            </w:tcBorders>
            <w:shd w:val="clear" w:color="auto" w:fill="auto"/>
            <w:vAlign w:val="center"/>
            <w:hideMark/>
          </w:tcPr>
          <w:p w14:paraId="320D91DE"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1</w:t>
            </w:r>
          </w:p>
        </w:tc>
        <w:tc>
          <w:tcPr>
            <w:tcW w:w="779" w:type="pct"/>
            <w:tcBorders>
              <w:top w:val="nil"/>
              <w:left w:val="nil"/>
              <w:bottom w:val="single" w:sz="4" w:space="0" w:color="auto"/>
              <w:right w:val="single" w:sz="4" w:space="0" w:color="auto"/>
            </w:tcBorders>
            <w:shd w:val="clear" w:color="auto" w:fill="auto"/>
            <w:vAlign w:val="center"/>
            <w:hideMark/>
          </w:tcPr>
          <w:p w14:paraId="4DA1CF29"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Registro de Usuario</w:t>
            </w:r>
          </w:p>
        </w:tc>
        <w:tc>
          <w:tcPr>
            <w:tcW w:w="1501" w:type="pct"/>
            <w:tcBorders>
              <w:top w:val="nil"/>
              <w:left w:val="nil"/>
              <w:bottom w:val="single" w:sz="4" w:space="0" w:color="auto"/>
              <w:right w:val="single" w:sz="4" w:space="0" w:color="auto"/>
            </w:tcBorders>
            <w:shd w:val="clear" w:color="auto" w:fill="auto"/>
            <w:vAlign w:val="center"/>
            <w:hideMark/>
          </w:tcPr>
          <w:p w14:paraId="539525BF" w14:textId="77777777" w:rsidR="00957BA6" w:rsidRPr="00957BA6" w:rsidRDefault="00957BA6" w:rsidP="00957BA6">
            <w:pPr>
              <w:spacing w:after="0" w:line="240" w:lineRule="auto"/>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Permitir a los usuarios registrarse en el sistema.</w:t>
            </w:r>
          </w:p>
        </w:tc>
        <w:tc>
          <w:tcPr>
            <w:tcW w:w="995" w:type="pct"/>
            <w:tcBorders>
              <w:top w:val="nil"/>
              <w:left w:val="nil"/>
              <w:bottom w:val="single" w:sz="4" w:space="0" w:color="auto"/>
              <w:right w:val="single" w:sz="4" w:space="0" w:color="auto"/>
            </w:tcBorders>
            <w:shd w:val="clear" w:color="auto" w:fill="auto"/>
            <w:vAlign w:val="center"/>
            <w:hideMark/>
          </w:tcPr>
          <w:p w14:paraId="1BD5DFAA"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Usuario</w:t>
            </w:r>
          </w:p>
        </w:tc>
        <w:tc>
          <w:tcPr>
            <w:tcW w:w="684" w:type="pct"/>
            <w:tcBorders>
              <w:top w:val="nil"/>
              <w:left w:val="nil"/>
              <w:bottom w:val="single" w:sz="4" w:space="0" w:color="auto"/>
              <w:right w:val="single" w:sz="4" w:space="0" w:color="auto"/>
            </w:tcBorders>
            <w:shd w:val="clear" w:color="auto" w:fill="auto"/>
            <w:vAlign w:val="center"/>
            <w:hideMark/>
          </w:tcPr>
          <w:p w14:paraId="76F236F9"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3</w:t>
            </w:r>
          </w:p>
        </w:tc>
        <w:tc>
          <w:tcPr>
            <w:tcW w:w="835" w:type="pct"/>
            <w:tcBorders>
              <w:top w:val="nil"/>
              <w:left w:val="nil"/>
              <w:bottom w:val="single" w:sz="4" w:space="0" w:color="auto"/>
              <w:right w:val="single" w:sz="4" w:space="0" w:color="auto"/>
            </w:tcBorders>
            <w:shd w:val="clear" w:color="auto" w:fill="auto"/>
            <w:hideMark/>
          </w:tcPr>
          <w:p w14:paraId="4533F3D4" w14:textId="77777777" w:rsidR="00957BA6" w:rsidRPr="00957BA6" w:rsidRDefault="00957BA6" w:rsidP="00957BA6">
            <w:pPr>
              <w:spacing w:after="0" w:line="240" w:lineRule="auto"/>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Usuarios pueden registrarse y recibir un correo de bienvenida.</w:t>
            </w:r>
          </w:p>
        </w:tc>
      </w:tr>
      <w:tr w:rsidR="00957BA6" w:rsidRPr="00957BA6" w14:paraId="56A9EAA5" w14:textId="77777777" w:rsidTr="009F0099">
        <w:trPr>
          <w:trHeight w:val="576"/>
        </w:trPr>
        <w:tc>
          <w:tcPr>
            <w:tcW w:w="206" w:type="pct"/>
            <w:tcBorders>
              <w:top w:val="nil"/>
              <w:left w:val="single" w:sz="4" w:space="0" w:color="auto"/>
              <w:bottom w:val="single" w:sz="4" w:space="0" w:color="auto"/>
              <w:right w:val="single" w:sz="4" w:space="0" w:color="auto"/>
            </w:tcBorders>
            <w:shd w:val="clear" w:color="auto" w:fill="auto"/>
            <w:vAlign w:val="center"/>
            <w:hideMark/>
          </w:tcPr>
          <w:p w14:paraId="18DF3F06"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2</w:t>
            </w:r>
          </w:p>
        </w:tc>
        <w:tc>
          <w:tcPr>
            <w:tcW w:w="779" w:type="pct"/>
            <w:tcBorders>
              <w:top w:val="nil"/>
              <w:left w:val="nil"/>
              <w:bottom w:val="single" w:sz="4" w:space="0" w:color="auto"/>
              <w:right w:val="single" w:sz="4" w:space="0" w:color="auto"/>
            </w:tcBorders>
            <w:shd w:val="clear" w:color="auto" w:fill="auto"/>
            <w:vAlign w:val="center"/>
            <w:hideMark/>
          </w:tcPr>
          <w:p w14:paraId="47818B0B"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Inicio de Sesión</w:t>
            </w:r>
          </w:p>
        </w:tc>
        <w:tc>
          <w:tcPr>
            <w:tcW w:w="1501" w:type="pct"/>
            <w:tcBorders>
              <w:top w:val="nil"/>
              <w:left w:val="nil"/>
              <w:bottom w:val="single" w:sz="4" w:space="0" w:color="auto"/>
              <w:right w:val="single" w:sz="4" w:space="0" w:color="auto"/>
            </w:tcBorders>
            <w:shd w:val="clear" w:color="auto" w:fill="auto"/>
            <w:vAlign w:val="center"/>
            <w:hideMark/>
          </w:tcPr>
          <w:p w14:paraId="4FBFF1DF" w14:textId="77777777" w:rsidR="00957BA6" w:rsidRPr="00957BA6" w:rsidRDefault="00957BA6" w:rsidP="00957BA6">
            <w:pPr>
              <w:spacing w:after="0" w:line="240" w:lineRule="auto"/>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Implementar login con validación de credenciales y generación de token JWT.</w:t>
            </w:r>
          </w:p>
        </w:tc>
        <w:tc>
          <w:tcPr>
            <w:tcW w:w="995" w:type="pct"/>
            <w:tcBorders>
              <w:top w:val="nil"/>
              <w:left w:val="nil"/>
              <w:bottom w:val="single" w:sz="4" w:space="0" w:color="auto"/>
              <w:right w:val="single" w:sz="4" w:space="0" w:color="auto"/>
            </w:tcBorders>
            <w:shd w:val="clear" w:color="auto" w:fill="auto"/>
            <w:vAlign w:val="center"/>
            <w:hideMark/>
          </w:tcPr>
          <w:p w14:paraId="11AEDFCA"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Usuario</w:t>
            </w:r>
          </w:p>
        </w:tc>
        <w:tc>
          <w:tcPr>
            <w:tcW w:w="684" w:type="pct"/>
            <w:tcBorders>
              <w:top w:val="nil"/>
              <w:left w:val="nil"/>
              <w:bottom w:val="single" w:sz="4" w:space="0" w:color="auto"/>
              <w:right w:val="single" w:sz="4" w:space="0" w:color="auto"/>
            </w:tcBorders>
            <w:shd w:val="clear" w:color="auto" w:fill="auto"/>
            <w:vAlign w:val="center"/>
            <w:hideMark/>
          </w:tcPr>
          <w:p w14:paraId="7CCC11CF"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5</w:t>
            </w:r>
          </w:p>
        </w:tc>
        <w:tc>
          <w:tcPr>
            <w:tcW w:w="835" w:type="pct"/>
            <w:tcBorders>
              <w:top w:val="nil"/>
              <w:left w:val="nil"/>
              <w:bottom w:val="single" w:sz="4" w:space="0" w:color="auto"/>
              <w:right w:val="single" w:sz="4" w:space="0" w:color="auto"/>
            </w:tcBorders>
            <w:shd w:val="clear" w:color="auto" w:fill="auto"/>
            <w:hideMark/>
          </w:tcPr>
          <w:p w14:paraId="3BD432B4" w14:textId="77777777" w:rsidR="00957BA6" w:rsidRPr="00957BA6" w:rsidRDefault="00957BA6" w:rsidP="00957BA6">
            <w:pPr>
              <w:spacing w:after="0" w:line="240" w:lineRule="auto"/>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Usuarios pueden iniciar sesión con credenciales válidas.</w:t>
            </w:r>
          </w:p>
        </w:tc>
      </w:tr>
      <w:tr w:rsidR="00957BA6" w:rsidRPr="00957BA6" w14:paraId="4457A351" w14:textId="77777777" w:rsidTr="009F0099">
        <w:trPr>
          <w:trHeight w:val="864"/>
        </w:trPr>
        <w:tc>
          <w:tcPr>
            <w:tcW w:w="206" w:type="pct"/>
            <w:tcBorders>
              <w:top w:val="nil"/>
              <w:left w:val="single" w:sz="4" w:space="0" w:color="auto"/>
              <w:bottom w:val="single" w:sz="4" w:space="0" w:color="auto"/>
              <w:right w:val="single" w:sz="4" w:space="0" w:color="auto"/>
            </w:tcBorders>
            <w:shd w:val="clear" w:color="auto" w:fill="auto"/>
            <w:vAlign w:val="center"/>
            <w:hideMark/>
          </w:tcPr>
          <w:p w14:paraId="4F9BB22D"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3</w:t>
            </w:r>
          </w:p>
        </w:tc>
        <w:tc>
          <w:tcPr>
            <w:tcW w:w="779" w:type="pct"/>
            <w:tcBorders>
              <w:top w:val="nil"/>
              <w:left w:val="nil"/>
              <w:bottom w:val="single" w:sz="4" w:space="0" w:color="auto"/>
              <w:right w:val="single" w:sz="4" w:space="0" w:color="auto"/>
            </w:tcBorders>
            <w:shd w:val="clear" w:color="auto" w:fill="auto"/>
            <w:vAlign w:val="center"/>
            <w:hideMark/>
          </w:tcPr>
          <w:p w14:paraId="230F5A51"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Recuperación de Contraseña</w:t>
            </w:r>
          </w:p>
        </w:tc>
        <w:tc>
          <w:tcPr>
            <w:tcW w:w="1501" w:type="pct"/>
            <w:tcBorders>
              <w:top w:val="nil"/>
              <w:left w:val="nil"/>
              <w:bottom w:val="single" w:sz="4" w:space="0" w:color="auto"/>
              <w:right w:val="single" w:sz="4" w:space="0" w:color="auto"/>
            </w:tcBorders>
            <w:shd w:val="clear" w:color="auto" w:fill="auto"/>
            <w:vAlign w:val="center"/>
            <w:hideMark/>
          </w:tcPr>
          <w:p w14:paraId="1F089378" w14:textId="77777777" w:rsidR="00957BA6" w:rsidRPr="00957BA6" w:rsidRDefault="00957BA6" w:rsidP="00957BA6">
            <w:pPr>
              <w:spacing w:after="0" w:line="240" w:lineRule="auto"/>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Habilitar la opción de restablecer contraseñas.</w:t>
            </w:r>
          </w:p>
        </w:tc>
        <w:tc>
          <w:tcPr>
            <w:tcW w:w="995" w:type="pct"/>
            <w:tcBorders>
              <w:top w:val="nil"/>
              <w:left w:val="nil"/>
              <w:bottom w:val="single" w:sz="4" w:space="0" w:color="auto"/>
              <w:right w:val="single" w:sz="4" w:space="0" w:color="auto"/>
            </w:tcBorders>
            <w:shd w:val="clear" w:color="auto" w:fill="auto"/>
            <w:vAlign w:val="center"/>
            <w:hideMark/>
          </w:tcPr>
          <w:p w14:paraId="270E255B"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Usuario</w:t>
            </w:r>
          </w:p>
        </w:tc>
        <w:tc>
          <w:tcPr>
            <w:tcW w:w="684" w:type="pct"/>
            <w:tcBorders>
              <w:top w:val="nil"/>
              <w:left w:val="nil"/>
              <w:bottom w:val="single" w:sz="4" w:space="0" w:color="auto"/>
              <w:right w:val="single" w:sz="4" w:space="0" w:color="auto"/>
            </w:tcBorders>
            <w:shd w:val="clear" w:color="auto" w:fill="auto"/>
            <w:vAlign w:val="center"/>
            <w:hideMark/>
          </w:tcPr>
          <w:p w14:paraId="64BBE7D4"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3</w:t>
            </w:r>
          </w:p>
        </w:tc>
        <w:tc>
          <w:tcPr>
            <w:tcW w:w="835" w:type="pct"/>
            <w:tcBorders>
              <w:top w:val="nil"/>
              <w:left w:val="nil"/>
              <w:bottom w:val="single" w:sz="4" w:space="0" w:color="auto"/>
              <w:right w:val="single" w:sz="4" w:space="0" w:color="auto"/>
            </w:tcBorders>
            <w:shd w:val="clear" w:color="auto" w:fill="auto"/>
            <w:hideMark/>
          </w:tcPr>
          <w:p w14:paraId="17B98CB4" w14:textId="77777777" w:rsidR="00957BA6" w:rsidRPr="00957BA6" w:rsidRDefault="00957BA6" w:rsidP="00957BA6">
            <w:pPr>
              <w:spacing w:after="0" w:line="240" w:lineRule="auto"/>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El enlace para restablecer contraseñas funciona correctamente.</w:t>
            </w:r>
          </w:p>
        </w:tc>
      </w:tr>
      <w:tr w:rsidR="00957BA6" w:rsidRPr="00957BA6" w14:paraId="033A0A37" w14:textId="77777777" w:rsidTr="009F0099">
        <w:trPr>
          <w:trHeight w:val="864"/>
        </w:trPr>
        <w:tc>
          <w:tcPr>
            <w:tcW w:w="206" w:type="pct"/>
            <w:tcBorders>
              <w:top w:val="nil"/>
              <w:left w:val="single" w:sz="4" w:space="0" w:color="auto"/>
              <w:bottom w:val="single" w:sz="4" w:space="0" w:color="auto"/>
              <w:right w:val="single" w:sz="4" w:space="0" w:color="auto"/>
            </w:tcBorders>
            <w:shd w:val="clear" w:color="auto" w:fill="auto"/>
            <w:vAlign w:val="center"/>
            <w:hideMark/>
          </w:tcPr>
          <w:p w14:paraId="712130AA"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4</w:t>
            </w:r>
          </w:p>
        </w:tc>
        <w:tc>
          <w:tcPr>
            <w:tcW w:w="779" w:type="pct"/>
            <w:tcBorders>
              <w:top w:val="nil"/>
              <w:left w:val="nil"/>
              <w:bottom w:val="single" w:sz="4" w:space="0" w:color="auto"/>
              <w:right w:val="single" w:sz="4" w:space="0" w:color="auto"/>
            </w:tcBorders>
            <w:shd w:val="clear" w:color="auto" w:fill="auto"/>
            <w:vAlign w:val="center"/>
            <w:hideMark/>
          </w:tcPr>
          <w:p w14:paraId="2154EC96"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Seguridad de Contraseñas</w:t>
            </w:r>
          </w:p>
        </w:tc>
        <w:tc>
          <w:tcPr>
            <w:tcW w:w="1501" w:type="pct"/>
            <w:tcBorders>
              <w:top w:val="nil"/>
              <w:left w:val="nil"/>
              <w:bottom w:val="single" w:sz="4" w:space="0" w:color="auto"/>
              <w:right w:val="single" w:sz="4" w:space="0" w:color="auto"/>
            </w:tcBorders>
            <w:shd w:val="clear" w:color="auto" w:fill="auto"/>
            <w:vAlign w:val="center"/>
            <w:hideMark/>
          </w:tcPr>
          <w:p w14:paraId="5204EFA9" w14:textId="77777777" w:rsidR="00957BA6" w:rsidRPr="00957BA6" w:rsidRDefault="00957BA6" w:rsidP="00957BA6">
            <w:pPr>
              <w:spacing w:after="0" w:line="240" w:lineRule="auto"/>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Encriptar contraseñas usando bcrypt.</w:t>
            </w:r>
          </w:p>
        </w:tc>
        <w:tc>
          <w:tcPr>
            <w:tcW w:w="995" w:type="pct"/>
            <w:tcBorders>
              <w:top w:val="nil"/>
              <w:left w:val="nil"/>
              <w:bottom w:val="single" w:sz="4" w:space="0" w:color="auto"/>
              <w:right w:val="single" w:sz="4" w:space="0" w:color="auto"/>
            </w:tcBorders>
            <w:shd w:val="clear" w:color="auto" w:fill="auto"/>
            <w:vAlign w:val="center"/>
            <w:hideMark/>
          </w:tcPr>
          <w:p w14:paraId="226B16F0"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Sistema</w:t>
            </w:r>
          </w:p>
        </w:tc>
        <w:tc>
          <w:tcPr>
            <w:tcW w:w="684" w:type="pct"/>
            <w:tcBorders>
              <w:top w:val="nil"/>
              <w:left w:val="nil"/>
              <w:bottom w:val="single" w:sz="4" w:space="0" w:color="auto"/>
              <w:right w:val="single" w:sz="4" w:space="0" w:color="auto"/>
            </w:tcBorders>
            <w:shd w:val="clear" w:color="auto" w:fill="auto"/>
            <w:vAlign w:val="center"/>
            <w:hideMark/>
          </w:tcPr>
          <w:p w14:paraId="015BC84A"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5</w:t>
            </w:r>
          </w:p>
        </w:tc>
        <w:tc>
          <w:tcPr>
            <w:tcW w:w="835" w:type="pct"/>
            <w:tcBorders>
              <w:top w:val="nil"/>
              <w:left w:val="nil"/>
              <w:bottom w:val="single" w:sz="4" w:space="0" w:color="auto"/>
              <w:right w:val="single" w:sz="4" w:space="0" w:color="auto"/>
            </w:tcBorders>
            <w:shd w:val="clear" w:color="auto" w:fill="auto"/>
            <w:hideMark/>
          </w:tcPr>
          <w:p w14:paraId="391F5CDB" w14:textId="77777777" w:rsidR="00957BA6" w:rsidRPr="00957BA6" w:rsidRDefault="00957BA6" w:rsidP="00957BA6">
            <w:pPr>
              <w:spacing w:after="0" w:line="240" w:lineRule="auto"/>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Las contraseñas están almacenadas de forma segura en la base de datos.</w:t>
            </w:r>
          </w:p>
        </w:tc>
      </w:tr>
      <w:tr w:rsidR="00957BA6" w:rsidRPr="00957BA6" w14:paraId="69B5381C" w14:textId="77777777" w:rsidTr="009F0099">
        <w:trPr>
          <w:trHeight w:val="576"/>
        </w:trPr>
        <w:tc>
          <w:tcPr>
            <w:tcW w:w="206" w:type="pct"/>
            <w:tcBorders>
              <w:top w:val="nil"/>
              <w:left w:val="single" w:sz="4" w:space="0" w:color="auto"/>
              <w:bottom w:val="single" w:sz="4" w:space="0" w:color="auto"/>
              <w:right w:val="single" w:sz="4" w:space="0" w:color="auto"/>
            </w:tcBorders>
            <w:shd w:val="clear" w:color="auto" w:fill="auto"/>
            <w:vAlign w:val="center"/>
            <w:hideMark/>
          </w:tcPr>
          <w:p w14:paraId="64A697F3"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13</w:t>
            </w:r>
          </w:p>
        </w:tc>
        <w:tc>
          <w:tcPr>
            <w:tcW w:w="779" w:type="pct"/>
            <w:tcBorders>
              <w:top w:val="nil"/>
              <w:left w:val="nil"/>
              <w:bottom w:val="single" w:sz="4" w:space="0" w:color="auto"/>
              <w:right w:val="single" w:sz="4" w:space="0" w:color="auto"/>
            </w:tcBorders>
            <w:shd w:val="clear" w:color="auto" w:fill="auto"/>
            <w:vAlign w:val="center"/>
            <w:hideMark/>
          </w:tcPr>
          <w:p w14:paraId="6620396B" w14:textId="289E6C42"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Integración con Azure</w:t>
            </w:r>
            <w:r w:rsidR="00A9243B">
              <w:rPr>
                <w:rFonts w:ascii="Arial" w:eastAsia="Times New Roman" w:hAnsi="Arial" w:cs="Arial"/>
                <w:color w:val="000000"/>
                <w:kern w:val="0"/>
                <w:sz w:val="20"/>
                <w:szCs w:val="20"/>
                <w:lang w:eastAsia="es-CL"/>
                <w14:ligatures w14:val="none"/>
              </w:rPr>
              <w:fldChar w:fldCharType="begin"/>
            </w:r>
            <w:r w:rsidR="00A9243B">
              <w:instrText xml:space="preserve"> XE "</w:instrText>
            </w:r>
            <w:r w:rsidR="00A9243B" w:rsidRPr="00621ED0">
              <w:rPr>
                <w:rFonts w:ascii="Arial" w:hAnsi="Arial" w:cs="Arial"/>
                <w:b/>
                <w:color w:val="000000" w:themeColor="text1"/>
                <w:sz w:val="24"/>
                <w:szCs w:val="24"/>
                <w:lang w:eastAsia="es-CL"/>
              </w:rPr>
              <w:instrText>Azure</w:instrText>
            </w:r>
            <w:r w:rsidR="00A9243B" w:rsidRPr="00621ED0">
              <w:rPr>
                <w:rFonts w:ascii="Arial" w:hAnsi="Arial" w:cs="Arial"/>
                <w:b/>
                <w:color w:val="000000" w:themeColor="text1"/>
              </w:rPr>
              <w:instrText>:</w:instrText>
            </w:r>
            <w:r w:rsidR="00A9243B" w:rsidRPr="00621ED0">
              <w:instrText>Es la plataforma Microsoft que ofrece servicios en la nube</w:instrText>
            </w:r>
            <w:r w:rsidR="00A9243B">
              <w:instrText xml:space="preserve">" </w:instrText>
            </w:r>
            <w:r w:rsidR="00A9243B">
              <w:rPr>
                <w:rFonts w:ascii="Arial" w:eastAsia="Times New Roman" w:hAnsi="Arial" w:cs="Arial"/>
                <w:color w:val="000000"/>
                <w:kern w:val="0"/>
                <w:sz w:val="20"/>
                <w:szCs w:val="20"/>
                <w:lang w:eastAsia="es-CL"/>
                <w14:ligatures w14:val="none"/>
              </w:rPr>
              <w:fldChar w:fldCharType="end"/>
            </w:r>
            <w:r w:rsidRPr="00957BA6">
              <w:rPr>
                <w:rFonts w:ascii="Arial" w:eastAsia="Times New Roman" w:hAnsi="Arial" w:cs="Arial"/>
                <w:color w:val="000000"/>
                <w:kern w:val="0"/>
                <w:sz w:val="20"/>
                <w:szCs w:val="20"/>
                <w:lang w:eastAsia="es-CL"/>
                <w14:ligatures w14:val="none"/>
              </w:rPr>
              <w:t xml:space="preserve"> SQL</w:t>
            </w:r>
          </w:p>
        </w:tc>
        <w:tc>
          <w:tcPr>
            <w:tcW w:w="1501" w:type="pct"/>
            <w:tcBorders>
              <w:top w:val="nil"/>
              <w:left w:val="nil"/>
              <w:bottom w:val="single" w:sz="4" w:space="0" w:color="auto"/>
              <w:right w:val="single" w:sz="4" w:space="0" w:color="auto"/>
            </w:tcBorders>
            <w:shd w:val="clear" w:color="auto" w:fill="auto"/>
            <w:vAlign w:val="center"/>
            <w:hideMark/>
          </w:tcPr>
          <w:p w14:paraId="7D479D2D" w14:textId="36279D38" w:rsidR="00957BA6" w:rsidRPr="00957BA6" w:rsidRDefault="00957BA6" w:rsidP="00957BA6">
            <w:pPr>
              <w:spacing w:after="0" w:line="240" w:lineRule="auto"/>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Configurar la base de datos en Azure</w:t>
            </w:r>
            <w:r w:rsidR="00A9243B">
              <w:rPr>
                <w:rFonts w:ascii="Arial" w:eastAsia="Times New Roman" w:hAnsi="Arial" w:cs="Arial"/>
                <w:color w:val="000000"/>
                <w:kern w:val="0"/>
                <w:sz w:val="20"/>
                <w:szCs w:val="20"/>
                <w:lang w:eastAsia="es-CL"/>
                <w14:ligatures w14:val="none"/>
              </w:rPr>
              <w:fldChar w:fldCharType="begin"/>
            </w:r>
            <w:r w:rsidR="00A9243B">
              <w:instrText xml:space="preserve"> XE "</w:instrText>
            </w:r>
            <w:r w:rsidR="00A9243B" w:rsidRPr="00621ED0">
              <w:rPr>
                <w:rFonts w:ascii="Arial" w:hAnsi="Arial" w:cs="Arial"/>
                <w:b/>
                <w:color w:val="000000" w:themeColor="text1"/>
                <w:sz w:val="24"/>
                <w:szCs w:val="24"/>
                <w:lang w:eastAsia="es-CL"/>
              </w:rPr>
              <w:instrText>Azure</w:instrText>
            </w:r>
            <w:r w:rsidR="00A9243B" w:rsidRPr="00621ED0">
              <w:rPr>
                <w:rFonts w:ascii="Arial" w:hAnsi="Arial" w:cs="Arial"/>
                <w:b/>
                <w:color w:val="000000" w:themeColor="text1"/>
              </w:rPr>
              <w:instrText>:</w:instrText>
            </w:r>
            <w:r w:rsidR="00A9243B" w:rsidRPr="00621ED0">
              <w:instrText>Es la plataforma Microsoft que ofrece servicios en la nube</w:instrText>
            </w:r>
            <w:r w:rsidR="00A9243B">
              <w:instrText xml:space="preserve">" </w:instrText>
            </w:r>
            <w:r w:rsidR="00A9243B">
              <w:rPr>
                <w:rFonts w:ascii="Arial" w:eastAsia="Times New Roman" w:hAnsi="Arial" w:cs="Arial"/>
                <w:color w:val="000000"/>
                <w:kern w:val="0"/>
                <w:sz w:val="20"/>
                <w:szCs w:val="20"/>
                <w:lang w:eastAsia="es-CL"/>
                <w14:ligatures w14:val="none"/>
              </w:rPr>
              <w:fldChar w:fldCharType="end"/>
            </w:r>
            <w:r w:rsidRPr="00957BA6">
              <w:rPr>
                <w:rFonts w:ascii="Arial" w:eastAsia="Times New Roman" w:hAnsi="Arial" w:cs="Arial"/>
                <w:color w:val="000000"/>
                <w:kern w:val="0"/>
                <w:sz w:val="20"/>
                <w:szCs w:val="20"/>
                <w:lang w:eastAsia="es-CL"/>
                <w14:ligatures w14:val="none"/>
              </w:rPr>
              <w:t xml:space="preserve"> SQL para gestionar usuarios y empresas.</w:t>
            </w:r>
          </w:p>
        </w:tc>
        <w:tc>
          <w:tcPr>
            <w:tcW w:w="995" w:type="pct"/>
            <w:tcBorders>
              <w:top w:val="nil"/>
              <w:left w:val="nil"/>
              <w:bottom w:val="single" w:sz="4" w:space="0" w:color="auto"/>
              <w:right w:val="single" w:sz="4" w:space="0" w:color="auto"/>
            </w:tcBorders>
            <w:shd w:val="clear" w:color="auto" w:fill="auto"/>
            <w:vAlign w:val="center"/>
            <w:hideMark/>
          </w:tcPr>
          <w:p w14:paraId="3F65C959"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Sistema</w:t>
            </w:r>
          </w:p>
        </w:tc>
        <w:tc>
          <w:tcPr>
            <w:tcW w:w="684" w:type="pct"/>
            <w:tcBorders>
              <w:top w:val="nil"/>
              <w:left w:val="nil"/>
              <w:bottom w:val="single" w:sz="4" w:space="0" w:color="auto"/>
              <w:right w:val="single" w:sz="4" w:space="0" w:color="auto"/>
            </w:tcBorders>
            <w:shd w:val="clear" w:color="auto" w:fill="auto"/>
            <w:vAlign w:val="center"/>
            <w:hideMark/>
          </w:tcPr>
          <w:p w14:paraId="3EEA3ADE"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8</w:t>
            </w:r>
          </w:p>
        </w:tc>
        <w:tc>
          <w:tcPr>
            <w:tcW w:w="835" w:type="pct"/>
            <w:tcBorders>
              <w:top w:val="nil"/>
              <w:left w:val="nil"/>
              <w:bottom w:val="single" w:sz="4" w:space="0" w:color="auto"/>
              <w:right w:val="single" w:sz="4" w:space="0" w:color="auto"/>
            </w:tcBorders>
            <w:shd w:val="clear" w:color="auto" w:fill="auto"/>
            <w:hideMark/>
          </w:tcPr>
          <w:p w14:paraId="3AE120D4" w14:textId="77777777" w:rsidR="00957BA6" w:rsidRPr="00957BA6" w:rsidRDefault="00957BA6" w:rsidP="00957BA6">
            <w:pPr>
              <w:spacing w:after="0" w:line="240" w:lineRule="auto"/>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La base de datos almacena correctamente los datos.</w:t>
            </w:r>
          </w:p>
        </w:tc>
      </w:tr>
      <w:tr w:rsidR="00957BA6" w:rsidRPr="00957BA6" w14:paraId="11311F4B" w14:textId="77777777" w:rsidTr="009F0099">
        <w:trPr>
          <w:trHeight w:val="576"/>
        </w:trPr>
        <w:tc>
          <w:tcPr>
            <w:tcW w:w="206" w:type="pct"/>
            <w:tcBorders>
              <w:top w:val="nil"/>
              <w:left w:val="single" w:sz="4" w:space="0" w:color="auto"/>
              <w:bottom w:val="single" w:sz="4" w:space="0" w:color="auto"/>
              <w:right w:val="single" w:sz="4" w:space="0" w:color="auto"/>
            </w:tcBorders>
            <w:shd w:val="clear" w:color="auto" w:fill="auto"/>
            <w:vAlign w:val="center"/>
            <w:hideMark/>
          </w:tcPr>
          <w:p w14:paraId="683674DE"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14</w:t>
            </w:r>
          </w:p>
        </w:tc>
        <w:tc>
          <w:tcPr>
            <w:tcW w:w="779" w:type="pct"/>
            <w:tcBorders>
              <w:top w:val="nil"/>
              <w:left w:val="nil"/>
              <w:bottom w:val="single" w:sz="4" w:space="0" w:color="auto"/>
              <w:right w:val="single" w:sz="4" w:space="0" w:color="auto"/>
            </w:tcBorders>
            <w:shd w:val="clear" w:color="auto" w:fill="auto"/>
            <w:vAlign w:val="center"/>
            <w:hideMark/>
          </w:tcPr>
          <w:p w14:paraId="0C2E5BAB" w14:textId="77EAC8B8"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Hosting en Azure</w:t>
            </w:r>
            <w:r w:rsidR="00A9243B">
              <w:rPr>
                <w:rFonts w:ascii="Arial" w:eastAsia="Times New Roman" w:hAnsi="Arial" w:cs="Arial"/>
                <w:color w:val="000000"/>
                <w:kern w:val="0"/>
                <w:sz w:val="20"/>
                <w:szCs w:val="20"/>
                <w:lang w:eastAsia="es-CL"/>
                <w14:ligatures w14:val="none"/>
              </w:rPr>
              <w:fldChar w:fldCharType="begin"/>
            </w:r>
            <w:r w:rsidR="00A9243B">
              <w:instrText xml:space="preserve"> XE "</w:instrText>
            </w:r>
            <w:r w:rsidR="00A9243B" w:rsidRPr="00621ED0">
              <w:rPr>
                <w:rFonts w:ascii="Arial" w:hAnsi="Arial" w:cs="Arial"/>
                <w:b/>
                <w:color w:val="000000" w:themeColor="text1"/>
                <w:sz w:val="24"/>
                <w:szCs w:val="24"/>
                <w:lang w:eastAsia="es-CL"/>
              </w:rPr>
              <w:instrText>Azure</w:instrText>
            </w:r>
            <w:r w:rsidR="00A9243B" w:rsidRPr="00621ED0">
              <w:rPr>
                <w:rFonts w:ascii="Arial" w:hAnsi="Arial" w:cs="Arial"/>
                <w:b/>
                <w:color w:val="000000" w:themeColor="text1"/>
              </w:rPr>
              <w:instrText>:</w:instrText>
            </w:r>
            <w:r w:rsidR="00A9243B" w:rsidRPr="00621ED0">
              <w:instrText>Es la plataforma Microsoft que ofrece servicios en la nube</w:instrText>
            </w:r>
            <w:r w:rsidR="00A9243B">
              <w:instrText xml:space="preserve">" </w:instrText>
            </w:r>
            <w:r w:rsidR="00A9243B">
              <w:rPr>
                <w:rFonts w:ascii="Arial" w:eastAsia="Times New Roman" w:hAnsi="Arial" w:cs="Arial"/>
                <w:color w:val="000000"/>
                <w:kern w:val="0"/>
                <w:sz w:val="20"/>
                <w:szCs w:val="20"/>
                <w:lang w:eastAsia="es-CL"/>
                <w14:ligatures w14:val="none"/>
              </w:rPr>
              <w:fldChar w:fldCharType="end"/>
            </w:r>
          </w:p>
        </w:tc>
        <w:tc>
          <w:tcPr>
            <w:tcW w:w="1501" w:type="pct"/>
            <w:tcBorders>
              <w:top w:val="nil"/>
              <w:left w:val="nil"/>
              <w:bottom w:val="single" w:sz="4" w:space="0" w:color="auto"/>
              <w:right w:val="single" w:sz="4" w:space="0" w:color="auto"/>
            </w:tcBorders>
            <w:shd w:val="clear" w:color="auto" w:fill="auto"/>
            <w:vAlign w:val="center"/>
            <w:hideMark/>
          </w:tcPr>
          <w:p w14:paraId="697F5BA0" w14:textId="67265183" w:rsidR="00957BA6" w:rsidRPr="00957BA6" w:rsidRDefault="00957BA6" w:rsidP="00957BA6">
            <w:pPr>
              <w:spacing w:after="0" w:line="240" w:lineRule="auto"/>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Configurar la infraestructura en Azure</w:t>
            </w:r>
            <w:r w:rsidR="00A9243B">
              <w:rPr>
                <w:rFonts w:ascii="Arial" w:eastAsia="Times New Roman" w:hAnsi="Arial" w:cs="Arial"/>
                <w:color w:val="000000"/>
                <w:kern w:val="0"/>
                <w:sz w:val="20"/>
                <w:szCs w:val="20"/>
                <w:lang w:eastAsia="es-CL"/>
                <w14:ligatures w14:val="none"/>
              </w:rPr>
              <w:fldChar w:fldCharType="begin"/>
            </w:r>
            <w:r w:rsidR="00A9243B">
              <w:instrText xml:space="preserve"> XE "</w:instrText>
            </w:r>
            <w:r w:rsidR="00A9243B" w:rsidRPr="00621ED0">
              <w:rPr>
                <w:rFonts w:ascii="Arial" w:hAnsi="Arial" w:cs="Arial"/>
                <w:b/>
                <w:color w:val="000000" w:themeColor="text1"/>
                <w:sz w:val="24"/>
                <w:szCs w:val="24"/>
                <w:lang w:eastAsia="es-CL"/>
              </w:rPr>
              <w:instrText>Azure</w:instrText>
            </w:r>
            <w:r w:rsidR="00A9243B" w:rsidRPr="00621ED0">
              <w:rPr>
                <w:rFonts w:ascii="Arial" w:hAnsi="Arial" w:cs="Arial"/>
                <w:b/>
                <w:color w:val="000000" w:themeColor="text1"/>
              </w:rPr>
              <w:instrText>:</w:instrText>
            </w:r>
            <w:r w:rsidR="00A9243B" w:rsidRPr="00621ED0">
              <w:instrText>Es la plataforma Microsoft que ofrece servicios en la nube</w:instrText>
            </w:r>
            <w:r w:rsidR="00A9243B">
              <w:instrText xml:space="preserve">" </w:instrText>
            </w:r>
            <w:r w:rsidR="00A9243B">
              <w:rPr>
                <w:rFonts w:ascii="Arial" w:eastAsia="Times New Roman" w:hAnsi="Arial" w:cs="Arial"/>
                <w:color w:val="000000"/>
                <w:kern w:val="0"/>
                <w:sz w:val="20"/>
                <w:szCs w:val="20"/>
                <w:lang w:eastAsia="es-CL"/>
                <w14:ligatures w14:val="none"/>
              </w:rPr>
              <w:fldChar w:fldCharType="end"/>
            </w:r>
            <w:r w:rsidRPr="00957BA6">
              <w:rPr>
                <w:rFonts w:ascii="Arial" w:eastAsia="Times New Roman" w:hAnsi="Arial" w:cs="Arial"/>
                <w:color w:val="000000"/>
                <w:kern w:val="0"/>
                <w:sz w:val="20"/>
                <w:szCs w:val="20"/>
                <w:lang w:eastAsia="es-CL"/>
                <w14:ligatures w14:val="none"/>
              </w:rPr>
              <w:t xml:space="preserve"> para el hospedaje del sistema.</w:t>
            </w:r>
          </w:p>
        </w:tc>
        <w:tc>
          <w:tcPr>
            <w:tcW w:w="995" w:type="pct"/>
            <w:tcBorders>
              <w:top w:val="nil"/>
              <w:left w:val="nil"/>
              <w:bottom w:val="single" w:sz="4" w:space="0" w:color="auto"/>
              <w:right w:val="single" w:sz="4" w:space="0" w:color="auto"/>
            </w:tcBorders>
            <w:shd w:val="clear" w:color="auto" w:fill="auto"/>
            <w:vAlign w:val="center"/>
            <w:hideMark/>
          </w:tcPr>
          <w:p w14:paraId="55EB0548"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Sistema</w:t>
            </w:r>
          </w:p>
        </w:tc>
        <w:tc>
          <w:tcPr>
            <w:tcW w:w="684" w:type="pct"/>
            <w:tcBorders>
              <w:top w:val="nil"/>
              <w:left w:val="nil"/>
              <w:bottom w:val="single" w:sz="4" w:space="0" w:color="auto"/>
              <w:right w:val="single" w:sz="4" w:space="0" w:color="auto"/>
            </w:tcBorders>
            <w:shd w:val="clear" w:color="auto" w:fill="auto"/>
            <w:vAlign w:val="center"/>
            <w:hideMark/>
          </w:tcPr>
          <w:p w14:paraId="3436742C" w14:textId="77777777" w:rsidR="00957BA6" w:rsidRPr="00957BA6"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8</w:t>
            </w:r>
          </w:p>
        </w:tc>
        <w:tc>
          <w:tcPr>
            <w:tcW w:w="835" w:type="pct"/>
            <w:tcBorders>
              <w:top w:val="nil"/>
              <w:left w:val="nil"/>
              <w:bottom w:val="single" w:sz="4" w:space="0" w:color="auto"/>
              <w:right w:val="single" w:sz="4" w:space="0" w:color="auto"/>
            </w:tcBorders>
            <w:shd w:val="clear" w:color="auto" w:fill="auto"/>
            <w:hideMark/>
          </w:tcPr>
          <w:p w14:paraId="28138DBC" w14:textId="77777777" w:rsidR="00957BA6" w:rsidRPr="00957BA6" w:rsidRDefault="00957BA6" w:rsidP="00957BA6">
            <w:pPr>
              <w:spacing w:after="0" w:line="240" w:lineRule="auto"/>
              <w:rPr>
                <w:rFonts w:ascii="Arial" w:eastAsia="Times New Roman" w:hAnsi="Arial" w:cs="Arial"/>
                <w:color w:val="000000"/>
                <w:kern w:val="0"/>
                <w:sz w:val="20"/>
                <w:szCs w:val="20"/>
                <w:lang w:eastAsia="es-CL"/>
                <w14:ligatures w14:val="none"/>
              </w:rPr>
            </w:pPr>
            <w:r w:rsidRPr="00957BA6">
              <w:rPr>
                <w:rFonts w:ascii="Arial" w:eastAsia="Times New Roman" w:hAnsi="Arial" w:cs="Arial"/>
                <w:color w:val="000000"/>
                <w:kern w:val="0"/>
                <w:sz w:val="20"/>
                <w:szCs w:val="20"/>
                <w:lang w:eastAsia="es-CL"/>
                <w14:ligatures w14:val="none"/>
              </w:rPr>
              <w:t>La aplicación es accesible a través de una URL pública.</w:t>
            </w:r>
          </w:p>
        </w:tc>
      </w:tr>
    </w:tbl>
    <w:p w14:paraId="2E5B8518" w14:textId="610F8819" w:rsidR="00946294" w:rsidRDefault="00946294" w:rsidP="000E5C4B">
      <w:pPr>
        <w:pStyle w:val="Subtituloproyecto"/>
      </w:pPr>
    </w:p>
    <w:p w14:paraId="4F9B9CC7" w14:textId="3E344BD2" w:rsidR="0A42EE36" w:rsidRDefault="0A42EE36" w:rsidP="0A42EE36">
      <w:pPr>
        <w:pStyle w:val="Subtituloproyecto"/>
      </w:pPr>
    </w:p>
    <w:p w14:paraId="02157891" w14:textId="44897055" w:rsidR="0A42EE36" w:rsidRDefault="0A42EE36" w:rsidP="0A42EE36">
      <w:pPr>
        <w:pStyle w:val="Subtituloproyecto"/>
      </w:pPr>
    </w:p>
    <w:p w14:paraId="453AC819" w14:textId="324B4C65" w:rsidR="0A42EE36" w:rsidRDefault="0A42EE36" w:rsidP="0A42EE36">
      <w:pPr>
        <w:pStyle w:val="Subtituloproyecto"/>
      </w:pPr>
    </w:p>
    <w:p w14:paraId="553F0948" w14:textId="30655FE8" w:rsidR="0A42EE36" w:rsidRDefault="0A42EE36" w:rsidP="0A42EE36">
      <w:pPr>
        <w:pStyle w:val="Subtituloproyecto"/>
      </w:pPr>
    </w:p>
    <w:p w14:paraId="5AC36ADF" w14:textId="242ABC46" w:rsidR="0A42EE36" w:rsidRDefault="0A42EE36" w:rsidP="0A42EE36">
      <w:pPr>
        <w:pStyle w:val="Subtituloproyecto"/>
      </w:pPr>
    </w:p>
    <w:p w14:paraId="1D87EB31" w14:textId="5092AB23" w:rsidR="63C6F96F" w:rsidRDefault="63C6F96F" w:rsidP="6FA8F4A5">
      <w:pPr>
        <w:pStyle w:val="Subtituloproyecto"/>
      </w:pPr>
      <w:r>
        <w:lastRenderedPageBreak/>
        <w:t>Segundo entregable</w:t>
      </w:r>
      <w:r w:rsidR="4CF8A008">
        <w:t>.</w:t>
      </w:r>
    </w:p>
    <w:p w14:paraId="3578C701" w14:textId="1FB25368" w:rsidR="00325D5F" w:rsidRDefault="00325D5F" w:rsidP="00325D5F">
      <w:pPr>
        <w:pStyle w:val="ParrafoProyecto0"/>
      </w:pPr>
      <w:r>
        <w:t xml:space="preserve">El desarrollo del </w:t>
      </w:r>
      <w:r w:rsidR="0A40B615">
        <w:t>segundo entregable</w:t>
      </w:r>
      <w:r>
        <w:t xml:space="preserve"> involucra el desarrollo de las siguientes tareas en un periodo de 55 días</w:t>
      </w:r>
      <w:r w:rsidR="182CBEF7">
        <w:t>.</w:t>
      </w:r>
    </w:p>
    <w:p w14:paraId="57488F94" w14:textId="0CDA0D51" w:rsidR="009F0099" w:rsidRDefault="009F0099" w:rsidP="009F0099">
      <w:pPr>
        <w:pStyle w:val="Descripcin"/>
        <w:keepNext/>
      </w:pPr>
      <w:bookmarkStart w:id="131" w:name="_Toc183468910"/>
      <w:r>
        <w:t xml:space="preserve">Tabla </w:t>
      </w:r>
      <w:fldSimple w:instr=" SEQ Tabla \* ARABIC ">
        <w:r w:rsidR="002C5966">
          <w:rPr>
            <w:noProof/>
          </w:rPr>
          <w:t>15</w:t>
        </w:r>
      </w:fldSimple>
      <w:r>
        <w:t xml:space="preserve"> - Tareas segundo entregable</w:t>
      </w:r>
      <w:bookmarkEnd w:id="131"/>
    </w:p>
    <w:tbl>
      <w:tblPr>
        <w:tblW w:w="5000" w:type="pct"/>
        <w:tblCellMar>
          <w:left w:w="70" w:type="dxa"/>
          <w:right w:w="70" w:type="dxa"/>
        </w:tblCellMar>
        <w:tblLook w:val="04A0" w:firstRow="1" w:lastRow="0" w:firstColumn="1" w:lastColumn="0" w:noHBand="0" w:noVBand="1"/>
      </w:tblPr>
      <w:tblGrid>
        <w:gridCol w:w="365"/>
        <w:gridCol w:w="1734"/>
        <w:gridCol w:w="2179"/>
        <w:gridCol w:w="1038"/>
        <w:gridCol w:w="1287"/>
        <w:gridCol w:w="2225"/>
      </w:tblGrid>
      <w:tr w:rsidR="00757269" w:rsidRPr="00757269" w14:paraId="2DEE016D" w14:textId="77777777" w:rsidTr="00325D5F">
        <w:trPr>
          <w:trHeight w:val="576"/>
        </w:trPr>
        <w:tc>
          <w:tcPr>
            <w:tcW w:w="20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5DF2489C" w14:textId="77777777" w:rsidR="00757269" w:rsidRPr="00757269" w:rsidRDefault="00757269" w:rsidP="00757269">
            <w:pPr>
              <w:spacing w:after="0" w:line="240" w:lineRule="auto"/>
              <w:jc w:val="center"/>
              <w:rPr>
                <w:rFonts w:ascii="Arial" w:eastAsia="Times New Roman" w:hAnsi="Arial" w:cs="Arial"/>
                <w:b/>
                <w:bCs/>
                <w:color w:val="000000"/>
                <w:kern w:val="0"/>
                <w:sz w:val="20"/>
                <w:szCs w:val="20"/>
                <w:lang w:eastAsia="es-CL"/>
                <w14:ligatures w14:val="none"/>
              </w:rPr>
            </w:pPr>
            <w:r w:rsidRPr="00757269">
              <w:rPr>
                <w:rFonts w:ascii="Arial" w:eastAsia="Times New Roman" w:hAnsi="Arial" w:cs="Arial"/>
                <w:b/>
                <w:bCs/>
                <w:color w:val="000000"/>
                <w:kern w:val="0"/>
                <w:sz w:val="20"/>
                <w:szCs w:val="20"/>
                <w:lang w:eastAsia="es-CL"/>
                <w14:ligatures w14:val="none"/>
              </w:rPr>
              <w:t>ID</w:t>
            </w:r>
          </w:p>
        </w:tc>
        <w:tc>
          <w:tcPr>
            <w:tcW w:w="982" w:type="pct"/>
            <w:tcBorders>
              <w:top w:val="single" w:sz="4" w:space="0" w:color="auto"/>
              <w:left w:val="nil"/>
              <w:bottom w:val="single" w:sz="4" w:space="0" w:color="auto"/>
              <w:right w:val="single" w:sz="4" w:space="0" w:color="auto"/>
            </w:tcBorders>
            <w:shd w:val="clear" w:color="000000" w:fill="D9D9D9"/>
            <w:vAlign w:val="center"/>
            <w:hideMark/>
          </w:tcPr>
          <w:p w14:paraId="32D8759E" w14:textId="77777777" w:rsidR="00757269" w:rsidRPr="00757269" w:rsidRDefault="00757269" w:rsidP="00757269">
            <w:pPr>
              <w:spacing w:after="0" w:line="240" w:lineRule="auto"/>
              <w:jc w:val="center"/>
              <w:rPr>
                <w:rFonts w:ascii="Arial" w:eastAsia="Times New Roman" w:hAnsi="Arial" w:cs="Arial"/>
                <w:b/>
                <w:bCs/>
                <w:color w:val="000000"/>
                <w:kern w:val="0"/>
                <w:sz w:val="20"/>
                <w:szCs w:val="20"/>
                <w:lang w:eastAsia="es-CL"/>
                <w14:ligatures w14:val="none"/>
              </w:rPr>
            </w:pPr>
            <w:r w:rsidRPr="00757269">
              <w:rPr>
                <w:rFonts w:ascii="Arial" w:eastAsia="Times New Roman" w:hAnsi="Arial" w:cs="Arial"/>
                <w:b/>
                <w:bCs/>
                <w:color w:val="000000"/>
                <w:kern w:val="0"/>
                <w:sz w:val="20"/>
                <w:szCs w:val="20"/>
                <w:lang w:eastAsia="es-CL"/>
                <w14:ligatures w14:val="none"/>
              </w:rPr>
              <w:t>Título</w:t>
            </w:r>
          </w:p>
        </w:tc>
        <w:tc>
          <w:tcPr>
            <w:tcW w:w="1234" w:type="pct"/>
            <w:tcBorders>
              <w:top w:val="single" w:sz="4" w:space="0" w:color="auto"/>
              <w:left w:val="nil"/>
              <w:bottom w:val="single" w:sz="4" w:space="0" w:color="auto"/>
              <w:right w:val="single" w:sz="4" w:space="0" w:color="auto"/>
            </w:tcBorders>
            <w:shd w:val="clear" w:color="000000" w:fill="D9D9D9"/>
            <w:vAlign w:val="center"/>
            <w:hideMark/>
          </w:tcPr>
          <w:p w14:paraId="35250C49" w14:textId="77777777" w:rsidR="00757269" w:rsidRPr="00757269" w:rsidRDefault="00757269" w:rsidP="00757269">
            <w:pPr>
              <w:spacing w:after="0" w:line="240" w:lineRule="auto"/>
              <w:jc w:val="center"/>
              <w:rPr>
                <w:rFonts w:ascii="Arial" w:eastAsia="Times New Roman" w:hAnsi="Arial" w:cs="Arial"/>
                <w:b/>
                <w:bCs/>
                <w:color w:val="000000"/>
                <w:kern w:val="0"/>
                <w:sz w:val="20"/>
                <w:szCs w:val="20"/>
                <w:lang w:eastAsia="es-CL"/>
                <w14:ligatures w14:val="none"/>
              </w:rPr>
            </w:pPr>
            <w:r w:rsidRPr="00757269">
              <w:rPr>
                <w:rFonts w:ascii="Arial" w:eastAsia="Times New Roman" w:hAnsi="Arial" w:cs="Arial"/>
                <w:b/>
                <w:bCs/>
                <w:color w:val="000000"/>
                <w:kern w:val="0"/>
                <w:sz w:val="20"/>
                <w:szCs w:val="20"/>
                <w:lang w:eastAsia="es-CL"/>
                <w14:ligatures w14:val="none"/>
              </w:rPr>
              <w:t>Descripción</w:t>
            </w:r>
          </w:p>
        </w:tc>
        <w:tc>
          <w:tcPr>
            <w:tcW w:w="588" w:type="pct"/>
            <w:tcBorders>
              <w:top w:val="single" w:sz="4" w:space="0" w:color="auto"/>
              <w:left w:val="nil"/>
              <w:bottom w:val="single" w:sz="4" w:space="0" w:color="auto"/>
              <w:right w:val="single" w:sz="4" w:space="0" w:color="auto"/>
            </w:tcBorders>
            <w:shd w:val="clear" w:color="000000" w:fill="D9D9D9"/>
            <w:vAlign w:val="center"/>
            <w:hideMark/>
          </w:tcPr>
          <w:p w14:paraId="695516D9" w14:textId="77777777" w:rsidR="00757269" w:rsidRPr="00757269" w:rsidRDefault="00757269" w:rsidP="00757269">
            <w:pPr>
              <w:spacing w:after="0" w:line="240" w:lineRule="auto"/>
              <w:jc w:val="center"/>
              <w:rPr>
                <w:rFonts w:ascii="Arial" w:eastAsia="Times New Roman" w:hAnsi="Arial" w:cs="Arial"/>
                <w:b/>
                <w:bCs/>
                <w:color w:val="000000"/>
                <w:kern w:val="0"/>
                <w:sz w:val="20"/>
                <w:szCs w:val="20"/>
                <w:lang w:eastAsia="es-CL"/>
                <w14:ligatures w14:val="none"/>
              </w:rPr>
            </w:pPr>
            <w:r w:rsidRPr="00757269">
              <w:rPr>
                <w:rFonts w:ascii="Arial" w:eastAsia="Times New Roman" w:hAnsi="Arial" w:cs="Arial"/>
                <w:b/>
                <w:bCs/>
                <w:color w:val="000000"/>
                <w:kern w:val="0"/>
                <w:sz w:val="20"/>
                <w:szCs w:val="20"/>
                <w:lang w:eastAsia="es-CL"/>
                <w14:ligatures w14:val="none"/>
              </w:rPr>
              <w:t>Actor Principal</w:t>
            </w:r>
          </w:p>
        </w:tc>
        <w:tc>
          <w:tcPr>
            <w:tcW w:w="729" w:type="pct"/>
            <w:tcBorders>
              <w:top w:val="single" w:sz="4" w:space="0" w:color="auto"/>
              <w:left w:val="nil"/>
              <w:bottom w:val="single" w:sz="4" w:space="0" w:color="auto"/>
              <w:right w:val="single" w:sz="4" w:space="0" w:color="auto"/>
            </w:tcBorders>
            <w:shd w:val="clear" w:color="000000" w:fill="D9D9D9"/>
            <w:vAlign w:val="center"/>
            <w:hideMark/>
          </w:tcPr>
          <w:p w14:paraId="005A63DE" w14:textId="77777777" w:rsidR="00757269" w:rsidRPr="00757269" w:rsidRDefault="00757269" w:rsidP="00757269">
            <w:pPr>
              <w:spacing w:after="0" w:line="240" w:lineRule="auto"/>
              <w:jc w:val="center"/>
              <w:rPr>
                <w:rFonts w:ascii="Arial" w:eastAsia="Times New Roman" w:hAnsi="Arial" w:cs="Arial"/>
                <w:b/>
                <w:bCs/>
                <w:color w:val="000000"/>
                <w:kern w:val="0"/>
                <w:sz w:val="20"/>
                <w:szCs w:val="20"/>
                <w:lang w:eastAsia="es-CL"/>
                <w14:ligatures w14:val="none"/>
              </w:rPr>
            </w:pPr>
            <w:r w:rsidRPr="00757269">
              <w:rPr>
                <w:rFonts w:ascii="Arial" w:eastAsia="Times New Roman" w:hAnsi="Arial" w:cs="Arial"/>
                <w:b/>
                <w:bCs/>
                <w:color w:val="000000"/>
                <w:kern w:val="0"/>
                <w:sz w:val="20"/>
                <w:szCs w:val="20"/>
                <w:lang w:eastAsia="es-CL"/>
                <w14:ligatures w14:val="none"/>
              </w:rPr>
              <w:t>Estimación (Puntos)</w:t>
            </w:r>
          </w:p>
        </w:tc>
        <w:tc>
          <w:tcPr>
            <w:tcW w:w="1260" w:type="pct"/>
            <w:tcBorders>
              <w:top w:val="single" w:sz="4" w:space="0" w:color="auto"/>
              <w:left w:val="nil"/>
              <w:bottom w:val="single" w:sz="4" w:space="0" w:color="auto"/>
              <w:right w:val="single" w:sz="4" w:space="0" w:color="auto"/>
            </w:tcBorders>
            <w:shd w:val="clear" w:color="000000" w:fill="D9D9D9"/>
            <w:vAlign w:val="center"/>
            <w:hideMark/>
          </w:tcPr>
          <w:p w14:paraId="26B5F7BE" w14:textId="77777777" w:rsidR="00757269" w:rsidRPr="00757269" w:rsidRDefault="00757269" w:rsidP="00757269">
            <w:pPr>
              <w:spacing w:after="0" w:line="240" w:lineRule="auto"/>
              <w:jc w:val="center"/>
              <w:rPr>
                <w:rFonts w:ascii="Arial" w:eastAsia="Times New Roman" w:hAnsi="Arial" w:cs="Arial"/>
                <w:b/>
                <w:bCs/>
                <w:color w:val="000000"/>
                <w:kern w:val="0"/>
                <w:sz w:val="20"/>
                <w:szCs w:val="20"/>
                <w:lang w:eastAsia="es-CL"/>
                <w14:ligatures w14:val="none"/>
              </w:rPr>
            </w:pPr>
            <w:r w:rsidRPr="00757269">
              <w:rPr>
                <w:rFonts w:ascii="Arial" w:eastAsia="Times New Roman" w:hAnsi="Arial" w:cs="Arial"/>
                <w:b/>
                <w:bCs/>
                <w:color w:val="000000"/>
                <w:kern w:val="0"/>
                <w:sz w:val="20"/>
                <w:szCs w:val="20"/>
                <w:lang w:eastAsia="es-CL"/>
                <w14:ligatures w14:val="none"/>
              </w:rPr>
              <w:t>Criterio de Aceptación</w:t>
            </w:r>
          </w:p>
        </w:tc>
      </w:tr>
      <w:tr w:rsidR="00757269" w:rsidRPr="00757269" w14:paraId="0BA47FF5" w14:textId="77777777" w:rsidTr="00325D5F">
        <w:trPr>
          <w:trHeight w:val="864"/>
        </w:trPr>
        <w:tc>
          <w:tcPr>
            <w:tcW w:w="207" w:type="pct"/>
            <w:tcBorders>
              <w:top w:val="nil"/>
              <w:left w:val="single" w:sz="4" w:space="0" w:color="auto"/>
              <w:bottom w:val="single" w:sz="4" w:space="0" w:color="auto"/>
              <w:right w:val="single" w:sz="4" w:space="0" w:color="auto"/>
            </w:tcBorders>
            <w:shd w:val="clear" w:color="auto" w:fill="auto"/>
            <w:vAlign w:val="center"/>
            <w:hideMark/>
          </w:tcPr>
          <w:p w14:paraId="1EB98CD0"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4</w:t>
            </w:r>
          </w:p>
        </w:tc>
        <w:tc>
          <w:tcPr>
            <w:tcW w:w="982" w:type="pct"/>
            <w:tcBorders>
              <w:top w:val="nil"/>
              <w:left w:val="nil"/>
              <w:bottom w:val="single" w:sz="4" w:space="0" w:color="auto"/>
              <w:right w:val="single" w:sz="4" w:space="0" w:color="auto"/>
            </w:tcBorders>
            <w:shd w:val="clear" w:color="auto" w:fill="auto"/>
            <w:vAlign w:val="center"/>
            <w:hideMark/>
          </w:tcPr>
          <w:p w14:paraId="4F5BD5B6"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Registro de Empresas</w:t>
            </w:r>
          </w:p>
        </w:tc>
        <w:tc>
          <w:tcPr>
            <w:tcW w:w="1234" w:type="pct"/>
            <w:tcBorders>
              <w:top w:val="nil"/>
              <w:left w:val="nil"/>
              <w:bottom w:val="single" w:sz="4" w:space="0" w:color="auto"/>
              <w:right w:val="single" w:sz="4" w:space="0" w:color="auto"/>
            </w:tcBorders>
            <w:shd w:val="clear" w:color="auto" w:fill="auto"/>
            <w:vAlign w:val="center"/>
            <w:hideMark/>
          </w:tcPr>
          <w:p w14:paraId="11229245" w14:textId="77777777" w:rsidR="00757269" w:rsidRPr="00757269" w:rsidRDefault="00757269" w:rsidP="008C364D">
            <w:pPr>
              <w:spacing w:after="0" w:line="240" w:lineRule="auto"/>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Permitir a los usuarios registrar empresas clientes.</w:t>
            </w:r>
          </w:p>
        </w:tc>
        <w:tc>
          <w:tcPr>
            <w:tcW w:w="588" w:type="pct"/>
            <w:tcBorders>
              <w:top w:val="nil"/>
              <w:left w:val="nil"/>
              <w:bottom w:val="single" w:sz="4" w:space="0" w:color="auto"/>
              <w:right w:val="single" w:sz="4" w:space="0" w:color="auto"/>
            </w:tcBorders>
            <w:shd w:val="clear" w:color="auto" w:fill="auto"/>
            <w:vAlign w:val="center"/>
            <w:hideMark/>
          </w:tcPr>
          <w:p w14:paraId="76520ACC"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Usuario</w:t>
            </w:r>
          </w:p>
        </w:tc>
        <w:tc>
          <w:tcPr>
            <w:tcW w:w="729" w:type="pct"/>
            <w:tcBorders>
              <w:top w:val="nil"/>
              <w:left w:val="nil"/>
              <w:bottom w:val="single" w:sz="4" w:space="0" w:color="auto"/>
              <w:right w:val="single" w:sz="4" w:space="0" w:color="auto"/>
            </w:tcBorders>
            <w:shd w:val="clear" w:color="auto" w:fill="auto"/>
            <w:noWrap/>
            <w:vAlign w:val="center"/>
            <w:hideMark/>
          </w:tcPr>
          <w:p w14:paraId="44753AFB"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5</w:t>
            </w:r>
          </w:p>
        </w:tc>
        <w:tc>
          <w:tcPr>
            <w:tcW w:w="1260" w:type="pct"/>
            <w:tcBorders>
              <w:top w:val="nil"/>
              <w:left w:val="nil"/>
              <w:bottom w:val="single" w:sz="4" w:space="0" w:color="auto"/>
              <w:right w:val="single" w:sz="4" w:space="0" w:color="auto"/>
            </w:tcBorders>
            <w:shd w:val="clear" w:color="auto" w:fill="auto"/>
            <w:vAlign w:val="center"/>
            <w:hideMark/>
          </w:tcPr>
          <w:p w14:paraId="60648739" w14:textId="77777777" w:rsidR="00757269" w:rsidRPr="00757269" w:rsidRDefault="00757269" w:rsidP="008C364D">
            <w:pPr>
              <w:spacing w:after="0" w:line="240" w:lineRule="auto"/>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Los datos de las empresas son almacenados correctamente.</w:t>
            </w:r>
          </w:p>
        </w:tc>
      </w:tr>
      <w:tr w:rsidR="00757269" w:rsidRPr="00757269" w14:paraId="7542760C" w14:textId="77777777" w:rsidTr="00325D5F">
        <w:trPr>
          <w:trHeight w:val="576"/>
        </w:trPr>
        <w:tc>
          <w:tcPr>
            <w:tcW w:w="207" w:type="pct"/>
            <w:tcBorders>
              <w:top w:val="nil"/>
              <w:left w:val="single" w:sz="4" w:space="0" w:color="auto"/>
              <w:bottom w:val="single" w:sz="4" w:space="0" w:color="auto"/>
              <w:right w:val="single" w:sz="4" w:space="0" w:color="auto"/>
            </w:tcBorders>
            <w:shd w:val="clear" w:color="auto" w:fill="auto"/>
            <w:vAlign w:val="center"/>
            <w:hideMark/>
          </w:tcPr>
          <w:p w14:paraId="40CDA336"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5</w:t>
            </w:r>
          </w:p>
        </w:tc>
        <w:tc>
          <w:tcPr>
            <w:tcW w:w="982" w:type="pct"/>
            <w:tcBorders>
              <w:top w:val="nil"/>
              <w:left w:val="nil"/>
              <w:bottom w:val="single" w:sz="4" w:space="0" w:color="auto"/>
              <w:right w:val="single" w:sz="4" w:space="0" w:color="auto"/>
            </w:tcBorders>
            <w:shd w:val="clear" w:color="auto" w:fill="auto"/>
            <w:vAlign w:val="center"/>
            <w:hideMark/>
          </w:tcPr>
          <w:p w14:paraId="2BFB13DA"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Edición de Empresas</w:t>
            </w:r>
          </w:p>
        </w:tc>
        <w:tc>
          <w:tcPr>
            <w:tcW w:w="1234" w:type="pct"/>
            <w:tcBorders>
              <w:top w:val="nil"/>
              <w:left w:val="nil"/>
              <w:bottom w:val="single" w:sz="4" w:space="0" w:color="auto"/>
              <w:right w:val="single" w:sz="4" w:space="0" w:color="auto"/>
            </w:tcBorders>
            <w:shd w:val="clear" w:color="auto" w:fill="auto"/>
            <w:vAlign w:val="center"/>
            <w:hideMark/>
          </w:tcPr>
          <w:p w14:paraId="5A3565BD" w14:textId="77777777" w:rsidR="00757269" w:rsidRPr="00757269" w:rsidRDefault="00757269" w:rsidP="008C364D">
            <w:pPr>
              <w:spacing w:after="0" w:line="240" w:lineRule="auto"/>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Habilitar la edición de la información de empresas.</w:t>
            </w:r>
          </w:p>
        </w:tc>
        <w:tc>
          <w:tcPr>
            <w:tcW w:w="588" w:type="pct"/>
            <w:tcBorders>
              <w:top w:val="nil"/>
              <w:left w:val="nil"/>
              <w:bottom w:val="single" w:sz="4" w:space="0" w:color="auto"/>
              <w:right w:val="single" w:sz="4" w:space="0" w:color="auto"/>
            </w:tcBorders>
            <w:shd w:val="clear" w:color="auto" w:fill="auto"/>
            <w:vAlign w:val="center"/>
            <w:hideMark/>
          </w:tcPr>
          <w:p w14:paraId="4D8CF1CE"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Usuario</w:t>
            </w:r>
          </w:p>
        </w:tc>
        <w:tc>
          <w:tcPr>
            <w:tcW w:w="729" w:type="pct"/>
            <w:tcBorders>
              <w:top w:val="nil"/>
              <w:left w:val="nil"/>
              <w:bottom w:val="single" w:sz="4" w:space="0" w:color="auto"/>
              <w:right w:val="single" w:sz="4" w:space="0" w:color="auto"/>
            </w:tcBorders>
            <w:shd w:val="clear" w:color="auto" w:fill="auto"/>
            <w:noWrap/>
            <w:vAlign w:val="center"/>
            <w:hideMark/>
          </w:tcPr>
          <w:p w14:paraId="33254620"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3</w:t>
            </w:r>
          </w:p>
        </w:tc>
        <w:tc>
          <w:tcPr>
            <w:tcW w:w="1260" w:type="pct"/>
            <w:tcBorders>
              <w:top w:val="nil"/>
              <w:left w:val="nil"/>
              <w:bottom w:val="single" w:sz="4" w:space="0" w:color="auto"/>
              <w:right w:val="single" w:sz="4" w:space="0" w:color="auto"/>
            </w:tcBorders>
            <w:shd w:val="clear" w:color="auto" w:fill="auto"/>
            <w:vAlign w:val="center"/>
            <w:hideMark/>
          </w:tcPr>
          <w:p w14:paraId="38000EBF" w14:textId="77777777" w:rsidR="00757269" w:rsidRPr="00757269" w:rsidRDefault="00757269" w:rsidP="008C364D">
            <w:pPr>
              <w:spacing w:after="0" w:line="240" w:lineRule="auto"/>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Los datos actualizados se reflejan en el sistema.</w:t>
            </w:r>
          </w:p>
        </w:tc>
      </w:tr>
      <w:tr w:rsidR="00757269" w:rsidRPr="00757269" w14:paraId="75D262D0" w14:textId="77777777" w:rsidTr="00325D5F">
        <w:trPr>
          <w:trHeight w:val="864"/>
        </w:trPr>
        <w:tc>
          <w:tcPr>
            <w:tcW w:w="207" w:type="pct"/>
            <w:tcBorders>
              <w:top w:val="nil"/>
              <w:left w:val="single" w:sz="4" w:space="0" w:color="auto"/>
              <w:bottom w:val="single" w:sz="4" w:space="0" w:color="auto"/>
              <w:right w:val="single" w:sz="4" w:space="0" w:color="auto"/>
            </w:tcBorders>
            <w:shd w:val="clear" w:color="auto" w:fill="auto"/>
            <w:vAlign w:val="center"/>
            <w:hideMark/>
          </w:tcPr>
          <w:p w14:paraId="11B7A133"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6</w:t>
            </w:r>
          </w:p>
        </w:tc>
        <w:tc>
          <w:tcPr>
            <w:tcW w:w="982" w:type="pct"/>
            <w:tcBorders>
              <w:top w:val="nil"/>
              <w:left w:val="nil"/>
              <w:bottom w:val="single" w:sz="4" w:space="0" w:color="auto"/>
              <w:right w:val="single" w:sz="4" w:space="0" w:color="auto"/>
            </w:tcBorders>
            <w:shd w:val="clear" w:color="auto" w:fill="auto"/>
            <w:vAlign w:val="center"/>
            <w:hideMark/>
          </w:tcPr>
          <w:p w14:paraId="4CAFD84D"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Generación de Órdenes de Transporte</w:t>
            </w:r>
          </w:p>
        </w:tc>
        <w:tc>
          <w:tcPr>
            <w:tcW w:w="1234" w:type="pct"/>
            <w:tcBorders>
              <w:top w:val="nil"/>
              <w:left w:val="nil"/>
              <w:bottom w:val="single" w:sz="4" w:space="0" w:color="auto"/>
              <w:right w:val="single" w:sz="4" w:space="0" w:color="auto"/>
            </w:tcBorders>
            <w:shd w:val="clear" w:color="auto" w:fill="auto"/>
            <w:vAlign w:val="center"/>
            <w:hideMark/>
          </w:tcPr>
          <w:p w14:paraId="1109D359" w14:textId="77777777" w:rsidR="00757269" w:rsidRPr="00757269" w:rsidRDefault="00757269" w:rsidP="008C364D">
            <w:pPr>
              <w:spacing w:after="0" w:line="240" w:lineRule="auto"/>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Crear órdenes con detalles como origen, destino, tipo de carga y fecha.</w:t>
            </w:r>
          </w:p>
        </w:tc>
        <w:tc>
          <w:tcPr>
            <w:tcW w:w="588" w:type="pct"/>
            <w:tcBorders>
              <w:top w:val="nil"/>
              <w:left w:val="nil"/>
              <w:bottom w:val="single" w:sz="4" w:space="0" w:color="auto"/>
              <w:right w:val="single" w:sz="4" w:space="0" w:color="auto"/>
            </w:tcBorders>
            <w:shd w:val="clear" w:color="auto" w:fill="auto"/>
            <w:vAlign w:val="center"/>
            <w:hideMark/>
          </w:tcPr>
          <w:p w14:paraId="40FDBAD9"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Usuario</w:t>
            </w:r>
          </w:p>
        </w:tc>
        <w:tc>
          <w:tcPr>
            <w:tcW w:w="729" w:type="pct"/>
            <w:tcBorders>
              <w:top w:val="nil"/>
              <w:left w:val="nil"/>
              <w:bottom w:val="single" w:sz="4" w:space="0" w:color="auto"/>
              <w:right w:val="single" w:sz="4" w:space="0" w:color="auto"/>
            </w:tcBorders>
            <w:shd w:val="clear" w:color="auto" w:fill="auto"/>
            <w:noWrap/>
            <w:vAlign w:val="center"/>
            <w:hideMark/>
          </w:tcPr>
          <w:p w14:paraId="60F5F58A"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8</w:t>
            </w:r>
          </w:p>
        </w:tc>
        <w:tc>
          <w:tcPr>
            <w:tcW w:w="1260" w:type="pct"/>
            <w:tcBorders>
              <w:top w:val="nil"/>
              <w:left w:val="nil"/>
              <w:bottom w:val="single" w:sz="4" w:space="0" w:color="auto"/>
              <w:right w:val="single" w:sz="4" w:space="0" w:color="auto"/>
            </w:tcBorders>
            <w:shd w:val="clear" w:color="auto" w:fill="auto"/>
            <w:vAlign w:val="center"/>
            <w:hideMark/>
          </w:tcPr>
          <w:p w14:paraId="56D99FC0" w14:textId="77777777" w:rsidR="00757269" w:rsidRPr="00757269" w:rsidRDefault="00757269" w:rsidP="008C364D">
            <w:pPr>
              <w:spacing w:after="0" w:line="240" w:lineRule="auto"/>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Las órdenes se generan con un ID único y se guardan correctamente.</w:t>
            </w:r>
          </w:p>
        </w:tc>
      </w:tr>
      <w:tr w:rsidR="00757269" w:rsidRPr="00757269" w14:paraId="14B42679" w14:textId="77777777" w:rsidTr="00325D5F">
        <w:trPr>
          <w:trHeight w:val="864"/>
        </w:trPr>
        <w:tc>
          <w:tcPr>
            <w:tcW w:w="207" w:type="pct"/>
            <w:tcBorders>
              <w:top w:val="nil"/>
              <w:left w:val="single" w:sz="4" w:space="0" w:color="auto"/>
              <w:bottom w:val="single" w:sz="4" w:space="0" w:color="auto"/>
              <w:right w:val="single" w:sz="4" w:space="0" w:color="auto"/>
            </w:tcBorders>
            <w:shd w:val="clear" w:color="auto" w:fill="auto"/>
            <w:vAlign w:val="center"/>
            <w:hideMark/>
          </w:tcPr>
          <w:p w14:paraId="2325AC24"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8</w:t>
            </w:r>
          </w:p>
        </w:tc>
        <w:tc>
          <w:tcPr>
            <w:tcW w:w="982" w:type="pct"/>
            <w:tcBorders>
              <w:top w:val="nil"/>
              <w:left w:val="nil"/>
              <w:bottom w:val="single" w:sz="4" w:space="0" w:color="auto"/>
              <w:right w:val="single" w:sz="4" w:space="0" w:color="auto"/>
            </w:tcBorders>
            <w:shd w:val="clear" w:color="auto" w:fill="auto"/>
            <w:vAlign w:val="center"/>
            <w:hideMark/>
          </w:tcPr>
          <w:p w14:paraId="7749AE2D"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Notificaciones por Correo</w:t>
            </w:r>
          </w:p>
        </w:tc>
        <w:tc>
          <w:tcPr>
            <w:tcW w:w="1234" w:type="pct"/>
            <w:tcBorders>
              <w:top w:val="nil"/>
              <w:left w:val="nil"/>
              <w:bottom w:val="single" w:sz="4" w:space="0" w:color="auto"/>
              <w:right w:val="single" w:sz="4" w:space="0" w:color="auto"/>
            </w:tcBorders>
            <w:shd w:val="clear" w:color="auto" w:fill="auto"/>
            <w:vAlign w:val="center"/>
            <w:hideMark/>
          </w:tcPr>
          <w:p w14:paraId="60ABF107" w14:textId="77777777" w:rsidR="00757269" w:rsidRPr="00757269" w:rsidRDefault="00757269" w:rsidP="008C364D">
            <w:pPr>
              <w:spacing w:after="0" w:line="240" w:lineRule="auto"/>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Enviar notificaciones por correo al crear una orden.</w:t>
            </w:r>
          </w:p>
        </w:tc>
        <w:tc>
          <w:tcPr>
            <w:tcW w:w="588" w:type="pct"/>
            <w:tcBorders>
              <w:top w:val="nil"/>
              <w:left w:val="nil"/>
              <w:bottom w:val="single" w:sz="4" w:space="0" w:color="auto"/>
              <w:right w:val="single" w:sz="4" w:space="0" w:color="auto"/>
            </w:tcBorders>
            <w:shd w:val="clear" w:color="auto" w:fill="auto"/>
            <w:vAlign w:val="center"/>
            <w:hideMark/>
          </w:tcPr>
          <w:p w14:paraId="3F4A7CF9"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Sistema</w:t>
            </w:r>
          </w:p>
        </w:tc>
        <w:tc>
          <w:tcPr>
            <w:tcW w:w="729" w:type="pct"/>
            <w:tcBorders>
              <w:top w:val="nil"/>
              <w:left w:val="nil"/>
              <w:bottom w:val="single" w:sz="4" w:space="0" w:color="auto"/>
              <w:right w:val="single" w:sz="4" w:space="0" w:color="auto"/>
            </w:tcBorders>
            <w:shd w:val="clear" w:color="auto" w:fill="auto"/>
            <w:noWrap/>
            <w:vAlign w:val="center"/>
            <w:hideMark/>
          </w:tcPr>
          <w:p w14:paraId="27A937B9"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3</w:t>
            </w:r>
          </w:p>
        </w:tc>
        <w:tc>
          <w:tcPr>
            <w:tcW w:w="1260" w:type="pct"/>
            <w:tcBorders>
              <w:top w:val="nil"/>
              <w:left w:val="nil"/>
              <w:bottom w:val="single" w:sz="4" w:space="0" w:color="auto"/>
              <w:right w:val="single" w:sz="4" w:space="0" w:color="auto"/>
            </w:tcBorders>
            <w:shd w:val="clear" w:color="auto" w:fill="auto"/>
            <w:vAlign w:val="center"/>
            <w:hideMark/>
          </w:tcPr>
          <w:p w14:paraId="21CB70D4" w14:textId="77777777" w:rsidR="00757269" w:rsidRPr="00757269" w:rsidRDefault="00757269" w:rsidP="008C364D">
            <w:pPr>
              <w:spacing w:after="0" w:line="240" w:lineRule="auto"/>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Los correos son enviados al cliente cuando se crea una orden.</w:t>
            </w:r>
          </w:p>
        </w:tc>
      </w:tr>
      <w:tr w:rsidR="00757269" w:rsidRPr="00757269" w14:paraId="279204B1" w14:textId="77777777" w:rsidTr="00325D5F">
        <w:trPr>
          <w:trHeight w:val="864"/>
        </w:trPr>
        <w:tc>
          <w:tcPr>
            <w:tcW w:w="207" w:type="pct"/>
            <w:tcBorders>
              <w:top w:val="nil"/>
              <w:left w:val="single" w:sz="4" w:space="0" w:color="auto"/>
              <w:bottom w:val="single" w:sz="4" w:space="0" w:color="auto"/>
              <w:right w:val="single" w:sz="4" w:space="0" w:color="auto"/>
            </w:tcBorders>
            <w:shd w:val="clear" w:color="auto" w:fill="auto"/>
            <w:vAlign w:val="center"/>
            <w:hideMark/>
          </w:tcPr>
          <w:p w14:paraId="5E349EF0"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11</w:t>
            </w:r>
          </w:p>
        </w:tc>
        <w:tc>
          <w:tcPr>
            <w:tcW w:w="982" w:type="pct"/>
            <w:tcBorders>
              <w:top w:val="nil"/>
              <w:left w:val="nil"/>
              <w:bottom w:val="single" w:sz="4" w:space="0" w:color="auto"/>
              <w:right w:val="single" w:sz="4" w:space="0" w:color="auto"/>
            </w:tcBorders>
            <w:shd w:val="clear" w:color="auto" w:fill="auto"/>
            <w:vAlign w:val="center"/>
            <w:hideMark/>
          </w:tcPr>
          <w:p w14:paraId="23C232C2"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Diseño de Interfaz de Usuario</w:t>
            </w:r>
          </w:p>
        </w:tc>
        <w:tc>
          <w:tcPr>
            <w:tcW w:w="1234" w:type="pct"/>
            <w:tcBorders>
              <w:top w:val="nil"/>
              <w:left w:val="nil"/>
              <w:bottom w:val="single" w:sz="4" w:space="0" w:color="auto"/>
              <w:right w:val="single" w:sz="4" w:space="0" w:color="auto"/>
            </w:tcBorders>
            <w:shd w:val="clear" w:color="auto" w:fill="auto"/>
            <w:vAlign w:val="center"/>
            <w:hideMark/>
          </w:tcPr>
          <w:p w14:paraId="6C220096" w14:textId="77777777" w:rsidR="00757269" w:rsidRPr="00757269" w:rsidRDefault="00757269" w:rsidP="008C364D">
            <w:pPr>
              <w:spacing w:after="0" w:line="240" w:lineRule="auto"/>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Mejorar la interfaz de usuario para las secciones de empresas y órdenes.</w:t>
            </w:r>
          </w:p>
        </w:tc>
        <w:tc>
          <w:tcPr>
            <w:tcW w:w="588" w:type="pct"/>
            <w:tcBorders>
              <w:top w:val="nil"/>
              <w:left w:val="nil"/>
              <w:bottom w:val="single" w:sz="4" w:space="0" w:color="auto"/>
              <w:right w:val="single" w:sz="4" w:space="0" w:color="auto"/>
            </w:tcBorders>
            <w:shd w:val="clear" w:color="auto" w:fill="auto"/>
            <w:vAlign w:val="center"/>
            <w:hideMark/>
          </w:tcPr>
          <w:p w14:paraId="6F7D5899"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Usuario</w:t>
            </w:r>
          </w:p>
        </w:tc>
        <w:tc>
          <w:tcPr>
            <w:tcW w:w="729" w:type="pct"/>
            <w:tcBorders>
              <w:top w:val="nil"/>
              <w:left w:val="nil"/>
              <w:bottom w:val="single" w:sz="4" w:space="0" w:color="auto"/>
              <w:right w:val="single" w:sz="4" w:space="0" w:color="auto"/>
            </w:tcBorders>
            <w:shd w:val="clear" w:color="auto" w:fill="auto"/>
            <w:noWrap/>
            <w:vAlign w:val="center"/>
            <w:hideMark/>
          </w:tcPr>
          <w:p w14:paraId="36BCEB2E" w14:textId="77777777" w:rsidR="00757269" w:rsidRPr="00757269"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13</w:t>
            </w:r>
          </w:p>
        </w:tc>
        <w:tc>
          <w:tcPr>
            <w:tcW w:w="1260" w:type="pct"/>
            <w:tcBorders>
              <w:top w:val="nil"/>
              <w:left w:val="nil"/>
              <w:bottom w:val="single" w:sz="4" w:space="0" w:color="auto"/>
              <w:right w:val="single" w:sz="4" w:space="0" w:color="auto"/>
            </w:tcBorders>
            <w:shd w:val="clear" w:color="auto" w:fill="auto"/>
            <w:vAlign w:val="center"/>
            <w:hideMark/>
          </w:tcPr>
          <w:p w14:paraId="08971875" w14:textId="77777777" w:rsidR="00757269" w:rsidRPr="00757269" w:rsidRDefault="00757269" w:rsidP="008C364D">
            <w:pPr>
              <w:spacing w:after="0" w:line="240" w:lineRule="auto"/>
              <w:rPr>
                <w:rFonts w:ascii="Arial" w:eastAsia="Times New Roman" w:hAnsi="Arial" w:cs="Arial"/>
                <w:color w:val="000000"/>
                <w:kern w:val="0"/>
                <w:sz w:val="20"/>
                <w:szCs w:val="20"/>
                <w:lang w:eastAsia="es-CL"/>
                <w14:ligatures w14:val="none"/>
              </w:rPr>
            </w:pPr>
            <w:r w:rsidRPr="00757269">
              <w:rPr>
                <w:rFonts w:ascii="Arial" w:eastAsia="Times New Roman" w:hAnsi="Arial" w:cs="Arial"/>
                <w:color w:val="000000"/>
                <w:kern w:val="0"/>
                <w:sz w:val="20"/>
                <w:szCs w:val="20"/>
                <w:lang w:eastAsia="es-CL"/>
                <w14:ligatures w14:val="none"/>
              </w:rPr>
              <w:t>La interfaz es clara, funcional y responsiva.</w:t>
            </w:r>
          </w:p>
        </w:tc>
      </w:tr>
    </w:tbl>
    <w:p w14:paraId="67521FB0" w14:textId="40F571C5" w:rsidR="00A75CF4" w:rsidRDefault="00A75CF4" w:rsidP="0040449B">
      <w:pPr>
        <w:spacing w:line="360" w:lineRule="auto"/>
        <w:jc w:val="both"/>
        <w:rPr>
          <w:rFonts w:ascii="Arial" w:hAnsi="Arial" w:cs="Arial"/>
        </w:rPr>
      </w:pPr>
    </w:p>
    <w:p w14:paraId="3103582A" w14:textId="4B37A0F8" w:rsidR="3C7A2A24" w:rsidRDefault="3C7A2A24" w:rsidP="3C7A2A24">
      <w:pPr>
        <w:spacing w:line="360" w:lineRule="auto"/>
        <w:jc w:val="both"/>
        <w:rPr>
          <w:rFonts w:ascii="Arial" w:hAnsi="Arial" w:cs="Arial"/>
        </w:rPr>
      </w:pPr>
    </w:p>
    <w:p w14:paraId="63973210" w14:textId="403BABF0" w:rsidR="4074C2D4" w:rsidRDefault="4074C2D4" w:rsidP="4074C2D4">
      <w:pPr>
        <w:spacing w:line="360" w:lineRule="auto"/>
        <w:jc w:val="both"/>
        <w:rPr>
          <w:rFonts w:ascii="Arial" w:hAnsi="Arial" w:cs="Arial"/>
        </w:rPr>
      </w:pPr>
    </w:p>
    <w:p w14:paraId="120353C1" w14:textId="64173939" w:rsidR="4074C2D4" w:rsidRDefault="4074C2D4" w:rsidP="4074C2D4">
      <w:pPr>
        <w:spacing w:line="360" w:lineRule="auto"/>
        <w:jc w:val="both"/>
        <w:rPr>
          <w:rFonts w:ascii="Arial" w:hAnsi="Arial" w:cs="Arial"/>
        </w:rPr>
      </w:pPr>
    </w:p>
    <w:p w14:paraId="49538F47" w14:textId="7028E0A6" w:rsidR="4074C2D4" w:rsidRDefault="4074C2D4" w:rsidP="4074C2D4">
      <w:pPr>
        <w:spacing w:line="360" w:lineRule="auto"/>
        <w:jc w:val="both"/>
        <w:rPr>
          <w:rFonts w:ascii="Arial" w:hAnsi="Arial" w:cs="Arial"/>
        </w:rPr>
      </w:pPr>
    </w:p>
    <w:p w14:paraId="7CB1E32B" w14:textId="5BE11E10" w:rsidR="4074C2D4" w:rsidRDefault="4074C2D4" w:rsidP="4074C2D4">
      <w:pPr>
        <w:spacing w:line="360" w:lineRule="auto"/>
        <w:jc w:val="both"/>
        <w:rPr>
          <w:rFonts w:ascii="Arial" w:hAnsi="Arial" w:cs="Arial"/>
        </w:rPr>
      </w:pPr>
    </w:p>
    <w:p w14:paraId="1844913C" w14:textId="35C981CB" w:rsidR="4074C2D4" w:rsidRDefault="4074C2D4" w:rsidP="4074C2D4">
      <w:pPr>
        <w:spacing w:line="360" w:lineRule="auto"/>
        <w:jc w:val="both"/>
        <w:rPr>
          <w:rFonts w:ascii="Arial" w:hAnsi="Arial" w:cs="Arial"/>
        </w:rPr>
      </w:pPr>
    </w:p>
    <w:p w14:paraId="6AF37D28" w14:textId="03EB910A" w:rsidR="4074C2D4" w:rsidRDefault="4074C2D4" w:rsidP="4074C2D4">
      <w:pPr>
        <w:spacing w:line="360" w:lineRule="auto"/>
        <w:jc w:val="both"/>
        <w:rPr>
          <w:rFonts w:ascii="Arial" w:hAnsi="Arial" w:cs="Arial"/>
        </w:rPr>
      </w:pPr>
    </w:p>
    <w:p w14:paraId="3EAA6711" w14:textId="320C8348" w:rsidR="0A42EE36" w:rsidRDefault="0A42EE36" w:rsidP="0A42EE36">
      <w:pPr>
        <w:spacing w:line="360" w:lineRule="auto"/>
        <w:jc w:val="both"/>
        <w:rPr>
          <w:rFonts w:ascii="Arial" w:hAnsi="Arial" w:cs="Arial"/>
        </w:rPr>
      </w:pPr>
    </w:p>
    <w:p w14:paraId="4ED259CF" w14:textId="07126F63" w:rsidR="0A42EE36" w:rsidRDefault="0A42EE36" w:rsidP="0A42EE36">
      <w:pPr>
        <w:spacing w:line="360" w:lineRule="auto"/>
        <w:jc w:val="both"/>
        <w:rPr>
          <w:rFonts w:ascii="Arial" w:hAnsi="Arial" w:cs="Arial"/>
        </w:rPr>
      </w:pPr>
    </w:p>
    <w:p w14:paraId="7F49682E" w14:textId="032600CD" w:rsidR="0A42EE36" w:rsidRDefault="0A42EE36" w:rsidP="0A42EE36">
      <w:pPr>
        <w:spacing w:line="360" w:lineRule="auto"/>
        <w:jc w:val="both"/>
        <w:rPr>
          <w:rFonts w:ascii="Arial" w:hAnsi="Arial" w:cs="Arial"/>
        </w:rPr>
      </w:pPr>
    </w:p>
    <w:p w14:paraId="5FE8EE27" w14:textId="61B49211" w:rsidR="0A42EE36" w:rsidRDefault="0A42EE36" w:rsidP="0A42EE36">
      <w:pPr>
        <w:spacing w:line="360" w:lineRule="auto"/>
        <w:jc w:val="both"/>
        <w:rPr>
          <w:rFonts w:ascii="Arial" w:hAnsi="Arial" w:cs="Arial"/>
        </w:rPr>
      </w:pPr>
    </w:p>
    <w:p w14:paraId="46834424" w14:textId="04F2A129" w:rsidR="4D1B76EF" w:rsidRDefault="4D1B76EF" w:rsidP="6FA8F4A5">
      <w:pPr>
        <w:pStyle w:val="Subtituloproyecto"/>
      </w:pPr>
      <w:r>
        <w:t>Tercer entregable</w:t>
      </w:r>
      <w:r w:rsidR="5399F5E5">
        <w:t>.</w:t>
      </w:r>
    </w:p>
    <w:p w14:paraId="79C888E4" w14:textId="71FA8D17" w:rsidR="00325D5F" w:rsidRDefault="00325D5F" w:rsidP="00325D5F">
      <w:pPr>
        <w:pStyle w:val="ParrafoProyecto0"/>
      </w:pPr>
      <w:r>
        <w:t xml:space="preserve">El desarrollo del </w:t>
      </w:r>
      <w:r w:rsidR="5C48D290">
        <w:t>tercer entregable</w:t>
      </w:r>
      <w:r>
        <w:t xml:space="preserve"> involucra el desarrollo de las siguientes tareas en un periodo de 15 días</w:t>
      </w:r>
    </w:p>
    <w:p w14:paraId="5BB11CC2" w14:textId="53AB4BBE" w:rsidR="009F0099" w:rsidRDefault="009F0099" w:rsidP="009F0099">
      <w:pPr>
        <w:pStyle w:val="Descripcin"/>
        <w:keepNext/>
      </w:pPr>
      <w:bookmarkStart w:id="132" w:name="_Toc183468911"/>
      <w:r>
        <w:t xml:space="preserve">Tabla </w:t>
      </w:r>
      <w:fldSimple w:instr=" SEQ Tabla \* ARABIC ">
        <w:r w:rsidR="002C5966">
          <w:rPr>
            <w:noProof/>
          </w:rPr>
          <w:t>16</w:t>
        </w:r>
      </w:fldSimple>
      <w:r>
        <w:t xml:space="preserve"> - Tareas tercer entregable</w:t>
      </w:r>
      <w:bookmarkEnd w:id="132"/>
    </w:p>
    <w:tbl>
      <w:tblPr>
        <w:tblW w:w="0" w:type="auto"/>
        <w:tblCellMar>
          <w:left w:w="70" w:type="dxa"/>
          <w:right w:w="70" w:type="dxa"/>
        </w:tblCellMar>
        <w:tblLook w:val="04A0" w:firstRow="1" w:lastRow="0" w:firstColumn="1" w:lastColumn="0" w:noHBand="0" w:noVBand="1"/>
      </w:tblPr>
      <w:tblGrid>
        <w:gridCol w:w="363"/>
        <w:gridCol w:w="1627"/>
        <w:gridCol w:w="2070"/>
        <w:gridCol w:w="1430"/>
        <w:gridCol w:w="1283"/>
        <w:gridCol w:w="2055"/>
      </w:tblGrid>
      <w:tr w:rsidR="0089691D" w:rsidRPr="0089691D" w14:paraId="256F776C" w14:textId="77777777" w:rsidTr="00255459">
        <w:trPr>
          <w:trHeight w:val="576"/>
        </w:trPr>
        <w:tc>
          <w:tcPr>
            <w:tcW w:w="0" w:type="auto"/>
            <w:tcBorders>
              <w:top w:val="single" w:sz="4" w:space="0" w:color="auto"/>
              <w:left w:val="single" w:sz="4" w:space="0" w:color="auto"/>
              <w:bottom w:val="single" w:sz="4" w:space="0" w:color="auto"/>
              <w:right w:val="single" w:sz="4" w:space="0" w:color="auto"/>
            </w:tcBorders>
            <w:shd w:val="clear" w:color="000000" w:fill="D9D9D9"/>
            <w:vAlign w:val="center"/>
            <w:hideMark/>
          </w:tcPr>
          <w:p w14:paraId="44C74141" w14:textId="77777777" w:rsidR="0089691D" w:rsidRPr="0089691D" w:rsidRDefault="0089691D" w:rsidP="0089691D">
            <w:pPr>
              <w:spacing w:after="0" w:line="240" w:lineRule="auto"/>
              <w:jc w:val="center"/>
              <w:rPr>
                <w:rFonts w:ascii="Arial" w:eastAsia="Times New Roman" w:hAnsi="Arial" w:cs="Arial"/>
                <w:b/>
                <w:bCs/>
                <w:color w:val="000000"/>
                <w:kern w:val="0"/>
                <w:sz w:val="20"/>
                <w:szCs w:val="20"/>
                <w:lang w:eastAsia="es-CL"/>
                <w14:ligatures w14:val="none"/>
              </w:rPr>
            </w:pPr>
            <w:r w:rsidRPr="0089691D">
              <w:rPr>
                <w:rFonts w:ascii="Arial" w:eastAsia="Times New Roman" w:hAnsi="Arial" w:cs="Arial"/>
                <w:b/>
                <w:bCs/>
                <w:color w:val="000000"/>
                <w:kern w:val="0"/>
                <w:sz w:val="20"/>
                <w:szCs w:val="20"/>
                <w:lang w:eastAsia="es-CL"/>
                <w14:ligatures w14:val="none"/>
              </w:rPr>
              <w:t>ID</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2B1F313B" w14:textId="77777777" w:rsidR="0089691D" w:rsidRPr="0089691D" w:rsidRDefault="0089691D" w:rsidP="0089691D">
            <w:pPr>
              <w:spacing w:after="0" w:line="240" w:lineRule="auto"/>
              <w:jc w:val="center"/>
              <w:rPr>
                <w:rFonts w:ascii="Arial" w:eastAsia="Times New Roman" w:hAnsi="Arial" w:cs="Arial"/>
                <w:b/>
                <w:bCs/>
                <w:color w:val="000000"/>
                <w:kern w:val="0"/>
                <w:sz w:val="20"/>
                <w:szCs w:val="20"/>
                <w:lang w:eastAsia="es-CL"/>
                <w14:ligatures w14:val="none"/>
              </w:rPr>
            </w:pPr>
            <w:r w:rsidRPr="0089691D">
              <w:rPr>
                <w:rFonts w:ascii="Arial" w:eastAsia="Times New Roman" w:hAnsi="Arial" w:cs="Arial"/>
                <w:b/>
                <w:bCs/>
                <w:color w:val="000000"/>
                <w:kern w:val="0"/>
                <w:sz w:val="20"/>
                <w:szCs w:val="20"/>
                <w:lang w:eastAsia="es-CL"/>
                <w14:ligatures w14:val="none"/>
              </w:rPr>
              <w:t>Título</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66B07D5F" w14:textId="77777777" w:rsidR="0089691D" w:rsidRPr="0089691D" w:rsidRDefault="0089691D" w:rsidP="0089691D">
            <w:pPr>
              <w:spacing w:after="0" w:line="240" w:lineRule="auto"/>
              <w:jc w:val="center"/>
              <w:rPr>
                <w:rFonts w:ascii="Arial" w:eastAsia="Times New Roman" w:hAnsi="Arial" w:cs="Arial"/>
                <w:b/>
                <w:bCs/>
                <w:color w:val="000000"/>
                <w:kern w:val="0"/>
                <w:sz w:val="20"/>
                <w:szCs w:val="20"/>
                <w:lang w:eastAsia="es-CL"/>
                <w14:ligatures w14:val="none"/>
              </w:rPr>
            </w:pPr>
            <w:r w:rsidRPr="0089691D">
              <w:rPr>
                <w:rFonts w:ascii="Arial" w:eastAsia="Times New Roman" w:hAnsi="Arial" w:cs="Arial"/>
                <w:b/>
                <w:bCs/>
                <w:color w:val="000000"/>
                <w:kern w:val="0"/>
                <w:sz w:val="20"/>
                <w:szCs w:val="20"/>
                <w:lang w:eastAsia="es-CL"/>
                <w14:ligatures w14:val="none"/>
              </w:rPr>
              <w:t>Descripción</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1BC696A8" w14:textId="77777777" w:rsidR="0089691D" w:rsidRPr="0089691D" w:rsidRDefault="0089691D" w:rsidP="0089691D">
            <w:pPr>
              <w:spacing w:after="0" w:line="240" w:lineRule="auto"/>
              <w:jc w:val="center"/>
              <w:rPr>
                <w:rFonts w:ascii="Arial" w:eastAsia="Times New Roman" w:hAnsi="Arial" w:cs="Arial"/>
                <w:b/>
                <w:bCs/>
                <w:color w:val="000000"/>
                <w:kern w:val="0"/>
                <w:sz w:val="20"/>
                <w:szCs w:val="20"/>
                <w:lang w:eastAsia="es-CL"/>
                <w14:ligatures w14:val="none"/>
              </w:rPr>
            </w:pPr>
            <w:r w:rsidRPr="0089691D">
              <w:rPr>
                <w:rFonts w:ascii="Arial" w:eastAsia="Times New Roman" w:hAnsi="Arial" w:cs="Arial"/>
                <w:b/>
                <w:bCs/>
                <w:color w:val="000000"/>
                <w:kern w:val="0"/>
                <w:sz w:val="20"/>
                <w:szCs w:val="20"/>
                <w:lang w:eastAsia="es-CL"/>
                <w14:ligatures w14:val="none"/>
              </w:rPr>
              <w:t>Actor Principal</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2C8E6926" w14:textId="77777777" w:rsidR="0089691D" w:rsidRPr="0089691D" w:rsidRDefault="0089691D" w:rsidP="0089691D">
            <w:pPr>
              <w:spacing w:after="0" w:line="240" w:lineRule="auto"/>
              <w:jc w:val="center"/>
              <w:rPr>
                <w:rFonts w:ascii="Arial" w:eastAsia="Times New Roman" w:hAnsi="Arial" w:cs="Arial"/>
                <w:b/>
                <w:bCs/>
                <w:color w:val="000000"/>
                <w:kern w:val="0"/>
                <w:sz w:val="20"/>
                <w:szCs w:val="20"/>
                <w:lang w:eastAsia="es-CL"/>
                <w14:ligatures w14:val="none"/>
              </w:rPr>
            </w:pPr>
            <w:r w:rsidRPr="0089691D">
              <w:rPr>
                <w:rFonts w:ascii="Arial" w:eastAsia="Times New Roman" w:hAnsi="Arial" w:cs="Arial"/>
                <w:b/>
                <w:bCs/>
                <w:color w:val="000000"/>
                <w:kern w:val="0"/>
                <w:sz w:val="20"/>
                <w:szCs w:val="20"/>
                <w:lang w:eastAsia="es-CL"/>
                <w14:ligatures w14:val="none"/>
              </w:rPr>
              <w:t>Estimación (Puntos)</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6E64A088" w14:textId="77777777" w:rsidR="0089691D" w:rsidRPr="0089691D" w:rsidRDefault="0089691D" w:rsidP="0089691D">
            <w:pPr>
              <w:spacing w:after="0" w:line="240" w:lineRule="auto"/>
              <w:jc w:val="center"/>
              <w:rPr>
                <w:rFonts w:ascii="Arial" w:eastAsia="Times New Roman" w:hAnsi="Arial" w:cs="Arial"/>
                <w:b/>
                <w:bCs/>
                <w:color w:val="000000"/>
                <w:kern w:val="0"/>
                <w:sz w:val="20"/>
                <w:szCs w:val="20"/>
                <w:lang w:eastAsia="es-CL"/>
                <w14:ligatures w14:val="none"/>
              </w:rPr>
            </w:pPr>
            <w:r w:rsidRPr="0089691D">
              <w:rPr>
                <w:rFonts w:ascii="Arial" w:eastAsia="Times New Roman" w:hAnsi="Arial" w:cs="Arial"/>
                <w:b/>
                <w:bCs/>
                <w:color w:val="000000"/>
                <w:kern w:val="0"/>
                <w:sz w:val="20"/>
                <w:szCs w:val="20"/>
                <w:lang w:eastAsia="es-CL"/>
                <w14:ligatures w14:val="none"/>
              </w:rPr>
              <w:t>Criterio de Aceptación</w:t>
            </w:r>
          </w:p>
        </w:tc>
      </w:tr>
      <w:tr w:rsidR="0089691D" w:rsidRPr="0089691D" w14:paraId="39D5D5D1" w14:textId="77777777" w:rsidTr="00255459">
        <w:trPr>
          <w:trHeight w:val="115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0452102"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7</w:t>
            </w:r>
          </w:p>
        </w:tc>
        <w:tc>
          <w:tcPr>
            <w:tcW w:w="0" w:type="auto"/>
            <w:tcBorders>
              <w:top w:val="nil"/>
              <w:left w:val="nil"/>
              <w:bottom w:val="single" w:sz="4" w:space="0" w:color="auto"/>
              <w:right w:val="single" w:sz="4" w:space="0" w:color="auto"/>
            </w:tcBorders>
            <w:shd w:val="clear" w:color="auto" w:fill="auto"/>
            <w:vAlign w:val="center"/>
            <w:hideMark/>
          </w:tcPr>
          <w:p w14:paraId="37101B19"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Seguimiento de Órdenes</w:t>
            </w:r>
          </w:p>
        </w:tc>
        <w:tc>
          <w:tcPr>
            <w:tcW w:w="0" w:type="auto"/>
            <w:tcBorders>
              <w:top w:val="nil"/>
              <w:left w:val="nil"/>
              <w:bottom w:val="single" w:sz="4" w:space="0" w:color="auto"/>
              <w:right w:val="single" w:sz="4" w:space="0" w:color="auto"/>
            </w:tcBorders>
            <w:shd w:val="clear" w:color="auto" w:fill="auto"/>
            <w:hideMark/>
          </w:tcPr>
          <w:p w14:paraId="7FEC71F5" w14:textId="77777777" w:rsidR="0089691D" w:rsidRPr="0089691D" w:rsidRDefault="0089691D" w:rsidP="0089691D">
            <w:pPr>
              <w:spacing w:after="0" w:line="240" w:lineRule="auto"/>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Permitir a los usuarios consultar el estado de sus órdenes en tiempo real.</w:t>
            </w:r>
          </w:p>
        </w:tc>
        <w:tc>
          <w:tcPr>
            <w:tcW w:w="0" w:type="auto"/>
            <w:tcBorders>
              <w:top w:val="nil"/>
              <w:left w:val="nil"/>
              <w:bottom w:val="single" w:sz="4" w:space="0" w:color="auto"/>
              <w:right w:val="single" w:sz="4" w:space="0" w:color="auto"/>
            </w:tcBorders>
            <w:shd w:val="clear" w:color="auto" w:fill="auto"/>
            <w:vAlign w:val="center"/>
            <w:hideMark/>
          </w:tcPr>
          <w:p w14:paraId="2CDCC914"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Usuario</w:t>
            </w:r>
          </w:p>
        </w:tc>
        <w:tc>
          <w:tcPr>
            <w:tcW w:w="0" w:type="auto"/>
            <w:tcBorders>
              <w:top w:val="nil"/>
              <w:left w:val="nil"/>
              <w:bottom w:val="single" w:sz="4" w:space="0" w:color="auto"/>
              <w:right w:val="single" w:sz="4" w:space="0" w:color="auto"/>
            </w:tcBorders>
            <w:shd w:val="clear" w:color="auto" w:fill="auto"/>
            <w:vAlign w:val="center"/>
            <w:hideMark/>
          </w:tcPr>
          <w:p w14:paraId="2D1ACE85"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8</w:t>
            </w:r>
          </w:p>
        </w:tc>
        <w:tc>
          <w:tcPr>
            <w:tcW w:w="0" w:type="auto"/>
            <w:tcBorders>
              <w:top w:val="nil"/>
              <w:left w:val="nil"/>
              <w:bottom w:val="single" w:sz="4" w:space="0" w:color="auto"/>
              <w:right w:val="single" w:sz="4" w:space="0" w:color="auto"/>
            </w:tcBorders>
            <w:shd w:val="clear" w:color="auto" w:fill="auto"/>
            <w:hideMark/>
          </w:tcPr>
          <w:p w14:paraId="78719E61" w14:textId="77777777" w:rsidR="0089691D" w:rsidRPr="0089691D" w:rsidRDefault="0089691D" w:rsidP="0089691D">
            <w:pPr>
              <w:spacing w:after="0" w:line="240" w:lineRule="auto"/>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El usuario puede ver estados actualizados y detalles históricos de sus órdenes.</w:t>
            </w:r>
          </w:p>
        </w:tc>
      </w:tr>
      <w:tr w:rsidR="0089691D" w:rsidRPr="0089691D" w14:paraId="23046D21" w14:textId="77777777" w:rsidTr="00255459">
        <w:trPr>
          <w:trHeight w:val="86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B788007"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10</w:t>
            </w:r>
          </w:p>
        </w:tc>
        <w:tc>
          <w:tcPr>
            <w:tcW w:w="0" w:type="auto"/>
            <w:tcBorders>
              <w:top w:val="nil"/>
              <w:left w:val="nil"/>
              <w:bottom w:val="single" w:sz="4" w:space="0" w:color="auto"/>
              <w:right w:val="single" w:sz="4" w:space="0" w:color="auto"/>
            </w:tcBorders>
            <w:shd w:val="clear" w:color="auto" w:fill="auto"/>
            <w:vAlign w:val="center"/>
            <w:hideMark/>
          </w:tcPr>
          <w:p w14:paraId="38D462DC"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Generación de Reportes</w:t>
            </w:r>
          </w:p>
        </w:tc>
        <w:tc>
          <w:tcPr>
            <w:tcW w:w="0" w:type="auto"/>
            <w:tcBorders>
              <w:top w:val="nil"/>
              <w:left w:val="nil"/>
              <w:bottom w:val="single" w:sz="4" w:space="0" w:color="auto"/>
              <w:right w:val="single" w:sz="4" w:space="0" w:color="auto"/>
            </w:tcBorders>
            <w:shd w:val="clear" w:color="auto" w:fill="auto"/>
            <w:hideMark/>
          </w:tcPr>
          <w:p w14:paraId="46E1755A" w14:textId="77777777" w:rsidR="0089691D" w:rsidRPr="0089691D" w:rsidRDefault="0089691D" w:rsidP="0089691D">
            <w:pPr>
              <w:spacing w:after="0" w:line="240" w:lineRule="auto"/>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Generar reportes detallados con datos de órdenes y empresas.</w:t>
            </w:r>
          </w:p>
        </w:tc>
        <w:tc>
          <w:tcPr>
            <w:tcW w:w="0" w:type="auto"/>
            <w:tcBorders>
              <w:top w:val="nil"/>
              <w:left w:val="nil"/>
              <w:bottom w:val="single" w:sz="4" w:space="0" w:color="auto"/>
              <w:right w:val="single" w:sz="4" w:space="0" w:color="auto"/>
            </w:tcBorders>
            <w:shd w:val="clear" w:color="auto" w:fill="auto"/>
            <w:vAlign w:val="center"/>
            <w:hideMark/>
          </w:tcPr>
          <w:p w14:paraId="525FD8F5"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Administrador</w:t>
            </w:r>
          </w:p>
        </w:tc>
        <w:tc>
          <w:tcPr>
            <w:tcW w:w="0" w:type="auto"/>
            <w:tcBorders>
              <w:top w:val="nil"/>
              <w:left w:val="nil"/>
              <w:bottom w:val="single" w:sz="4" w:space="0" w:color="auto"/>
              <w:right w:val="single" w:sz="4" w:space="0" w:color="auto"/>
            </w:tcBorders>
            <w:shd w:val="clear" w:color="auto" w:fill="auto"/>
            <w:vAlign w:val="center"/>
            <w:hideMark/>
          </w:tcPr>
          <w:p w14:paraId="421311FC"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8</w:t>
            </w:r>
          </w:p>
        </w:tc>
        <w:tc>
          <w:tcPr>
            <w:tcW w:w="0" w:type="auto"/>
            <w:tcBorders>
              <w:top w:val="nil"/>
              <w:left w:val="nil"/>
              <w:bottom w:val="single" w:sz="4" w:space="0" w:color="auto"/>
              <w:right w:val="single" w:sz="4" w:space="0" w:color="auto"/>
            </w:tcBorders>
            <w:shd w:val="clear" w:color="auto" w:fill="auto"/>
            <w:hideMark/>
          </w:tcPr>
          <w:p w14:paraId="70A5C85C" w14:textId="4951B2C2" w:rsidR="0089691D" w:rsidRPr="0089691D" w:rsidRDefault="0089691D" w:rsidP="0089691D">
            <w:pPr>
              <w:spacing w:after="0" w:line="240" w:lineRule="auto"/>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Los reportes son exportables en PDF y Excel</w:t>
            </w:r>
            <w:r w:rsidR="004674C8">
              <w:rPr>
                <w:rFonts w:ascii="Arial" w:eastAsia="Times New Roman" w:hAnsi="Arial" w:cs="Arial"/>
                <w:color w:val="000000"/>
                <w:kern w:val="0"/>
                <w:sz w:val="20"/>
                <w:szCs w:val="20"/>
                <w:lang w:eastAsia="es-CL"/>
                <w14:ligatures w14:val="none"/>
              </w:rPr>
              <w:fldChar w:fldCharType="begin"/>
            </w:r>
            <w:r w:rsidR="004674C8">
              <w:instrText xml:space="preserve"> XE "</w:instrText>
            </w:r>
            <w:r w:rsidR="004674C8" w:rsidRPr="00AE5FCD">
              <w:rPr>
                <w:rFonts w:ascii="Arial" w:hAnsi="Arial" w:cs="Arial"/>
                <w:b/>
                <w:color w:val="000000" w:themeColor="text1"/>
                <w:sz w:val="24"/>
                <w:szCs w:val="24"/>
                <w:lang w:eastAsia="es-CL"/>
              </w:rPr>
              <w:instrText>Excel</w:instrText>
            </w:r>
            <w:r w:rsidR="004674C8" w:rsidRPr="00AE5FCD">
              <w:rPr>
                <w:rFonts w:ascii="Arial" w:hAnsi="Arial" w:cs="Arial"/>
                <w:b/>
                <w:color w:val="000000" w:themeColor="text1"/>
              </w:rPr>
              <w:instrText>:</w:instrText>
            </w:r>
            <w:r w:rsidR="004674C8" w:rsidRPr="00AE5FCD">
              <w:instrText>Programa de hoja de cálculos</w:instrText>
            </w:r>
            <w:r w:rsidR="004674C8">
              <w:instrText xml:space="preserve">" </w:instrText>
            </w:r>
            <w:r w:rsidR="004674C8">
              <w:rPr>
                <w:rFonts w:ascii="Arial" w:eastAsia="Times New Roman" w:hAnsi="Arial" w:cs="Arial"/>
                <w:color w:val="000000"/>
                <w:kern w:val="0"/>
                <w:sz w:val="20"/>
                <w:szCs w:val="20"/>
                <w:lang w:eastAsia="es-CL"/>
                <w14:ligatures w14:val="none"/>
              </w:rPr>
              <w:fldChar w:fldCharType="end"/>
            </w:r>
            <w:r w:rsidRPr="0089691D">
              <w:rPr>
                <w:rFonts w:ascii="Arial" w:eastAsia="Times New Roman" w:hAnsi="Arial" w:cs="Arial"/>
                <w:color w:val="000000"/>
                <w:kern w:val="0"/>
                <w:sz w:val="20"/>
                <w:szCs w:val="20"/>
                <w:lang w:eastAsia="es-CL"/>
                <w14:ligatures w14:val="none"/>
              </w:rPr>
              <w:t xml:space="preserve"> y muestran datos correctos.</w:t>
            </w:r>
          </w:p>
        </w:tc>
      </w:tr>
      <w:tr w:rsidR="0089691D" w:rsidRPr="0089691D" w14:paraId="790AA6E8" w14:textId="77777777" w:rsidTr="00255459">
        <w:trPr>
          <w:trHeight w:val="86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BDB60A1"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9</w:t>
            </w:r>
          </w:p>
        </w:tc>
        <w:tc>
          <w:tcPr>
            <w:tcW w:w="0" w:type="auto"/>
            <w:tcBorders>
              <w:top w:val="nil"/>
              <w:left w:val="nil"/>
              <w:bottom w:val="single" w:sz="4" w:space="0" w:color="auto"/>
              <w:right w:val="single" w:sz="4" w:space="0" w:color="auto"/>
            </w:tcBorders>
            <w:shd w:val="clear" w:color="auto" w:fill="auto"/>
            <w:vAlign w:val="center"/>
            <w:hideMark/>
          </w:tcPr>
          <w:p w14:paraId="2A16F1EE"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Gestión de Usuarios</w:t>
            </w:r>
          </w:p>
        </w:tc>
        <w:tc>
          <w:tcPr>
            <w:tcW w:w="0" w:type="auto"/>
            <w:tcBorders>
              <w:top w:val="nil"/>
              <w:left w:val="nil"/>
              <w:bottom w:val="single" w:sz="4" w:space="0" w:color="auto"/>
              <w:right w:val="single" w:sz="4" w:space="0" w:color="auto"/>
            </w:tcBorders>
            <w:shd w:val="clear" w:color="auto" w:fill="auto"/>
            <w:hideMark/>
          </w:tcPr>
          <w:p w14:paraId="4D4C1199" w14:textId="77777777" w:rsidR="0089691D" w:rsidRPr="0089691D" w:rsidRDefault="0089691D" w:rsidP="0089691D">
            <w:pPr>
              <w:spacing w:after="0" w:line="240" w:lineRule="auto"/>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Habilitar la gestión de usuarios (roles, permisos).</w:t>
            </w:r>
          </w:p>
        </w:tc>
        <w:tc>
          <w:tcPr>
            <w:tcW w:w="0" w:type="auto"/>
            <w:tcBorders>
              <w:top w:val="nil"/>
              <w:left w:val="nil"/>
              <w:bottom w:val="single" w:sz="4" w:space="0" w:color="auto"/>
              <w:right w:val="single" w:sz="4" w:space="0" w:color="auto"/>
            </w:tcBorders>
            <w:shd w:val="clear" w:color="auto" w:fill="auto"/>
            <w:vAlign w:val="center"/>
            <w:hideMark/>
          </w:tcPr>
          <w:p w14:paraId="7A4C0820"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Administrador</w:t>
            </w:r>
          </w:p>
        </w:tc>
        <w:tc>
          <w:tcPr>
            <w:tcW w:w="0" w:type="auto"/>
            <w:tcBorders>
              <w:top w:val="nil"/>
              <w:left w:val="nil"/>
              <w:bottom w:val="single" w:sz="4" w:space="0" w:color="auto"/>
              <w:right w:val="single" w:sz="4" w:space="0" w:color="auto"/>
            </w:tcBorders>
            <w:shd w:val="clear" w:color="auto" w:fill="auto"/>
            <w:vAlign w:val="center"/>
            <w:hideMark/>
          </w:tcPr>
          <w:p w14:paraId="51E0A2E5"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5</w:t>
            </w:r>
          </w:p>
        </w:tc>
        <w:tc>
          <w:tcPr>
            <w:tcW w:w="0" w:type="auto"/>
            <w:tcBorders>
              <w:top w:val="nil"/>
              <w:left w:val="nil"/>
              <w:bottom w:val="single" w:sz="4" w:space="0" w:color="auto"/>
              <w:right w:val="single" w:sz="4" w:space="0" w:color="auto"/>
            </w:tcBorders>
            <w:shd w:val="clear" w:color="auto" w:fill="auto"/>
            <w:hideMark/>
          </w:tcPr>
          <w:p w14:paraId="31D5FAFE" w14:textId="77777777" w:rsidR="0089691D" w:rsidRPr="0089691D" w:rsidRDefault="0089691D" w:rsidP="0089691D">
            <w:pPr>
              <w:spacing w:after="0" w:line="240" w:lineRule="auto"/>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Los administradores pueden asignar roles a los usuarios existentes.</w:t>
            </w:r>
          </w:p>
        </w:tc>
      </w:tr>
      <w:tr w:rsidR="0089691D" w:rsidRPr="0089691D" w14:paraId="1970A875" w14:textId="77777777" w:rsidTr="00255459">
        <w:trPr>
          <w:trHeight w:val="115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8B1FACF"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15</w:t>
            </w:r>
          </w:p>
        </w:tc>
        <w:tc>
          <w:tcPr>
            <w:tcW w:w="0" w:type="auto"/>
            <w:tcBorders>
              <w:top w:val="nil"/>
              <w:left w:val="nil"/>
              <w:bottom w:val="single" w:sz="4" w:space="0" w:color="auto"/>
              <w:right w:val="single" w:sz="4" w:space="0" w:color="auto"/>
            </w:tcBorders>
            <w:shd w:val="clear" w:color="auto" w:fill="auto"/>
            <w:vAlign w:val="center"/>
            <w:hideMark/>
          </w:tcPr>
          <w:p w14:paraId="4EEF99A9"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Pruebas Funcionales</w:t>
            </w:r>
          </w:p>
        </w:tc>
        <w:tc>
          <w:tcPr>
            <w:tcW w:w="0" w:type="auto"/>
            <w:tcBorders>
              <w:top w:val="nil"/>
              <w:left w:val="nil"/>
              <w:bottom w:val="single" w:sz="4" w:space="0" w:color="auto"/>
              <w:right w:val="single" w:sz="4" w:space="0" w:color="auto"/>
            </w:tcBorders>
            <w:shd w:val="clear" w:color="auto" w:fill="auto"/>
            <w:hideMark/>
          </w:tcPr>
          <w:p w14:paraId="58E6C6A7" w14:textId="77777777" w:rsidR="0089691D" w:rsidRPr="0089691D" w:rsidRDefault="0089691D" w:rsidP="0089691D">
            <w:pPr>
              <w:spacing w:after="0" w:line="240" w:lineRule="auto"/>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Realizar pruebas para garantizar el correcto funcionamiento del sistema.</w:t>
            </w:r>
          </w:p>
        </w:tc>
        <w:tc>
          <w:tcPr>
            <w:tcW w:w="0" w:type="auto"/>
            <w:tcBorders>
              <w:top w:val="nil"/>
              <w:left w:val="nil"/>
              <w:bottom w:val="single" w:sz="4" w:space="0" w:color="auto"/>
              <w:right w:val="single" w:sz="4" w:space="0" w:color="auto"/>
            </w:tcBorders>
            <w:shd w:val="clear" w:color="auto" w:fill="auto"/>
            <w:vAlign w:val="center"/>
            <w:hideMark/>
          </w:tcPr>
          <w:p w14:paraId="285FE1D7"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Equipo de Desarrollo</w:t>
            </w:r>
          </w:p>
        </w:tc>
        <w:tc>
          <w:tcPr>
            <w:tcW w:w="0" w:type="auto"/>
            <w:tcBorders>
              <w:top w:val="nil"/>
              <w:left w:val="nil"/>
              <w:bottom w:val="single" w:sz="4" w:space="0" w:color="auto"/>
              <w:right w:val="single" w:sz="4" w:space="0" w:color="auto"/>
            </w:tcBorders>
            <w:shd w:val="clear" w:color="auto" w:fill="auto"/>
            <w:vAlign w:val="center"/>
            <w:hideMark/>
          </w:tcPr>
          <w:p w14:paraId="0167C189"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13</w:t>
            </w:r>
          </w:p>
        </w:tc>
        <w:tc>
          <w:tcPr>
            <w:tcW w:w="0" w:type="auto"/>
            <w:tcBorders>
              <w:top w:val="nil"/>
              <w:left w:val="nil"/>
              <w:bottom w:val="single" w:sz="4" w:space="0" w:color="auto"/>
              <w:right w:val="single" w:sz="4" w:space="0" w:color="auto"/>
            </w:tcBorders>
            <w:shd w:val="clear" w:color="auto" w:fill="auto"/>
            <w:hideMark/>
          </w:tcPr>
          <w:p w14:paraId="047862BD" w14:textId="77777777" w:rsidR="0089691D" w:rsidRPr="0089691D" w:rsidRDefault="0089691D" w:rsidP="0089691D">
            <w:pPr>
              <w:spacing w:after="0" w:line="240" w:lineRule="auto"/>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Todas las funcionalidades principales son probadas y validadas.</w:t>
            </w:r>
          </w:p>
        </w:tc>
      </w:tr>
      <w:tr w:rsidR="0089691D" w:rsidRPr="0089691D" w14:paraId="761035EA" w14:textId="77777777" w:rsidTr="00255459">
        <w:trPr>
          <w:trHeight w:val="14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1FB4D88"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16</w:t>
            </w:r>
          </w:p>
        </w:tc>
        <w:tc>
          <w:tcPr>
            <w:tcW w:w="0" w:type="auto"/>
            <w:tcBorders>
              <w:top w:val="nil"/>
              <w:left w:val="nil"/>
              <w:bottom w:val="single" w:sz="4" w:space="0" w:color="auto"/>
              <w:right w:val="single" w:sz="4" w:space="0" w:color="auto"/>
            </w:tcBorders>
            <w:shd w:val="clear" w:color="auto" w:fill="auto"/>
            <w:vAlign w:val="center"/>
            <w:hideMark/>
          </w:tcPr>
          <w:p w14:paraId="70DA1760"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Documentación del Sistema</w:t>
            </w:r>
          </w:p>
        </w:tc>
        <w:tc>
          <w:tcPr>
            <w:tcW w:w="0" w:type="auto"/>
            <w:tcBorders>
              <w:top w:val="nil"/>
              <w:left w:val="nil"/>
              <w:bottom w:val="single" w:sz="4" w:space="0" w:color="auto"/>
              <w:right w:val="single" w:sz="4" w:space="0" w:color="auto"/>
            </w:tcBorders>
            <w:shd w:val="clear" w:color="auto" w:fill="auto"/>
            <w:hideMark/>
          </w:tcPr>
          <w:p w14:paraId="79BFC061" w14:textId="77777777" w:rsidR="0089691D" w:rsidRPr="0089691D" w:rsidRDefault="0089691D" w:rsidP="0089691D">
            <w:pPr>
              <w:spacing w:after="0" w:line="240" w:lineRule="auto"/>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Crear manuales para usuarios y documentación técnica para mantenimiento del sistema.</w:t>
            </w:r>
          </w:p>
        </w:tc>
        <w:tc>
          <w:tcPr>
            <w:tcW w:w="0" w:type="auto"/>
            <w:tcBorders>
              <w:top w:val="nil"/>
              <w:left w:val="nil"/>
              <w:bottom w:val="single" w:sz="4" w:space="0" w:color="auto"/>
              <w:right w:val="single" w:sz="4" w:space="0" w:color="auto"/>
            </w:tcBorders>
            <w:shd w:val="clear" w:color="auto" w:fill="auto"/>
            <w:vAlign w:val="center"/>
            <w:hideMark/>
          </w:tcPr>
          <w:p w14:paraId="4C443B0E"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Equipo de Desarrollo</w:t>
            </w:r>
          </w:p>
        </w:tc>
        <w:tc>
          <w:tcPr>
            <w:tcW w:w="0" w:type="auto"/>
            <w:tcBorders>
              <w:top w:val="nil"/>
              <w:left w:val="nil"/>
              <w:bottom w:val="single" w:sz="4" w:space="0" w:color="auto"/>
              <w:right w:val="single" w:sz="4" w:space="0" w:color="auto"/>
            </w:tcBorders>
            <w:shd w:val="clear" w:color="auto" w:fill="auto"/>
            <w:vAlign w:val="center"/>
            <w:hideMark/>
          </w:tcPr>
          <w:p w14:paraId="709A5EA0" w14:textId="77777777" w:rsidR="0089691D" w:rsidRPr="0089691D"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5</w:t>
            </w:r>
          </w:p>
        </w:tc>
        <w:tc>
          <w:tcPr>
            <w:tcW w:w="0" w:type="auto"/>
            <w:tcBorders>
              <w:top w:val="nil"/>
              <w:left w:val="nil"/>
              <w:bottom w:val="single" w:sz="4" w:space="0" w:color="auto"/>
              <w:right w:val="single" w:sz="4" w:space="0" w:color="auto"/>
            </w:tcBorders>
            <w:shd w:val="clear" w:color="auto" w:fill="auto"/>
            <w:hideMark/>
          </w:tcPr>
          <w:p w14:paraId="6D2D1875" w14:textId="77777777" w:rsidR="0089691D" w:rsidRPr="0089691D" w:rsidRDefault="0089691D" w:rsidP="0089691D">
            <w:pPr>
              <w:spacing w:after="0" w:line="240" w:lineRule="auto"/>
              <w:rPr>
                <w:rFonts w:ascii="Arial" w:eastAsia="Times New Roman" w:hAnsi="Arial" w:cs="Arial"/>
                <w:color w:val="000000"/>
                <w:kern w:val="0"/>
                <w:sz w:val="20"/>
                <w:szCs w:val="20"/>
                <w:lang w:eastAsia="es-CL"/>
                <w14:ligatures w14:val="none"/>
              </w:rPr>
            </w:pPr>
            <w:r w:rsidRPr="0089691D">
              <w:rPr>
                <w:rFonts w:ascii="Arial" w:eastAsia="Times New Roman" w:hAnsi="Arial" w:cs="Arial"/>
                <w:color w:val="000000"/>
                <w:kern w:val="0"/>
                <w:sz w:val="20"/>
                <w:szCs w:val="20"/>
                <w:lang w:eastAsia="es-CL"/>
                <w14:ligatures w14:val="none"/>
              </w:rPr>
              <w:t>La documentación está actualizada y es fácil de entender.</w:t>
            </w:r>
          </w:p>
        </w:tc>
      </w:tr>
    </w:tbl>
    <w:p w14:paraId="092D9099" w14:textId="32F4AB95" w:rsidR="008C364D" w:rsidRDefault="008C364D" w:rsidP="008C364D">
      <w:pPr>
        <w:pStyle w:val="Subtituloproyecto"/>
      </w:pPr>
    </w:p>
    <w:p w14:paraId="638B68BE" w14:textId="749A55C1" w:rsidR="008C364D" w:rsidRDefault="008C364D" w:rsidP="008C364D">
      <w:pPr>
        <w:pStyle w:val="Subtituloproyecto"/>
      </w:pPr>
    </w:p>
    <w:p w14:paraId="2170A205" w14:textId="77777777" w:rsidR="00FB30BF" w:rsidRDefault="00FB30BF" w:rsidP="008C364D">
      <w:pPr>
        <w:pStyle w:val="Subtituloproyecto"/>
      </w:pPr>
    </w:p>
    <w:p w14:paraId="3A880502" w14:textId="77777777" w:rsidR="00EC71A4" w:rsidRDefault="00EC71A4" w:rsidP="008C364D">
      <w:pPr>
        <w:pStyle w:val="Subtituloproyecto"/>
      </w:pPr>
    </w:p>
    <w:p w14:paraId="7B8C240E" w14:textId="77777777" w:rsidR="00EC71A4" w:rsidRDefault="00EC71A4" w:rsidP="008C364D">
      <w:pPr>
        <w:pStyle w:val="Subtituloproyecto"/>
      </w:pPr>
    </w:p>
    <w:p w14:paraId="7FF4CC7D" w14:textId="77777777" w:rsidR="00EC71A4" w:rsidRDefault="00EC71A4" w:rsidP="008C364D">
      <w:pPr>
        <w:pStyle w:val="Subtituloproyecto"/>
      </w:pPr>
    </w:p>
    <w:p w14:paraId="125A070F" w14:textId="77777777" w:rsidR="00EC71A4" w:rsidRDefault="00EC71A4" w:rsidP="008C364D">
      <w:pPr>
        <w:pStyle w:val="Subtituloproyecto"/>
      </w:pPr>
    </w:p>
    <w:p w14:paraId="3EC6D165" w14:textId="77777777" w:rsidR="00EC71A4" w:rsidRDefault="00EC71A4" w:rsidP="008C364D">
      <w:pPr>
        <w:pStyle w:val="Subtituloproyecto"/>
      </w:pPr>
    </w:p>
    <w:p w14:paraId="19FBBC09" w14:textId="7883013E" w:rsidR="00EC71A4" w:rsidRDefault="00EC71A4" w:rsidP="008C364D">
      <w:pPr>
        <w:pStyle w:val="Subtituloproyecto"/>
      </w:pPr>
    </w:p>
    <w:p w14:paraId="12FDE80B" w14:textId="3510303E" w:rsidR="0A42EE36" w:rsidRDefault="0A42EE36" w:rsidP="0A42EE36">
      <w:pPr>
        <w:pStyle w:val="Subtituloproyecto"/>
      </w:pPr>
    </w:p>
    <w:p w14:paraId="1A49F33B" w14:textId="709BF74B" w:rsidR="00FB30BF" w:rsidRPr="002377C2" w:rsidRDefault="00C60F0D" w:rsidP="002377C2">
      <w:pPr>
        <w:pStyle w:val="Subtituloproyecto"/>
      </w:pPr>
      <w:r w:rsidRPr="002377C2">
        <w:t>Plata</w:t>
      </w:r>
      <w:r w:rsidR="00705398" w:rsidRPr="002377C2">
        <w:t>forma de aplicació</w:t>
      </w:r>
      <w:r w:rsidR="002377C2" w:rsidRPr="002377C2">
        <w:t>n</w:t>
      </w:r>
      <w:r w:rsidR="441128FE">
        <w:t>.</w:t>
      </w:r>
    </w:p>
    <w:p w14:paraId="2D7CEEC0" w14:textId="68BDAF7A" w:rsidR="00FB30BF" w:rsidRDefault="002347A2" w:rsidP="002347A2">
      <w:pPr>
        <w:pStyle w:val="ParrafoProyecto0"/>
      </w:pPr>
      <w:r w:rsidRPr="002347A2">
        <w:rPr>
          <w:rStyle w:val="ParrafoProyectoCar0"/>
        </w:rPr>
        <w:t>Azure</w:t>
      </w:r>
      <w:r w:rsidR="00A9243B">
        <w:rPr>
          <w:rStyle w:val="ParrafoProyectoCar0"/>
        </w:rPr>
        <w:fldChar w:fldCharType="begin"/>
      </w:r>
      <w:r w:rsidR="00A9243B">
        <w:instrText xml:space="preserve"> XE "</w:instrText>
      </w:r>
      <w:r w:rsidR="00A9243B" w:rsidRPr="303800D2">
        <w:rPr>
          <w:b/>
          <w:bCs/>
          <w:lang w:eastAsia="es-CL"/>
        </w:rPr>
        <w:instrText>Azure</w:instrText>
      </w:r>
      <w:r w:rsidR="00A9243B" w:rsidRPr="303800D2">
        <w:rPr>
          <w:b/>
          <w:bCs/>
        </w:rPr>
        <w:instrText>:</w:instrText>
      </w:r>
      <w:r w:rsidR="00A9243B" w:rsidRPr="00621ED0">
        <w:instrText>Es la plataforma Microsoft que ofrece servicios en la nube</w:instrText>
      </w:r>
      <w:r w:rsidR="00A9243B">
        <w:instrText xml:space="preserve">" </w:instrText>
      </w:r>
      <w:r w:rsidR="00A9243B">
        <w:rPr>
          <w:rStyle w:val="ParrafoProyectoCar0"/>
        </w:rPr>
        <w:fldChar w:fldCharType="end"/>
      </w:r>
      <w:r w:rsidRPr="002347A2">
        <w:rPr>
          <w:rStyle w:val="ParrafoProyectoCar0"/>
        </w:rPr>
        <w:t xml:space="preserve"> Web</w:t>
      </w:r>
      <w:r w:rsidR="00B13C4E">
        <w:rPr>
          <w:rStyle w:val="ParrafoProyectoCar0"/>
        </w:rPr>
        <w:fldChar w:fldCharType="begin"/>
      </w:r>
      <w:r w:rsidR="00B13C4E">
        <w:instrText xml:space="preserve"> XE "</w:instrText>
      </w:r>
      <w:r w:rsidR="00B13C4E" w:rsidRPr="303800D2">
        <w:rPr>
          <w:b/>
          <w:bCs/>
          <w:lang w:eastAsia="es-CL"/>
        </w:rPr>
        <w:instrText>Web</w:instrText>
      </w:r>
      <w:r w:rsidR="00B13C4E" w:rsidRPr="303800D2">
        <w:rPr>
          <w:b/>
          <w:bCs/>
        </w:rPr>
        <w:instrText>:</w:instrText>
      </w:r>
      <w:r w:rsidR="00B13C4E" w:rsidRPr="00B30E2C">
        <w:instrText>Sistema de información que se comparte por Internet</w:instrText>
      </w:r>
      <w:r w:rsidR="00B13C4E">
        <w:instrText xml:space="preserve">" </w:instrText>
      </w:r>
      <w:r w:rsidR="00B13C4E">
        <w:rPr>
          <w:rStyle w:val="ParrafoProyectoCar0"/>
        </w:rPr>
        <w:fldChar w:fldCharType="end"/>
      </w:r>
      <w:r w:rsidRPr="002347A2">
        <w:rPr>
          <w:rStyle w:val="ParrafoProyectoCar0"/>
        </w:rPr>
        <w:t xml:space="preserve"> App Services</w:t>
      </w:r>
      <w:r w:rsidR="00F1173A">
        <w:rPr>
          <w:rStyle w:val="ParrafoProyectoCar0"/>
        </w:rPr>
        <w:t>,</w:t>
      </w:r>
      <w:r w:rsidRPr="002347A2">
        <w:rPr>
          <w:rStyle w:val="ParrafoProyectoCar0"/>
        </w:rPr>
        <w:t xml:space="preserve"> proporciona la plataforma para ejecutar nuestro proyecto. En ella se alojará el backend, donde se gestionan las funcionalidades del proyecto, y el frontend, que interactúa directamente con el usuario</w:t>
      </w:r>
      <w:r w:rsidRPr="36C3B248">
        <w:rPr>
          <w:rStyle w:val="ParrafoProyectoCar0"/>
        </w:rPr>
        <w:t>.</w:t>
      </w:r>
    </w:p>
    <w:p w14:paraId="0771AC8E" w14:textId="4AA5A2CA" w:rsidR="00DB7BED" w:rsidRDefault="00DB7BED" w:rsidP="00DB7BED">
      <w:pPr>
        <w:pStyle w:val="Descripcin"/>
        <w:keepNext/>
      </w:pPr>
      <w:bookmarkStart w:id="133" w:name="_Toc183468061"/>
      <w:r>
        <w:t xml:space="preserve">Ilustración </w:t>
      </w:r>
      <w:fldSimple w:instr=" SEQ Ilustración \* ARABIC ">
        <w:r w:rsidR="002C5966">
          <w:rPr>
            <w:noProof/>
          </w:rPr>
          <w:t>21</w:t>
        </w:r>
      </w:fldSimple>
      <w:r>
        <w:t xml:space="preserve"> - implementación de Web APP Services</w:t>
      </w:r>
      <w:bookmarkEnd w:id="133"/>
    </w:p>
    <w:p w14:paraId="454B9B24" w14:textId="2ABF40ED" w:rsidR="00E763BD" w:rsidRPr="00886164" w:rsidRDefault="00EC71A4" w:rsidP="00886164">
      <w:pPr>
        <w:pStyle w:val="Subtituloproyecto"/>
      </w:pPr>
      <w:r w:rsidRPr="00EC71A4">
        <w:rPr>
          <w:noProof/>
        </w:rPr>
        <w:drawing>
          <wp:inline distT="0" distB="0" distL="0" distR="0" wp14:anchorId="66F2348B" wp14:editId="322BEE8E">
            <wp:extent cx="5612130" cy="2734310"/>
            <wp:effectExtent l="19050" t="19050" r="26670" b="27940"/>
            <wp:docPr id="4332403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40328" name="Imagen 1" descr="Interfaz de usuario gráfica, Texto, Aplicación, Correo electrónico&#10;&#10;Descripción generada automáticamente"/>
                    <pic:cNvPicPr/>
                  </pic:nvPicPr>
                  <pic:blipFill>
                    <a:blip r:embed="rId31"/>
                    <a:stretch>
                      <a:fillRect/>
                    </a:stretch>
                  </pic:blipFill>
                  <pic:spPr>
                    <a:xfrm>
                      <a:off x="0" y="0"/>
                      <a:ext cx="5612130" cy="2734310"/>
                    </a:xfrm>
                    <a:prstGeom prst="rect">
                      <a:avLst/>
                    </a:prstGeom>
                    <a:ln>
                      <a:solidFill>
                        <a:schemeClr val="accent1"/>
                      </a:solidFill>
                    </a:ln>
                  </pic:spPr>
                </pic:pic>
              </a:graphicData>
            </a:graphic>
          </wp:inline>
        </w:drawing>
      </w:r>
    </w:p>
    <w:p w14:paraId="36A3261F" w14:textId="6DD4A60E" w:rsidR="0040449B" w:rsidRDefault="00E82755" w:rsidP="002377C2">
      <w:pPr>
        <w:pStyle w:val="Subtituloproyecto"/>
        <w:outlineLvl w:val="1"/>
      </w:pPr>
      <w:bookmarkStart w:id="134" w:name="_Toc1472155326"/>
      <w:bookmarkStart w:id="135" w:name="_Toc183471859"/>
      <w:bookmarkStart w:id="136" w:name="_Toc1476346840"/>
      <w:r>
        <w:t>Base de datos</w:t>
      </w:r>
      <w:r w:rsidR="36724E38">
        <w:t>.</w:t>
      </w:r>
      <w:bookmarkEnd w:id="134"/>
      <w:bookmarkEnd w:id="135"/>
      <w:bookmarkEnd w:id="136"/>
    </w:p>
    <w:p w14:paraId="2DB0192C" w14:textId="358A7908" w:rsidR="00AC4495" w:rsidRPr="00853B29" w:rsidRDefault="00853B29" w:rsidP="00853B29">
      <w:pPr>
        <w:pStyle w:val="ParrafoProyecto0"/>
      </w:pPr>
      <w:r w:rsidRPr="00853B29">
        <w:t>La base de datos es un pilar fundamental en cualquier proyecto de software, ya que permite almacenar, organizar y gestionar la información requerida para el correcto funcionamiento del sistema. Además, asegura que los datos estén disponibles de manera confiable, eficiente y segura, facilitando las operaciones y procesos críticos del aplicativo.</w:t>
      </w:r>
    </w:p>
    <w:p w14:paraId="40EAB14D" w14:textId="6E4E7D7D" w:rsidR="36C3B248" w:rsidRDefault="36C3B248" w:rsidP="36C3B248">
      <w:pPr>
        <w:pStyle w:val="ParrafoProyecto0"/>
      </w:pPr>
    </w:p>
    <w:p w14:paraId="179FC652" w14:textId="0C1A3557" w:rsidR="36C3B248" w:rsidRDefault="36C3B248" w:rsidP="36C3B248">
      <w:pPr>
        <w:pStyle w:val="ParrafoProyecto0"/>
      </w:pPr>
    </w:p>
    <w:p w14:paraId="6ABE7E51" w14:textId="222A74A7" w:rsidR="36C3B248" w:rsidRDefault="36C3B248" w:rsidP="36C3B248">
      <w:pPr>
        <w:pStyle w:val="ParrafoProyecto0"/>
      </w:pPr>
    </w:p>
    <w:p w14:paraId="0DBBDA1E" w14:textId="0E654714" w:rsidR="36C3B248" w:rsidRDefault="36C3B248" w:rsidP="36C3B248">
      <w:pPr>
        <w:pStyle w:val="ParrafoProyecto0"/>
      </w:pPr>
    </w:p>
    <w:p w14:paraId="26865037" w14:textId="7D9282DB" w:rsidR="36C3B248" w:rsidRDefault="36C3B248" w:rsidP="36C3B248">
      <w:pPr>
        <w:pStyle w:val="ParrafoProyecto0"/>
      </w:pPr>
    </w:p>
    <w:p w14:paraId="55F5DC6C" w14:textId="1C1F3342" w:rsidR="36C3B248" w:rsidRDefault="36C3B248" w:rsidP="36C3B248">
      <w:pPr>
        <w:pStyle w:val="ParrafoProyecto0"/>
      </w:pPr>
    </w:p>
    <w:p w14:paraId="2C729FAF" w14:textId="26B24959" w:rsidR="007813C6" w:rsidRDefault="007813C6" w:rsidP="002377C2">
      <w:pPr>
        <w:pStyle w:val="Subtituloproyecto"/>
        <w:outlineLvl w:val="2"/>
      </w:pPr>
      <w:bookmarkStart w:id="137" w:name="_Toc441032233"/>
      <w:bookmarkStart w:id="138" w:name="_Toc183471860"/>
      <w:bookmarkStart w:id="139" w:name="_Toc2111468168"/>
      <w:r>
        <w:t>Microsoft</w:t>
      </w:r>
      <w:r w:rsidR="00C65C92">
        <w:fldChar w:fldCharType="begin"/>
      </w:r>
      <w:r w:rsidR="00C65C92">
        <w:instrText xml:space="preserve"> XE "</w:instrText>
      </w:r>
      <w:r w:rsidR="00C65C92" w:rsidRPr="00CC11FF">
        <w:rPr>
          <w:rFonts w:cs="Arial"/>
          <w:b/>
          <w:color w:val="000000" w:themeColor="text1"/>
          <w:sz w:val="24"/>
          <w:szCs w:val="24"/>
          <w:lang w:eastAsia="es-CL"/>
        </w:rPr>
        <w:instrText>Microsoft</w:instrText>
      </w:r>
      <w:r w:rsidR="00C65C92" w:rsidRPr="00CC11FF">
        <w:rPr>
          <w:rFonts w:cs="Arial"/>
          <w:b/>
          <w:color w:val="000000" w:themeColor="text1"/>
        </w:rPr>
        <w:instrText>:</w:instrText>
      </w:r>
      <w:r w:rsidR="00C65C92" w:rsidRPr="00CC11FF">
        <w:instrText>Corporación Tecnológica</w:instrText>
      </w:r>
      <w:r w:rsidR="00C65C92">
        <w:instrText xml:space="preserve">" </w:instrText>
      </w:r>
      <w:r w:rsidR="00C65C92">
        <w:fldChar w:fldCharType="end"/>
      </w:r>
      <w:r>
        <w:t xml:space="preserve"> Az</w:t>
      </w:r>
      <w:r w:rsidR="00CB4CDE">
        <w:t>ure</w:t>
      </w:r>
      <w:r w:rsidR="00A9243B">
        <w:fldChar w:fldCharType="begin"/>
      </w:r>
      <w:r w:rsidR="00A9243B">
        <w:instrText xml:space="preserve"> XE "</w:instrText>
      </w:r>
      <w:r w:rsidR="00A9243B" w:rsidRPr="00621ED0">
        <w:rPr>
          <w:rFonts w:cs="Arial"/>
          <w:b/>
          <w:color w:val="000000" w:themeColor="text1"/>
          <w:sz w:val="24"/>
          <w:szCs w:val="24"/>
          <w:lang w:eastAsia="es-CL"/>
        </w:rPr>
        <w:instrText>Azure</w:instrText>
      </w:r>
      <w:r w:rsidR="00A9243B" w:rsidRPr="00621ED0">
        <w:rPr>
          <w:rFonts w:cs="Arial"/>
          <w:b/>
          <w:color w:val="000000" w:themeColor="text1"/>
        </w:rPr>
        <w:instrText>:</w:instrText>
      </w:r>
      <w:r w:rsidR="00A9243B" w:rsidRPr="00621ED0">
        <w:instrText>Es la plataforma Microsoft que ofrece servicios en la nube</w:instrText>
      </w:r>
      <w:r w:rsidR="00A9243B">
        <w:instrText xml:space="preserve">" </w:instrText>
      </w:r>
      <w:r w:rsidR="00A9243B">
        <w:fldChar w:fldCharType="end"/>
      </w:r>
      <w:r w:rsidR="00CB4CDE">
        <w:t xml:space="preserve"> </w:t>
      </w:r>
      <w:r w:rsidR="001B0112">
        <w:t>d</w:t>
      </w:r>
      <w:r w:rsidR="00CB4CDE">
        <w:t>a</w:t>
      </w:r>
      <w:r w:rsidR="001B0112">
        <w:t>ta</w:t>
      </w:r>
      <w:r w:rsidR="00CB4CDE">
        <w:t xml:space="preserve"> base.</w:t>
      </w:r>
      <w:bookmarkEnd w:id="137"/>
      <w:bookmarkEnd w:id="138"/>
      <w:bookmarkEnd w:id="139"/>
    </w:p>
    <w:p w14:paraId="0C53756D" w14:textId="7CC858E8" w:rsidR="001B0112" w:rsidRDefault="001B0112" w:rsidP="001B0112">
      <w:pPr>
        <w:pStyle w:val="ParrafoProyecto0"/>
      </w:pPr>
      <w:r w:rsidRPr="00853B29">
        <w:t>Para este proyecto, se utiliza Microsoft</w:t>
      </w:r>
      <w:r w:rsidR="00C65C92">
        <w:fldChar w:fldCharType="begin"/>
      </w:r>
      <w:r w:rsidR="00C65C92">
        <w:instrText xml:space="preserve"> XE "</w:instrText>
      </w:r>
      <w:r w:rsidR="00C65C92" w:rsidRPr="303800D2">
        <w:rPr>
          <w:b/>
          <w:bCs/>
          <w:lang w:eastAsia="es-CL"/>
        </w:rPr>
        <w:instrText>Microsoft</w:instrText>
      </w:r>
      <w:r w:rsidR="00C65C92" w:rsidRPr="303800D2">
        <w:rPr>
          <w:b/>
          <w:bCs/>
        </w:rPr>
        <w:instrText>:</w:instrText>
      </w:r>
      <w:r w:rsidR="00C65C92" w:rsidRPr="00CC11FF">
        <w:instrText>Corporación Tecnológica</w:instrText>
      </w:r>
      <w:r w:rsidR="00C65C92">
        <w:instrText xml:space="preserve">" </w:instrText>
      </w:r>
      <w:r w:rsidR="00C65C92">
        <w:fldChar w:fldCharType="end"/>
      </w:r>
      <w:r w:rsidRPr="00853B29">
        <w:t xml:space="preserve"> Azure</w:t>
      </w:r>
      <w:r w:rsidR="00A9243B">
        <w:fldChar w:fldCharType="begin"/>
      </w:r>
      <w:r w:rsidR="00A9243B">
        <w:instrText xml:space="preserve"> XE "</w:instrText>
      </w:r>
      <w:r w:rsidR="00A9243B" w:rsidRPr="303800D2">
        <w:rPr>
          <w:b/>
          <w:bCs/>
          <w:lang w:eastAsia="es-CL"/>
        </w:rPr>
        <w:instrText>Azure</w:instrText>
      </w:r>
      <w:r w:rsidR="00A9243B" w:rsidRPr="303800D2">
        <w:rPr>
          <w:b/>
          <w:bCs/>
        </w:rPr>
        <w:instrText>:</w:instrText>
      </w:r>
      <w:r w:rsidR="00A9243B" w:rsidRPr="00621ED0">
        <w:instrText>Es la plataforma Microsoft que ofrece servicios en la nube</w:instrText>
      </w:r>
      <w:r w:rsidR="00A9243B">
        <w:instrText xml:space="preserve">" </w:instrText>
      </w:r>
      <w:r w:rsidR="00A9243B">
        <w:fldChar w:fldCharType="end"/>
      </w:r>
      <w:r w:rsidRPr="00853B29">
        <w:t xml:space="preserve"> Database como la solución principal para almacenar los datos necesarios, garantizando que la información se gestione y guarde de manera eficiente.</w:t>
      </w:r>
    </w:p>
    <w:p w14:paraId="73140936" w14:textId="3354B692" w:rsidR="008450ED" w:rsidRDefault="001B0112" w:rsidP="001B0112">
      <w:pPr>
        <w:pStyle w:val="ParrafoProyecto0"/>
      </w:pPr>
      <w:r>
        <w:t>Como primer paso, es necesario crear un grupo de recursos en Azure</w:t>
      </w:r>
      <w:r w:rsidR="00A9243B">
        <w:fldChar w:fldCharType="begin"/>
      </w:r>
      <w:r w:rsidR="00A9243B">
        <w:instrText xml:space="preserve"> XE "</w:instrText>
      </w:r>
      <w:r w:rsidR="00A9243B" w:rsidRPr="00621ED0">
        <w:rPr>
          <w:b/>
          <w:lang w:eastAsia="es-CL"/>
        </w:rPr>
        <w:instrText>Azure</w:instrText>
      </w:r>
      <w:r w:rsidR="00A9243B" w:rsidRPr="00621ED0">
        <w:rPr>
          <w:b/>
        </w:rPr>
        <w:instrText>:</w:instrText>
      </w:r>
      <w:r w:rsidR="00A9243B" w:rsidRPr="00621ED0">
        <w:instrText>Es la plataforma Microsoft que ofrece servicios en la nube</w:instrText>
      </w:r>
      <w:r w:rsidR="00A9243B">
        <w:instrText xml:space="preserve">" </w:instrText>
      </w:r>
      <w:r w:rsidR="00A9243B">
        <w:fldChar w:fldCharType="end"/>
      </w:r>
      <w:r>
        <w:t>, que servirá como contenedor para todos los servicios requeridos por la aplicación. En este caso, se configurarán los servicios de Azure</w:t>
      </w:r>
      <w:r w:rsidR="00A9243B">
        <w:fldChar w:fldCharType="begin"/>
      </w:r>
      <w:r w:rsidR="00A9243B">
        <w:instrText xml:space="preserve"> XE "</w:instrText>
      </w:r>
      <w:r w:rsidR="00A9243B" w:rsidRPr="00621ED0">
        <w:rPr>
          <w:b/>
          <w:lang w:eastAsia="es-CL"/>
        </w:rPr>
        <w:instrText>Azure</w:instrText>
      </w:r>
      <w:r w:rsidR="00A9243B" w:rsidRPr="00621ED0">
        <w:rPr>
          <w:b/>
        </w:rPr>
        <w:instrText>:</w:instrText>
      </w:r>
      <w:r w:rsidR="00A9243B" w:rsidRPr="00621ED0">
        <w:instrText>Es la plataforma Microsoft que ofrece servicios en la nube</w:instrText>
      </w:r>
      <w:r w:rsidR="00A9243B">
        <w:instrText xml:space="preserve">" </w:instrText>
      </w:r>
      <w:r w:rsidR="00A9243B">
        <w:fldChar w:fldCharType="end"/>
      </w:r>
      <w:r>
        <w:t xml:space="preserve"> Database necesarios para soportar las funcionalidades del sistema.</w:t>
      </w:r>
    </w:p>
    <w:p w14:paraId="6B234535" w14:textId="0DC19DAB" w:rsidR="004458EE" w:rsidRDefault="004458EE" w:rsidP="004458EE">
      <w:pPr>
        <w:pStyle w:val="Descripcin"/>
        <w:keepNext/>
        <w:jc w:val="both"/>
      </w:pPr>
      <w:bookmarkStart w:id="140" w:name="_Toc183468062"/>
      <w:r>
        <w:t xml:space="preserve">Ilustración </w:t>
      </w:r>
      <w:fldSimple w:instr=" SEQ Ilustración \* ARABIC ">
        <w:r w:rsidR="002C5966">
          <w:rPr>
            <w:noProof/>
          </w:rPr>
          <w:t>22</w:t>
        </w:r>
      </w:fldSimple>
      <w:r>
        <w:t xml:space="preserve"> - Grupo de recursos de Azure</w:t>
      </w:r>
      <w:bookmarkEnd w:id="140"/>
    </w:p>
    <w:p w14:paraId="5BAE7DB4" w14:textId="59E58C21" w:rsidR="00FD4C0D" w:rsidRDefault="00FD4C0D" w:rsidP="008450ED">
      <w:pPr>
        <w:pStyle w:val="ParrafoProyecto0"/>
      </w:pPr>
      <w:r w:rsidRPr="00FD4C0D">
        <w:rPr>
          <w:noProof/>
        </w:rPr>
        <w:drawing>
          <wp:inline distT="0" distB="0" distL="0" distR="0" wp14:anchorId="563DB8D6" wp14:editId="7CA8B436">
            <wp:extent cx="5612130" cy="2450497"/>
            <wp:effectExtent l="19050" t="19050" r="26670" b="26035"/>
            <wp:docPr id="601118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8890" name=""/>
                    <pic:cNvPicPr/>
                  </pic:nvPicPr>
                  <pic:blipFill>
                    <a:blip r:embed="rId32"/>
                    <a:stretch>
                      <a:fillRect/>
                    </a:stretch>
                  </pic:blipFill>
                  <pic:spPr>
                    <a:xfrm>
                      <a:off x="0" y="0"/>
                      <a:ext cx="5623970" cy="2455667"/>
                    </a:xfrm>
                    <a:prstGeom prst="rect">
                      <a:avLst/>
                    </a:prstGeom>
                    <a:ln>
                      <a:solidFill>
                        <a:schemeClr val="tx1"/>
                      </a:solidFill>
                    </a:ln>
                  </pic:spPr>
                </pic:pic>
              </a:graphicData>
            </a:graphic>
          </wp:inline>
        </w:drawing>
      </w:r>
    </w:p>
    <w:p w14:paraId="178039CB" w14:textId="21AB63D1" w:rsidR="00846A4A" w:rsidRDefault="00846A4A" w:rsidP="008450ED">
      <w:pPr>
        <w:pStyle w:val="ParrafoProyecto0"/>
      </w:pPr>
    </w:p>
    <w:p w14:paraId="1677BE16" w14:textId="77777777" w:rsidR="004B38BC" w:rsidRDefault="004B38BC" w:rsidP="008450ED">
      <w:pPr>
        <w:pStyle w:val="ParrafoProyecto0"/>
      </w:pPr>
    </w:p>
    <w:p w14:paraId="1CF8BF6F" w14:textId="77777777" w:rsidR="004B38BC" w:rsidRDefault="004B38BC" w:rsidP="008450ED">
      <w:pPr>
        <w:pStyle w:val="ParrafoProyecto0"/>
      </w:pPr>
    </w:p>
    <w:p w14:paraId="21064F94" w14:textId="77777777" w:rsidR="004B38BC" w:rsidRDefault="004B38BC" w:rsidP="008450ED">
      <w:pPr>
        <w:pStyle w:val="ParrafoProyecto0"/>
      </w:pPr>
    </w:p>
    <w:p w14:paraId="3385E9D7" w14:textId="77777777" w:rsidR="004B38BC" w:rsidRDefault="004B38BC" w:rsidP="008450ED">
      <w:pPr>
        <w:pStyle w:val="ParrafoProyecto0"/>
      </w:pPr>
    </w:p>
    <w:p w14:paraId="75D22C6A" w14:textId="77777777" w:rsidR="004B38BC" w:rsidRDefault="004B38BC" w:rsidP="008450ED">
      <w:pPr>
        <w:pStyle w:val="ParrafoProyecto0"/>
      </w:pPr>
    </w:p>
    <w:p w14:paraId="4EA3B5FA" w14:textId="77777777" w:rsidR="004B38BC" w:rsidRDefault="004B38BC" w:rsidP="008450ED">
      <w:pPr>
        <w:pStyle w:val="ParrafoProyecto0"/>
      </w:pPr>
    </w:p>
    <w:p w14:paraId="5E1E09E3" w14:textId="77777777" w:rsidR="004B38BC" w:rsidRDefault="004B38BC" w:rsidP="008450ED">
      <w:pPr>
        <w:pStyle w:val="ParrafoProyecto0"/>
      </w:pPr>
    </w:p>
    <w:p w14:paraId="6F4979EA" w14:textId="0ED39E62" w:rsidR="008450ED" w:rsidRDefault="00846A4A" w:rsidP="002377C2">
      <w:pPr>
        <w:pStyle w:val="Subtituloproyecto"/>
        <w:outlineLvl w:val="2"/>
      </w:pPr>
      <w:bookmarkStart w:id="141" w:name="_Toc555855996"/>
      <w:bookmarkStart w:id="142" w:name="_Toc183471861"/>
      <w:bookmarkStart w:id="143" w:name="_Toc1327619703"/>
      <w:r>
        <w:t xml:space="preserve">Modelo </w:t>
      </w:r>
      <w:r w:rsidR="00C51D01">
        <w:t>lógico</w:t>
      </w:r>
      <w:r w:rsidR="339FFD7F">
        <w:t>.</w:t>
      </w:r>
      <w:bookmarkEnd w:id="141"/>
      <w:bookmarkEnd w:id="142"/>
      <w:bookmarkEnd w:id="143"/>
    </w:p>
    <w:p w14:paraId="0C4E5A0C" w14:textId="60A2E2DA" w:rsidR="00242C52" w:rsidRDefault="006E6F72" w:rsidP="006E6F72">
      <w:pPr>
        <w:pStyle w:val="ParrafoProyecto0"/>
      </w:pPr>
      <w:r w:rsidRPr="006E6F72">
        <w:t>El modelo lógico es un diseño fundamental que describe cómo se estructuran y relacionan los datos dentro de un sistema. Emplea conceptos como entidades, relaciones y atributos, siendo independiente de la tecnología. Actúa como un puente entre el diseño conceptual y su implementación física, proporcionando una visión clara y general sobre cómo interactúan los datos entre sí.</w:t>
      </w:r>
    </w:p>
    <w:p w14:paraId="73C64593" w14:textId="0F020BCF" w:rsidR="004458EE" w:rsidRDefault="004458EE" w:rsidP="004458EE">
      <w:pPr>
        <w:pStyle w:val="Descripcin"/>
        <w:keepNext/>
        <w:jc w:val="both"/>
      </w:pPr>
      <w:bookmarkStart w:id="144" w:name="_Toc183468063"/>
      <w:r>
        <w:t xml:space="preserve">Ilustración </w:t>
      </w:r>
      <w:fldSimple w:instr=" SEQ Ilustración \* ARABIC ">
        <w:r w:rsidR="002C5966">
          <w:rPr>
            <w:noProof/>
          </w:rPr>
          <w:t>23</w:t>
        </w:r>
      </w:fldSimple>
      <w:r>
        <w:t xml:space="preserve"> - Modelo lógico de datos</w:t>
      </w:r>
      <w:bookmarkEnd w:id="144"/>
    </w:p>
    <w:p w14:paraId="6A71DB4C" w14:textId="5C9A06DB" w:rsidR="006E6F72" w:rsidRDefault="00B746C3" w:rsidP="006E6F72">
      <w:pPr>
        <w:pStyle w:val="ParrafoProyecto0"/>
      </w:pPr>
      <w:r w:rsidRPr="00B746C3">
        <w:rPr>
          <w:noProof/>
        </w:rPr>
        <w:drawing>
          <wp:inline distT="0" distB="0" distL="0" distR="0" wp14:anchorId="1C05F5F3" wp14:editId="160252F3">
            <wp:extent cx="5612130" cy="3399790"/>
            <wp:effectExtent l="19050" t="19050" r="26670" b="10160"/>
            <wp:docPr id="12259849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84939" name="Imagen 1" descr="Diagrama&#10;&#10;Descripción generada automáticamente"/>
                    <pic:cNvPicPr/>
                  </pic:nvPicPr>
                  <pic:blipFill>
                    <a:blip r:embed="rId33"/>
                    <a:stretch>
                      <a:fillRect/>
                    </a:stretch>
                  </pic:blipFill>
                  <pic:spPr>
                    <a:xfrm>
                      <a:off x="0" y="0"/>
                      <a:ext cx="5612130" cy="3399790"/>
                    </a:xfrm>
                    <a:prstGeom prst="rect">
                      <a:avLst/>
                    </a:prstGeom>
                    <a:ln>
                      <a:solidFill>
                        <a:schemeClr val="tx1"/>
                      </a:solidFill>
                    </a:ln>
                  </pic:spPr>
                </pic:pic>
              </a:graphicData>
            </a:graphic>
          </wp:inline>
        </w:drawing>
      </w:r>
    </w:p>
    <w:p w14:paraId="7F91870A" w14:textId="77777777" w:rsidR="006E6F72" w:rsidRDefault="006E6F72" w:rsidP="006E6F72">
      <w:pPr>
        <w:pStyle w:val="ParrafoProyecto0"/>
      </w:pPr>
    </w:p>
    <w:p w14:paraId="2606D2FC" w14:textId="0669197F" w:rsidR="36C3B248" w:rsidRDefault="36C3B248" w:rsidP="36C3B248">
      <w:pPr>
        <w:pStyle w:val="ParrafoProyecto0"/>
      </w:pPr>
    </w:p>
    <w:p w14:paraId="2AE5C4A5" w14:textId="2258E636" w:rsidR="36C3B248" w:rsidRDefault="36C3B248" w:rsidP="36C3B248">
      <w:pPr>
        <w:pStyle w:val="ParrafoProyecto0"/>
      </w:pPr>
    </w:p>
    <w:p w14:paraId="70EB2433" w14:textId="21CC7408" w:rsidR="36C3B248" w:rsidRDefault="36C3B248" w:rsidP="36C3B248">
      <w:pPr>
        <w:pStyle w:val="ParrafoProyecto0"/>
      </w:pPr>
    </w:p>
    <w:p w14:paraId="6F6EE078" w14:textId="068E8518" w:rsidR="36C3B248" w:rsidRDefault="36C3B248" w:rsidP="36C3B248">
      <w:pPr>
        <w:pStyle w:val="ParrafoProyecto0"/>
      </w:pPr>
    </w:p>
    <w:p w14:paraId="600B2360" w14:textId="59E06B29" w:rsidR="36C3B248" w:rsidRDefault="36C3B248" w:rsidP="36C3B248">
      <w:pPr>
        <w:pStyle w:val="ParrafoProyecto0"/>
      </w:pPr>
    </w:p>
    <w:p w14:paraId="1DFF4D2D" w14:textId="26C66FA8" w:rsidR="6AE4E541" w:rsidRDefault="6AE4E541" w:rsidP="6AE4E541">
      <w:pPr>
        <w:pStyle w:val="ParrafoProyecto0"/>
      </w:pPr>
    </w:p>
    <w:p w14:paraId="76F2D782" w14:textId="2B8FEF7D" w:rsidR="00B746C3" w:rsidRDefault="00B746C3" w:rsidP="002377C2">
      <w:pPr>
        <w:pStyle w:val="Subtituloproyecto"/>
        <w:outlineLvl w:val="2"/>
      </w:pPr>
      <w:bookmarkStart w:id="145" w:name="_Toc659954033"/>
      <w:bookmarkStart w:id="146" w:name="_Toc183471862"/>
      <w:bookmarkStart w:id="147" w:name="_Toc528902304"/>
      <w:r>
        <w:t xml:space="preserve">Modelo </w:t>
      </w:r>
      <w:r w:rsidR="00924159">
        <w:t>relacional</w:t>
      </w:r>
      <w:r w:rsidR="045969A2">
        <w:t>.</w:t>
      </w:r>
      <w:bookmarkEnd w:id="145"/>
      <w:bookmarkEnd w:id="146"/>
      <w:bookmarkEnd w:id="147"/>
    </w:p>
    <w:p w14:paraId="559207E1" w14:textId="35A378D7" w:rsidR="00994262" w:rsidRPr="00AC1586" w:rsidRDefault="00AC1586" w:rsidP="00AC1586">
      <w:pPr>
        <w:pStyle w:val="ParrafoProyecto0"/>
      </w:pPr>
      <w:r w:rsidRPr="00AC1586">
        <w:t>El modelo relacional es un enfoque técnico que organiza los datos en tablas, filas y columnas. Cada fila representa un registro único, y las tablas incluyen claves primarias, que identifican de manera exclusiva cada registro, y claves foráneas, que vinculan las tablas entre sí. Este modelo permite definir el tipo de dato de cada columna (texto, número, decimal, etc.). Además, se utiliza para generar código SQL, el cual se ejecuta en el motor de base de datos para crear las tablas con sus tipos de datos específicos y establecer sus relaciones.</w:t>
      </w:r>
    </w:p>
    <w:p w14:paraId="39A6531B" w14:textId="56AC6A4F" w:rsidR="004458EE" w:rsidRDefault="004458EE" w:rsidP="004458EE">
      <w:pPr>
        <w:pStyle w:val="Descripcin"/>
        <w:keepNext/>
        <w:jc w:val="both"/>
      </w:pPr>
      <w:bookmarkStart w:id="148" w:name="_Toc183468064"/>
      <w:r>
        <w:t xml:space="preserve">Ilustración </w:t>
      </w:r>
      <w:fldSimple w:instr=" SEQ Ilustración \* ARABIC ">
        <w:r w:rsidR="002C5966">
          <w:rPr>
            <w:noProof/>
          </w:rPr>
          <w:t>24</w:t>
        </w:r>
      </w:fldSimple>
      <w:r>
        <w:t xml:space="preserve"> - Modelo relacional de datos</w:t>
      </w:r>
      <w:bookmarkEnd w:id="148"/>
    </w:p>
    <w:p w14:paraId="5DCCC3FE" w14:textId="33B890C8" w:rsidR="006E6F72" w:rsidRDefault="0042390E" w:rsidP="006E6F72">
      <w:pPr>
        <w:pStyle w:val="ParrafoProyecto0"/>
      </w:pPr>
      <w:r>
        <w:rPr>
          <w:noProof/>
        </w:rPr>
        <w:drawing>
          <wp:inline distT="0" distB="0" distL="0" distR="0" wp14:anchorId="4A971A1A" wp14:editId="2F2E57E8">
            <wp:extent cx="5612130" cy="3180080"/>
            <wp:effectExtent l="19050" t="19050" r="26670" b="20320"/>
            <wp:docPr id="5653962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3180080"/>
                    </a:xfrm>
                    <a:prstGeom prst="rect">
                      <a:avLst/>
                    </a:prstGeom>
                    <a:ln>
                      <a:solidFill>
                        <a:schemeClr val="tx1"/>
                      </a:solidFill>
                    </a:ln>
                  </pic:spPr>
                </pic:pic>
              </a:graphicData>
            </a:graphic>
          </wp:inline>
        </w:drawing>
      </w:r>
    </w:p>
    <w:p w14:paraId="2E371990" w14:textId="53AB842C" w:rsidR="36C3B248" w:rsidRDefault="36C3B248" w:rsidP="36C3B248">
      <w:pPr>
        <w:pStyle w:val="Subtituloproyecto"/>
        <w:outlineLvl w:val="2"/>
      </w:pPr>
    </w:p>
    <w:p w14:paraId="15A7C722" w14:textId="091F2F74" w:rsidR="36C3B248" w:rsidRDefault="36C3B248" w:rsidP="36C3B248">
      <w:pPr>
        <w:pStyle w:val="Subtituloproyecto"/>
        <w:outlineLvl w:val="2"/>
      </w:pPr>
    </w:p>
    <w:p w14:paraId="55AC4552" w14:textId="55DD7B6E" w:rsidR="36C3B248" w:rsidRDefault="36C3B248" w:rsidP="36C3B248">
      <w:pPr>
        <w:pStyle w:val="Subtituloproyecto"/>
        <w:outlineLvl w:val="2"/>
      </w:pPr>
    </w:p>
    <w:p w14:paraId="216BDBBF" w14:textId="3CD69D4B" w:rsidR="36C3B248" w:rsidRDefault="36C3B248" w:rsidP="36C3B248">
      <w:pPr>
        <w:pStyle w:val="Subtituloproyecto"/>
        <w:outlineLvl w:val="2"/>
      </w:pPr>
    </w:p>
    <w:p w14:paraId="7A45CE71" w14:textId="7AFA1F2E" w:rsidR="36C3B248" w:rsidRDefault="36C3B248" w:rsidP="36C3B248">
      <w:pPr>
        <w:pStyle w:val="Subtituloproyecto"/>
        <w:outlineLvl w:val="2"/>
      </w:pPr>
    </w:p>
    <w:p w14:paraId="3FD66849" w14:textId="319661B8" w:rsidR="36C3B248" w:rsidRDefault="36C3B248" w:rsidP="36C3B248">
      <w:pPr>
        <w:pStyle w:val="Subtituloproyecto"/>
        <w:outlineLvl w:val="2"/>
      </w:pPr>
    </w:p>
    <w:p w14:paraId="50B4D197" w14:textId="37FE2112" w:rsidR="6AE4E541" w:rsidRDefault="6AE4E541" w:rsidP="6AE4E541">
      <w:pPr>
        <w:pStyle w:val="Subtituloproyecto"/>
        <w:outlineLvl w:val="2"/>
      </w:pPr>
    </w:p>
    <w:p w14:paraId="7EB3CD6B" w14:textId="40FD6FDB" w:rsidR="00381D76" w:rsidRDefault="00381D76" w:rsidP="002377C2">
      <w:pPr>
        <w:pStyle w:val="Subtituloproyecto"/>
        <w:outlineLvl w:val="2"/>
      </w:pPr>
      <w:bookmarkStart w:id="149" w:name="_Toc1359169352"/>
      <w:bookmarkStart w:id="150" w:name="_Toc183471863"/>
      <w:bookmarkStart w:id="151" w:name="_Toc1975616236"/>
      <w:r>
        <w:t>Código SQL</w:t>
      </w:r>
      <w:r w:rsidR="09D71C08">
        <w:t>.</w:t>
      </w:r>
      <w:bookmarkEnd w:id="149"/>
      <w:bookmarkEnd w:id="150"/>
      <w:bookmarkEnd w:id="151"/>
    </w:p>
    <w:p w14:paraId="614F5D1F" w14:textId="136BD6CF" w:rsidR="00CB74CE" w:rsidRPr="004B1F9E" w:rsidRDefault="00312BC9" w:rsidP="004B1F9E">
      <w:pPr>
        <w:pStyle w:val="ParrafoProyecto0"/>
      </w:pPr>
      <w:r w:rsidRPr="00312BC9">
        <w:t>El código SQL DDL se utiliza para crear y configurar en el motor de base de datos todas las estructuras necesarias, como tablas, relaciones y otros objetos, requeridos para el proyecto. Una vez ejecutado, la base de datos queda lista para integrarse al proyecto y almacenar la información necesaria para el funcionamiento del aplicativo que se implementará.</w:t>
      </w:r>
    </w:p>
    <w:p w14:paraId="628809D9" w14:textId="59D07AC4" w:rsidR="004458EE" w:rsidRDefault="004458EE" w:rsidP="004458EE">
      <w:pPr>
        <w:pStyle w:val="Descripcin"/>
        <w:keepNext/>
        <w:jc w:val="both"/>
      </w:pPr>
      <w:bookmarkStart w:id="152" w:name="_Toc183468065"/>
      <w:r>
        <w:t xml:space="preserve">Ilustración </w:t>
      </w:r>
      <w:fldSimple w:instr=" SEQ Ilustración \* ARABIC ">
        <w:r w:rsidR="002C5966">
          <w:rPr>
            <w:noProof/>
          </w:rPr>
          <w:t>25</w:t>
        </w:r>
      </w:fldSimple>
      <w:r>
        <w:t xml:space="preserve"> - Generación de tablas mediante DDL</w:t>
      </w:r>
      <w:bookmarkEnd w:id="152"/>
    </w:p>
    <w:p w14:paraId="15BDBFBA" w14:textId="66C3F9C8" w:rsidR="00381D76" w:rsidRDefault="0025119A" w:rsidP="006E6F72">
      <w:pPr>
        <w:pStyle w:val="ParrafoProyecto0"/>
      </w:pPr>
      <w:r>
        <w:rPr>
          <w:noProof/>
        </w:rPr>
        <w:drawing>
          <wp:inline distT="0" distB="0" distL="0" distR="0" wp14:anchorId="361C8956" wp14:editId="0FC2DDE1">
            <wp:extent cx="4407408" cy="2999611"/>
            <wp:effectExtent l="0" t="0" r="0" b="0"/>
            <wp:docPr id="19598047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07408" cy="2999611"/>
                    </a:xfrm>
                    <a:prstGeom prst="rect">
                      <a:avLst/>
                    </a:prstGeom>
                  </pic:spPr>
                </pic:pic>
              </a:graphicData>
            </a:graphic>
          </wp:inline>
        </w:drawing>
      </w:r>
    </w:p>
    <w:p w14:paraId="7325C688" w14:textId="2544B6BA" w:rsidR="00256F46" w:rsidRPr="00256F46" w:rsidRDefault="00256F46" w:rsidP="00256F46">
      <w:pPr>
        <w:pStyle w:val="ParrafoProyecto0"/>
      </w:pPr>
      <w:r>
        <w:t xml:space="preserve">Detalles de código en anexo </w:t>
      </w:r>
      <w:r w:rsidR="00834D0F">
        <w:t>“</w:t>
      </w:r>
      <w:hyperlink w:anchor="index_código_DDL" w:history="1">
        <w:r w:rsidR="00834D0F" w:rsidRPr="009D706D">
          <w:rPr>
            <w:rStyle w:val="Hipervnculo"/>
          </w:rPr>
          <w:t>Código DDL</w:t>
        </w:r>
      </w:hyperlink>
      <w:r w:rsidR="00834D0F">
        <w:t>”</w:t>
      </w:r>
    </w:p>
    <w:p w14:paraId="166E6586" w14:textId="590D4091" w:rsidR="36C3B248" w:rsidRDefault="36C3B248" w:rsidP="36C3B248">
      <w:pPr>
        <w:pStyle w:val="ParrafoProyecto0"/>
      </w:pPr>
    </w:p>
    <w:p w14:paraId="47B44E88" w14:textId="330BC347" w:rsidR="36C3B248" w:rsidRDefault="36C3B248" w:rsidP="36C3B248">
      <w:pPr>
        <w:pStyle w:val="ParrafoProyecto0"/>
      </w:pPr>
    </w:p>
    <w:p w14:paraId="7F28FC94" w14:textId="7A93A221" w:rsidR="36C3B248" w:rsidRDefault="36C3B248" w:rsidP="36C3B248">
      <w:pPr>
        <w:pStyle w:val="ParrafoProyecto0"/>
      </w:pPr>
    </w:p>
    <w:p w14:paraId="0CB5566D" w14:textId="60F4D658" w:rsidR="36C3B248" w:rsidRDefault="36C3B248" w:rsidP="36C3B248">
      <w:pPr>
        <w:pStyle w:val="ParrafoProyecto0"/>
      </w:pPr>
    </w:p>
    <w:p w14:paraId="2B977994" w14:textId="67E96219" w:rsidR="36C3B248" w:rsidRDefault="36C3B248" w:rsidP="36C3B248">
      <w:pPr>
        <w:pStyle w:val="ParrafoProyecto0"/>
      </w:pPr>
    </w:p>
    <w:p w14:paraId="20AB4E15" w14:textId="24546F5B" w:rsidR="36C3B248" w:rsidRDefault="36C3B248" w:rsidP="36C3B248">
      <w:pPr>
        <w:pStyle w:val="ParrafoProyecto0"/>
      </w:pPr>
    </w:p>
    <w:p w14:paraId="6AC6A080" w14:textId="066845E4" w:rsidR="36C3B248" w:rsidRDefault="36C3B248" w:rsidP="36C3B248">
      <w:pPr>
        <w:pStyle w:val="ParrafoProyecto0"/>
      </w:pPr>
    </w:p>
    <w:p w14:paraId="45619C05" w14:textId="2FA8DB75" w:rsidR="6AE4E541" w:rsidRDefault="6AE4E541" w:rsidP="6AE4E541">
      <w:pPr>
        <w:pStyle w:val="ParrafoProyecto0"/>
      </w:pPr>
    </w:p>
    <w:p w14:paraId="7D3DAD3D" w14:textId="388B29F9" w:rsidR="00381D76" w:rsidRPr="00256F46" w:rsidRDefault="00256F46" w:rsidP="00256F46">
      <w:pPr>
        <w:pStyle w:val="ParrafoProyecto0"/>
      </w:pPr>
      <w:r w:rsidRPr="00256F46">
        <w:t>A continuación, podemos ver la estructura de la base de datos mediante la herramienta de SQL Management</w:t>
      </w:r>
      <w:r w:rsidR="00A33B60">
        <w:fldChar w:fldCharType="begin"/>
      </w:r>
      <w:r w:rsidR="00A33B60">
        <w:instrText xml:space="preserve"> XE "</w:instrText>
      </w:r>
      <w:r w:rsidR="00A33B60" w:rsidRPr="007F1517">
        <w:rPr>
          <w:b/>
          <w:lang w:eastAsia="es-CL"/>
        </w:rPr>
        <w:instrText>Management</w:instrText>
      </w:r>
      <w:r w:rsidR="00A33B60" w:rsidRPr="007F1517">
        <w:rPr>
          <w:b/>
        </w:rPr>
        <w:instrText>:</w:instrText>
      </w:r>
      <w:r w:rsidR="00A33B60" w:rsidRPr="007F1517">
        <w:instrText>Gestión o Administración</w:instrText>
      </w:r>
      <w:r w:rsidR="00A33B60">
        <w:instrText xml:space="preserve">" </w:instrText>
      </w:r>
      <w:r w:rsidR="00A33B60">
        <w:fldChar w:fldCharType="end"/>
      </w:r>
      <w:r w:rsidRPr="00256F46">
        <w:t xml:space="preserve"> Studio.</w:t>
      </w:r>
    </w:p>
    <w:p w14:paraId="5D25AF84" w14:textId="423C6316" w:rsidR="00834D0F" w:rsidRDefault="00834D0F" w:rsidP="00834D0F">
      <w:pPr>
        <w:pStyle w:val="Descripcin"/>
        <w:keepNext/>
        <w:jc w:val="both"/>
      </w:pPr>
      <w:bookmarkStart w:id="153" w:name="_Toc183468066"/>
      <w:r>
        <w:t xml:space="preserve">Ilustración </w:t>
      </w:r>
      <w:fldSimple w:instr=" SEQ Ilustración \* ARABIC ">
        <w:r w:rsidR="002C5966">
          <w:rPr>
            <w:noProof/>
          </w:rPr>
          <w:t>26</w:t>
        </w:r>
      </w:fldSimple>
      <w:r>
        <w:t xml:space="preserve"> - Estructura de tablas SQL Managent Studio</w:t>
      </w:r>
      <w:bookmarkEnd w:id="153"/>
    </w:p>
    <w:p w14:paraId="34E40F97" w14:textId="50101C54" w:rsidR="00256F46" w:rsidRDefault="0047013C" w:rsidP="006E6F72">
      <w:pPr>
        <w:pStyle w:val="ParrafoProyecto0"/>
      </w:pPr>
      <w:r w:rsidRPr="0047013C">
        <w:rPr>
          <w:noProof/>
        </w:rPr>
        <w:drawing>
          <wp:inline distT="0" distB="0" distL="0" distR="0" wp14:anchorId="151BAD71" wp14:editId="07241291">
            <wp:extent cx="5612130" cy="5333365"/>
            <wp:effectExtent l="19050" t="19050" r="26670" b="19685"/>
            <wp:docPr id="1777797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785" name="Imagen 1" descr="Interfaz de usuario gráfica, Texto, Aplicación&#10;&#10;Descripción generada automáticamente"/>
                    <pic:cNvPicPr/>
                  </pic:nvPicPr>
                  <pic:blipFill>
                    <a:blip r:embed="rId36"/>
                    <a:stretch>
                      <a:fillRect/>
                    </a:stretch>
                  </pic:blipFill>
                  <pic:spPr>
                    <a:xfrm>
                      <a:off x="0" y="0"/>
                      <a:ext cx="5612130" cy="5333365"/>
                    </a:xfrm>
                    <a:prstGeom prst="rect">
                      <a:avLst/>
                    </a:prstGeom>
                    <a:ln>
                      <a:solidFill>
                        <a:schemeClr val="accent1"/>
                      </a:solidFill>
                    </a:ln>
                  </pic:spPr>
                </pic:pic>
              </a:graphicData>
            </a:graphic>
          </wp:inline>
        </w:drawing>
      </w:r>
    </w:p>
    <w:p w14:paraId="50892B83" w14:textId="77777777" w:rsidR="00256F46" w:rsidRDefault="00256F46" w:rsidP="006E6F72">
      <w:pPr>
        <w:pStyle w:val="ParrafoProyecto0"/>
      </w:pPr>
    </w:p>
    <w:p w14:paraId="158B1A7B" w14:textId="77777777" w:rsidR="0029175D" w:rsidRDefault="0029175D" w:rsidP="006E6F72">
      <w:pPr>
        <w:pStyle w:val="ParrafoProyecto0"/>
      </w:pPr>
    </w:p>
    <w:p w14:paraId="157BEA38" w14:textId="77777777" w:rsidR="0029175D" w:rsidRDefault="0029175D" w:rsidP="006E6F72">
      <w:pPr>
        <w:pStyle w:val="ParrafoProyecto0"/>
      </w:pPr>
    </w:p>
    <w:p w14:paraId="49A6453D" w14:textId="44BB4DEB" w:rsidR="0029175D" w:rsidRDefault="0029175D" w:rsidP="006E6F72">
      <w:pPr>
        <w:pStyle w:val="ParrafoProyecto0"/>
      </w:pPr>
    </w:p>
    <w:p w14:paraId="3CE358E6" w14:textId="48A8ABA7" w:rsidR="00635612" w:rsidRDefault="00192B46" w:rsidP="00FC0705">
      <w:pPr>
        <w:pStyle w:val="Subtituloproyecto"/>
        <w:outlineLvl w:val="1"/>
      </w:pPr>
      <w:bookmarkStart w:id="154" w:name="_Toc1742039622"/>
      <w:bookmarkStart w:id="155" w:name="_Toc183471864"/>
      <w:bookmarkStart w:id="156" w:name="_Toc1373523095"/>
      <w:r>
        <w:lastRenderedPageBreak/>
        <w:t>Desarrollo Back</w:t>
      </w:r>
      <w:r w:rsidR="001D393A">
        <w:t>E</w:t>
      </w:r>
      <w:r>
        <w:t>nd</w:t>
      </w:r>
      <w:r w:rsidR="2E7240A7">
        <w:t>.</w:t>
      </w:r>
      <w:bookmarkEnd w:id="154"/>
      <w:bookmarkEnd w:id="155"/>
      <w:bookmarkEnd w:id="156"/>
    </w:p>
    <w:p w14:paraId="5A6D804E" w14:textId="609B541D" w:rsidR="00BD1D25" w:rsidRDefault="001D393A" w:rsidP="006E6F72">
      <w:pPr>
        <w:pStyle w:val="ParrafoProyecto0"/>
        <w:rPr>
          <w:lang w:val="es-CL"/>
        </w:rPr>
      </w:pPr>
      <w:r>
        <w:t>El</w:t>
      </w:r>
      <w:r w:rsidR="00217005">
        <w:t xml:space="preserve"> </w:t>
      </w:r>
      <w:r w:rsidR="00F52AC6">
        <w:t>entorno de trabajo</w:t>
      </w:r>
      <w:r w:rsidR="00217005">
        <w:t xml:space="preserve"> utilizado </w:t>
      </w:r>
      <w:r w:rsidR="00CF5E9E">
        <w:t xml:space="preserve">para el desarrollo de este proyecto es Node JS. </w:t>
      </w:r>
      <w:r w:rsidR="00B25F84">
        <w:t xml:space="preserve">Utiliza </w:t>
      </w:r>
      <w:r w:rsidR="00B25F84" w:rsidRPr="00BD1D25">
        <w:rPr>
          <w:lang w:val="es-CL"/>
        </w:rPr>
        <w:t>JavaScript</w:t>
      </w:r>
      <w:r w:rsidR="00084BB8">
        <w:rPr>
          <w:lang w:val="es-CL"/>
        </w:rPr>
        <w:fldChar w:fldCharType="begin"/>
      </w:r>
      <w:r w:rsidR="00084BB8">
        <w:instrText xml:space="preserve"> XE "</w:instrText>
      </w:r>
      <w:r w:rsidR="00084BB8" w:rsidRPr="009F7C3B">
        <w:rPr>
          <w:b/>
          <w:lang w:eastAsia="es-CL"/>
        </w:rPr>
        <w:instrText>JavaScript</w:instrText>
      </w:r>
      <w:r w:rsidR="00084BB8" w:rsidRPr="009F7C3B">
        <w:rPr>
          <w:b/>
        </w:rPr>
        <w:instrText>:</w:instrText>
      </w:r>
      <w:r w:rsidR="00084BB8" w:rsidRPr="009F7C3B">
        <w:instrText>Lenguaje de programación que se utiliza para crear páginas web interactivas y dinámicas</w:instrText>
      </w:r>
      <w:r w:rsidR="00084BB8">
        <w:instrText xml:space="preserve">" </w:instrText>
      </w:r>
      <w:r w:rsidR="00084BB8">
        <w:rPr>
          <w:lang w:val="es-CL"/>
        </w:rPr>
        <w:fldChar w:fldCharType="end"/>
      </w:r>
      <w:r w:rsidR="00BD1D25" w:rsidRPr="00BD1D25">
        <w:rPr>
          <w:lang w:val="es-CL"/>
        </w:rPr>
        <w:t xml:space="preserve"> para crear aplicaciones del lado del servidor. Es rápido, eficiente y excelente para manejar muchas conexiones al mismo tiempo, como chats o servicios en tiempo real</w:t>
      </w:r>
      <w:r w:rsidR="007B290B">
        <w:rPr>
          <w:lang w:val="es-CL"/>
        </w:rPr>
        <w:t>.</w:t>
      </w:r>
    </w:p>
    <w:p w14:paraId="4CF33240" w14:textId="10A3CC64" w:rsidR="005631DC" w:rsidRDefault="007B290B" w:rsidP="006E6F72">
      <w:pPr>
        <w:pStyle w:val="ParrafoProyecto0"/>
        <w:rPr>
          <w:lang w:val="es-CL"/>
        </w:rPr>
      </w:pPr>
      <w:r>
        <w:rPr>
          <w:lang w:val="es-CL"/>
        </w:rPr>
        <w:t xml:space="preserve">Junto </w:t>
      </w:r>
      <w:r w:rsidR="00B25F84">
        <w:rPr>
          <w:lang w:val="es-CL"/>
        </w:rPr>
        <w:t>con</w:t>
      </w:r>
      <w:r>
        <w:rPr>
          <w:lang w:val="es-CL"/>
        </w:rPr>
        <w:t xml:space="preserve"> Node.JS es necesario poder utilizar </w:t>
      </w:r>
      <w:r w:rsidR="00E8199F">
        <w:rPr>
          <w:lang w:val="es-CL"/>
        </w:rPr>
        <w:t>un frame</w:t>
      </w:r>
      <w:r w:rsidR="00C22F00">
        <w:rPr>
          <w:lang w:val="es-CL"/>
        </w:rPr>
        <w:t>work como es el caso de express el cual nos permite desarrollar entornos de aplicaciones</w:t>
      </w:r>
      <w:r w:rsidR="00BB1EDD">
        <w:rPr>
          <w:lang w:val="es-CL"/>
        </w:rPr>
        <w:t xml:space="preserve"> de manera robusta y </w:t>
      </w:r>
      <w:r>
        <w:rPr>
          <w:lang w:val="es-CL"/>
        </w:rPr>
        <w:t>bibliotecas complementarias que ayudaran a ejecutar los distintos componentes para el desarrollo de la aplicación</w:t>
      </w:r>
      <w:r w:rsidR="00E57D32">
        <w:rPr>
          <w:lang w:val="es-CL"/>
        </w:rPr>
        <w:t>, como es el caso de mssql el cual establece la conexión entre la ba</w:t>
      </w:r>
      <w:r w:rsidR="001D50E7">
        <w:rPr>
          <w:lang w:val="es-CL"/>
        </w:rPr>
        <w:t>se de datos y el proyecto.</w:t>
      </w:r>
    </w:p>
    <w:p w14:paraId="4F9C5996" w14:textId="114AAB29" w:rsidR="001D50E7" w:rsidRDefault="001D50E7" w:rsidP="006E6F72">
      <w:pPr>
        <w:pStyle w:val="ParrafoProyecto0"/>
        <w:rPr>
          <w:lang w:val="es-CL"/>
        </w:rPr>
      </w:pPr>
      <w:r>
        <w:rPr>
          <w:lang w:val="es-CL"/>
        </w:rPr>
        <w:t xml:space="preserve">A </w:t>
      </w:r>
      <w:r w:rsidR="00FC31AB">
        <w:rPr>
          <w:lang w:val="es-CL"/>
        </w:rPr>
        <w:t>continuación,</w:t>
      </w:r>
      <w:r>
        <w:rPr>
          <w:lang w:val="es-CL"/>
        </w:rPr>
        <w:t xml:space="preserve"> se puede apreciar </w:t>
      </w:r>
      <w:r w:rsidR="005E701B">
        <w:rPr>
          <w:lang w:val="es-CL"/>
        </w:rPr>
        <w:t xml:space="preserve">el desarrollo en donde están los parámetros principales de la aplicación. </w:t>
      </w:r>
    </w:p>
    <w:p w14:paraId="635708C1" w14:textId="616EBB34" w:rsidR="00834D0F" w:rsidRDefault="00834D0F" w:rsidP="00834D0F">
      <w:pPr>
        <w:pStyle w:val="Descripcin"/>
        <w:keepNext/>
        <w:jc w:val="both"/>
      </w:pPr>
      <w:bookmarkStart w:id="157" w:name="_Toc183468067"/>
      <w:r>
        <w:t xml:space="preserve">Ilustración </w:t>
      </w:r>
      <w:fldSimple w:instr=" SEQ Ilustración \* ARABIC ">
        <w:r w:rsidR="002C5966">
          <w:rPr>
            <w:noProof/>
          </w:rPr>
          <w:t>27</w:t>
        </w:r>
      </w:fldSimple>
      <w:r>
        <w:t xml:space="preserve"> - FrameWork Express</w:t>
      </w:r>
      <w:bookmarkEnd w:id="157"/>
    </w:p>
    <w:p w14:paraId="2018207E" w14:textId="5B9D20F5" w:rsidR="005E701B" w:rsidRDefault="00FC31AB" w:rsidP="006E6F72">
      <w:pPr>
        <w:pStyle w:val="ParrafoProyecto0"/>
        <w:rPr>
          <w:lang w:val="es-CL"/>
        </w:rPr>
      </w:pPr>
      <w:r>
        <w:rPr>
          <w:noProof/>
        </w:rPr>
        <w:drawing>
          <wp:inline distT="0" distB="0" distL="0" distR="0" wp14:anchorId="36064B38" wp14:editId="02F57886">
            <wp:extent cx="5612130" cy="3736975"/>
            <wp:effectExtent l="19050" t="19050" r="26670" b="15875"/>
            <wp:docPr id="1083892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5612130" cy="3736975"/>
                    </a:xfrm>
                    <a:prstGeom prst="rect">
                      <a:avLst/>
                    </a:prstGeom>
                    <a:ln>
                      <a:solidFill>
                        <a:schemeClr val="tx1"/>
                      </a:solidFill>
                    </a:ln>
                  </pic:spPr>
                </pic:pic>
              </a:graphicData>
            </a:graphic>
          </wp:inline>
        </w:drawing>
      </w:r>
    </w:p>
    <w:p w14:paraId="71D09AD2" w14:textId="19FDA90B" w:rsidR="6A675B1F" w:rsidRDefault="6A675B1F" w:rsidP="6A675B1F">
      <w:pPr>
        <w:pStyle w:val="Subtituloproyecto"/>
        <w:outlineLvl w:val="1"/>
      </w:pPr>
    </w:p>
    <w:p w14:paraId="1584F0D4" w14:textId="77777777" w:rsidR="00D8522A" w:rsidRDefault="00D8522A" w:rsidP="6A675B1F">
      <w:pPr>
        <w:pStyle w:val="Subtituloproyecto"/>
        <w:outlineLvl w:val="1"/>
      </w:pPr>
    </w:p>
    <w:p w14:paraId="3CD6C982" w14:textId="6443CB78" w:rsidR="00EF24E3" w:rsidRDefault="00E27BF2" w:rsidP="00E676F6">
      <w:pPr>
        <w:pStyle w:val="Subtituloproyecto"/>
        <w:outlineLvl w:val="1"/>
      </w:pPr>
      <w:bookmarkStart w:id="158" w:name="_Toc1871404702"/>
      <w:bookmarkStart w:id="159" w:name="_Toc183471865"/>
      <w:bookmarkStart w:id="160" w:name="_Toc116778716"/>
      <w:r>
        <w:lastRenderedPageBreak/>
        <w:t>Fron</w:t>
      </w:r>
      <w:r w:rsidR="00533C47">
        <w:t>t</w:t>
      </w:r>
      <w:r>
        <w:t>End</w:t>
      </w:r>
      <w:r w:rsidR="082F3AC3">
        <w:t>.</w:t>
      </w:r>
      <w:bookmarkEnd w:id="158"/>
      <w:bookmarkEnd w:id="159"/>
      <w:bookmarkEnd w:id="160"/>
    </w:p>
    <w:p w14:paraId="39C28217" w14:textId="12388B94" w:rsidR="00E27BF2" w:rsidRDefault="005B1E72" w:rsidP="006E6F72">
      <w:pPr>
        <w:pStyle w:val="ParrafoProyecto0"/>
        <w:rPr>
          <w:lang w:val="es-CL"/>
        </w:rPr>
      </w:pPr>
      <w:r>
        <w:rPr>
          <w:lang w:val="es-CL"/>
        </w:rPr>
        <w:t xml:space="preserve">El FrontEnd es crucial para el </w:t>
      </w:r>
      <w:r w:rsidR="0021220D">
        <w:rPr>
          <w:lang w:val="es-CL"/>
        </w:rPr>
        <w:t>proyecto</w:t>
      </w:r>
      <w:r>
        <w:rPr>
          <w:lang w:val="es-CL"/>
        </w:rPr>
        <w:t xml:space="preserve">, es la parte </w:t>
      </w:r>
      <w:r w:rsidR="0021220D">
        <w:rPr>
          <w:lang w:val="es-CL"/>
        </w:rPr>
        <w:t xml:space="preserve">de la </w:t>
      </w:r>
      <w:r w:rsidR="002239E0">
        <w:rPr>
          <w:lang w:val="es-CL"/>
        </w:rPr>
        <w:t>aplicación que interactúa directamente con</w:t>
      </w:r>
      <w:r w:rsidR="00AE47EE">
        <w:rPr>
          <w:lang w:val="es-CL"/>
        </w:rPr>
        <w:t xml:space="preserve"> el usuario.</w:t>
      </w:r>
      <w:r w:rsidR="00182B7C">
        <w:rPr>
          <w:lang w:val="es-CL"/>
        </w:rPr>
        <w:t xml:space="preserve"> Es lo que el usuario puede apreciar visualmente </w:t>
      </w:r>
      <w:r w:rsidR="5C9355D0" w:rsidRPr="2020C201">
        <w:rPr>
          <w:lang w:val="es-CL"/>
        </w:rPr>
        <w:t>con</w:t>
      </w:r>
      <w:r w:rsidR="00182B7C">
        <w:rPr>
          <w:lang w:val="es-CL"/>
        </w:rPr>
        <w:t xml:space="preserve"> un navegador web</w:t>
      </w:r>
      <w:r w:rsidR="009A66D4">
        <w:rPr>
          <w:lang w:val="es-CL"/>
        </w:rPr>
        <w:t xml:space="preserve"> y contiene el diseño visual con el </w:t>
      </w:r>
      <w:r w:rsidR="5C9355D0" w:rsidRPr="2020C201">
        <w:rPr>
          <w:lang w:val="es-CL"/>
        </w:rPr>
        <w:t>que</w:t>
      </w:r>
      <w:r w:rsidR="009A66D4">
        <w:rPr>
          <w:lang w:val="es-CL"/>
        </w:rPr>
        <w:t xml:space="preserve"> </w:t>
      </w:r>
      <w:r w:rsidR="000C183F">
        <w:rPr>
          <w:lang w:val="es-CL"/>
        </w:rPr>
        <w:t>interactúa</w:t>
      </w:r>
      <w:r w:rsidR="009A66D4">
        <w:rPr>
          <w:lang w:val="es-CL"/>
        </w:rPr>
        <w:t xml:space="preserve"> con la aplicación.</w:t>
      </w:r>
    </w:p>
    <w:p w14:paraId="18E7A884" w14:textId="040189E6" w:rsidR="009A66D4" w:rsidRDefault="009A66D4" w:rsidP="006E6F72">
      <w:pPr>
        <w:pStyle w:val="ParrafoProyecto0"/>
        <w:rPr>
          <w:lang w:val="es-CL"/>
        </w:rPr>
      </w:pPr>
      <w:r>
        <w:rPr>
          <w:lang w:val="es-CL"/>
        </w:rPr>
        <w:t xml:space="preserve">Para </w:t>
      </w:r>
      <w:r w:rsidR="00324901">
        <w:rPr>
          <w:lang w:val="es-CL"/>
        </w:rPr>
        <w:t>la estructura principal</w:t>
      </w:r>
      <w:r w:rsidR="00302047">
        <w:rPr>
          <w:lang w:val="es-CL"/>
        </w:rPr>
        <w:t xml:space="preserve"> del FrontEnd</w:t>
      </w:r>
      <w:r w:rsidR="00D03944">
        <w:rPr>
          <w:lang w:val="es-CL"/>
        </w:rPr>
        <w:t xml:space="preserve"> se utiliza HTML </w:t>
      </w:r>
      <w:r w:rsidR="0034574A">
        <w:rPr>
          <w:lang w:val="es-CL"/>
        </w:rPr>
        <w:t>se utiliza para</w:t>
      </w:r>
      <w:r w:rsidR="005924B1">
        <w:rPr>
          <w:lang w:val="es-CL"/>
        </w:rPr>
        <w:t xml:space="preserve"> los encabezados, párrafos, imágenes, formularios, etc.</w:t>
      </w:r>
      <w:r w:rsidR="00302047">
        <w:rPr>
          <w:lang w:val="es-CL"/>
        </w:rPr>
        <w:t xml:space="preserve"> </w:t>
      </w:r>
    </w:p>
    <w:p w14:paraId="58986924" w14:textId="0F8F4EAC" w:rsidR="006C79DE" w:rsidRDefault="006C79DE" w:rsidP="006E6F72">
      <w:pPr>
        <w:pStyle w:val="ParrafoProyecto0"/>
        <w:rPr>
          <w:lang w:val="es-CL"/>
        </w:rPr>
      </w:pPr>
      <w:r>
        <w:rPr>
          <w:lang w:val="es-CL"/>
        </w:rPr>
        <w:t xml:space="preserve">Para complementar el estilo visual de la aplicación se utiliza </w:t>
      </w:r>
      <w:r w:rsidR="00F304E6">
        <w:rPr>
          <w:lang w:val="es-CL"/>
        </w:rPr>
        <w:t>CSS</w:t>
      </w:r>
      <w:r w:rsidR="009D0E08">
        <w:rPr>
          <w:lang w:val="es-CL"/>
        </w:rPr>
        <w:fldChar w:fldCharType="begin"/>
      </w:r>
      <w:r w:rsidR="009D0E08">
        <w:instrText xml:space="preserve"> XE "</w:instrText>
      </w:r>
      <w:r w:rsidR="009D0E08" w:rsidRPr="005350D5">
        <w:rPr>
          <w:b/>
          <w:lang w:eastAsia="es-CL"/>
        </w:rPr>
        <w:instrText>CSS</w:instrText>
      </w:r>
      <w:r w:rsidR="009D0E08" w:rsidRPr="005350D5">
        <w:rPr>
          <w:b/>
        </w:rPr>
        <w:instrText>:</w:instrText>
      </w:r>
      <w:r w:rsidR="009D0E08" w:rsidRPr="005350D5">
        <w:instrText>Se utiliza para definir y dar estilo a las páginas web</w:instrText>
      </w:r>
      <w:r w:rsidR="009D0E08">
        <w:instrText xml:space="preserve">" </w:instrText>
      </w:r>
      <w:r w:rsidR="009D0E08">
        <w:rPr>
          <w:lang w:val="es-CL"/>
        </w:rPr>
        <w:fldChar w:fldCharType="end"/>
      </w:r>
      <w:r w:rsidR="00F304E6">
        <w:rPr>
          <w:lang w:val="es-CL"/>
        </w:rPr>
        <w:t xml:space="preserve"> que es un lenguaje que se utiliza para el diseño web</w:t>
      </w:r>
      <w:r w:rsidR="00F27D31">
        <w:rPr>
          <w:lang w:val="es-CL"/>
        </w:rPr>
        <w:t xml:space="preserve"> y controla los aspectos visuales como colores, márgenes y distribución de los elementos.</w:t>
      </w:r>
    </w:p>
    <w:p w14:paraId="73847653" w14:textId="2AF24A06" w:rsidR="00494DA3" w:rsidRDefault="00494DA3" w:rsidP="006E6F72">
      <w:pPr>
        <w:pStyle w:val="ParrafoProyecto0"/>
        <w:rPr>
          <w:lang w:val="es-CL"/>
        </w:rPr>
      </w:pPr>
      <w:r>
        <w:rPr>
          <w:lang w:val="es-CL"/>
        </w:rPr>
        <w:t xml:space="preserve">Las funcionalidades </w:t>
      </w:r>
      <w:r w:rsidR="12A48AF0" w:rsidRPr="2020C201">
        <w:rPr>
          <w:lang w:val="es-CL"/>
        </w:rPr>
        <w:t>se otorgan con</w:t>
      </w:r>
      <w:r w:rsidR="00851A65">
        <w:rPr>
          <w:lang w:val="es-CL"/>
        </w:rPr>
        <w:t xml:space="preserve"> el lenguaje JavaScri</w:t>
      </w:r>
      <w:r w:rsidR="00446E09">
        <w:rPr>
          <w:lang w:val="es-CL"/>
        </w:rPr>
        <w:t>pt</w:t>
      </w:r>
      <w:r w:rsidR="12A48AF0" w:rsidRPr="2020C201">
        <w:rPr>
          <w:lang w:val="es-CL"/>
        </w:rPr>
        <w:t>, que</w:t>
      </w:r>
      <w:r w:rsidR="00446E09">
        <w:rPr>
          <w:lang w:val="es-CL"/>
        </w:rPr>
        <w:t xml:space="preserve"> añade interactividad y </w:t>
      </w:r>
      <w:r w:rsidR="00380F9F">
        <w:rPr>
          <w:lang w:val="es-CL"/>
        </w:rPr>
        <w:t>funcionalidad</w:t>
      </w:r>
      <w:r w:rsidR="00446E09">
        <w:rPr>
          <w:lang w:val="es-CL"/>
        </w:rPr>
        <w:t xml:space="preserve"> a la estructura de la </w:t>
      </w:r>
      <w:r w:rsidR="00B143B3">
        <w:rPr>
          <w:lang w:val="es-CL"/>
        </w:rPr>
        <w:t>página</w:t>
      </w:r>
      <w:r w:rsidR="00446E09">
        <w:rPr>
          <w:lang w:val="es-CL"/>
        </w:rPr>
        <w:t xml:space="preserve"> web</w:t>
      </w:r>
      <w:r w:rsidR="00380F9F">
        <w:rPr>
          <w:lang w:val="es-CL"/>
        </w:rPr>
        <w:t>, además de peticiones</w:t>
      </w:r>
      <w:r w:rsidR="00B143B3">
        <w:rPr>
          <w:lang w:val="es-CL"/>
        </w:rPr>
        <w:t xml:space="preserve"> </w:t>
      </w:r>
      <w:r w:rsidR="12A48AF0" w:rsidRPr="2020C201">
        <w:rPr>
          <w:lang w:val="es-CL"/>
        </w:rPr>
        <w:t>a</w:t>
      </w:r>
      <w:r w:rsidR="00B143B3">
        <w:rPr>
          <w:lang w:val="es-CL"/>
        </w:rPr>
        <w:t xml:space="preserve"> los servidores para </w:t>
      </w:r>
      <w:r w:rsidR="12A48AF0" w:rsidRPr="2020C201">
        <w:rPr>
          <w:lang w:val="es-CL"/>
        </w:rPr>
        <w:t>procesar</w:t>
      </w:r>
      <w:r w:rsidR="00B143B3">
        <w:rPr>
          <w:lang w:val="es-CL"/>
        </w:rPr>
        <w:t xml:space="preserve"> la información</w:t>
      </w:r>
      <w:r w:rsidR="12A48AF0" w:rsidRPr="2020C201">
        <w:rPr>
          <w:lang w:val="es-CL"/>
        </w:rPr>
        <w:t>.</w:t>
      </w:r>
      <w:r w:rsidRPr="2020C201">
        <w:rPr>
          <w:lang w:val="es-CL"/>
        </w:rPr>
        <w:fldChar w:fldCharType="begin"/>
      </w:r>
      <w:r>
        <w:instrText xml:space="preserve"> XE "</w:instrText>
      </w:r>
      <w:r w:rsidRPr="2020C201">
        <w:rPr>
          <w:b/>
          <w:bCs/>
          <w:lang w:eastAsia="es-CL"/>
        </w:rPr>
        <w:instrText>JavaScript</w:instrText>
      </w:r>
      <w:r w:rsidRPr="2020C201">
        <w:rPr>
          <w:b/>
          <w:bCs/>
        </w:rPr>
        <w:instrText>:</w:instrText>
      </w:r>
      <w:r>
        <w:instrText xml:space="preserve">Lenguaje de programación que se utiliza para crear páginas web interactivas y dinámicas" </w:instrText>
      </w:r>
      <w:r w:rsidRPr="2020C201">
        <w:rPr>
          <w:lang w:val="es-CL"/>
        </w:rPr>
        <w:fldChar w:fldCharType="end"/>
      </w:r>
    </w:p>
    <w:p w14:paraId="1C7326BB" w14:textId="77777777" w:rsidR="00373142" w:rsidRDefault="00373142" w:rsidP="006E6F72">
      <w:pPr>
        <w:pStyle w:val="ParrafoProyecto0"/>
        <w:rPr>
          <w:lang w:val="es-CL"/>
        </w:rPr>
      </w:pPr>
    </w:p>
    <w:p w14:paraId="5B8A431A" w14:textId="59FD040F" w:rsidR="00373142" w:rsidRDefault="00373142" w:rsidP="006E6F72">
      <w:pPr>
        <w:pStyle w:val="ParrafoProyecto0"/>
        <w:rPr>
          <w:lang w:val="es-CL"/>
        </w:rPr>
      </w:pPr>
      <w:r>
        <w:rPr>
          <w:lang w:val="es-CL"/>
        </w:rPr>
        <w:t>HTML</w:t>
      </w:r>
    </w:p>
    <w:p w14:paraId="134D6139" w14:textId="4230EAC2" w:rsidR="00834D0F" w:rsidRDefault="00834D0F" w:rsidP="00834D0F">
      <w:pPr>
        <w:pStyle w:val="Descripcin"/>
        <w:keepNext/>
        <w:jc w:val="both"/>
      </w:pPr>
      <w:bookmarkStart w:id="161" w:name="_Toc183468068"/>
      <w:r>
        <w:t xml:space="preserve">Ilustración </w:t>
      </w:r>
      <w:fldSimple w:instr=" SEQ Ilustración \* ARABIC ">
        <w:r w:rsidR="002C5966">
          <w:rPr>
            <w:noProof/>
          </w:rPr>
          <w:t>28</w:t>
        </w:r>
      </w:fldSimple>
      <w:r>
        <w:t xml:space="preserve"> - FrontEnd en HTML</w:t>
      </w:r>
      <w:bookmarkEnd w:id="161"/>
    </w:p>
    <w:p w14:paraId="7CF90BD6" w14:textId="168F33CE" w:rsidR="00B143B3" w:rsidRDefault="00373142" w:rsidP="006E6F72">
      <w:pPr>
        <w:pStyle w:val="ParrafoProyecto0"/>
        <w:rPr>
          <w:lang w:val="es-CL"/>
        </w:rPr>
      </w:pPr>
      <w:r w:rsidRPr="00373142">
        <w:rPr>
          <w:noProof/>
          <w:lang w:val="es-CL"/>
        </w:rPr>
        <w:drawing>
          <wp:inline distT="0" distB="0" distL="0" distR="0" wp14:anchorId="0EC33051" wp14:editId="76972D8F">
            <wp:extent cx="5612130" cy="2651125"/>
            <wp:effectExtent l="0" t="0" r="7620" b="0"/>
            <wp:docPr id="16956833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83353" name="Imagen 1" descr="Texto&#10;&#10;Descripción generada automáticamente"/>
                    <pic:cNvPicPr/>
                  </pic:nvPicPr>
                  <pic:blipFill>
                    <a:blip r:embed="rId38"/>
                    <a:stretch>
                      <a:fillRect/>
                    </a:stretch>
                  </pic:blipFill>
                  <pic:spPr>
                    <a:xfrm>
                      <a:off x="0" y="0"/>
                      <a:ext cx="5612130" cy="2651125"/>
                    </a:xfrm>
                    <a:prstGeom prst="rect">
                      <a:avLst/>
                    </a:prstGeom>
                  </pic:spPr>
                </pic:pic>
              </a:graphicData>
            </a:graphic>
          </wp:inline>
        </w:drawing>
      </w:r>
    </w:p>
    <w:p w14:paraId="6B09EE4B" w14:textId="7249C411" w:rsidR="00373142" w:rsidRDefault="00373142" w:rsidP="006E6F72">
      <w:pPr>
        <w:pStyle w:val="ParrafoProyecto0"/>
        <w:rPr>
          <w:lang w:val="es-CL"/>
        </w:rPr>
      </w:pPr>
    </w:p>
    <w:p w14:paraId="2DFE2314" w14:textId="77777777" w:rsidR="00D8522A" w:rsidRDefault="00D8522A" w:rsidP="006E6F72">
      <w:pPr>
        <w:pStyle w:val="ParrafoProyecto0"/>
        <w:rPr>
          <w:lang w:val="es-CL"/>
        </w:rPr>
      </w:pPr>
    </w:p>
    <w:p w14:paraId="62EE8FDF" w14:textId="716F5BB8" w:rsidR="00373142" w:rsidRDefault="00373142" w:rsidP="006E6F72">
      <w:pPr>
        <w:pStyle w:val="ParrafoProyecto0"/>
        <w:rPr>
          <w:lang w:val="es-CL"/>
        </w:rPr>
      </w:pPr>
      <w:r>
        <w:rPr>
          <w:lang w:val="es-CL"/>
        </w:rPr>
        <w:lastRenderedPageBreak/>
        <w:t>CSS</w:t>
      </w:r>
      <w:r w:rsidR="009D0E08">
        <w:rPr>
          <w:lang w:val="es-CL"/>
        </w:rPr>
        <w:fldChar w:fldCharType="begin"/>
      </w:r>
      <w:r w:rsidR="009D0E08">
        <w:instrText xml:space="preserve"> XE "</w:instrText>
      </w:r>
      <w:r w:rsidR="009D0E08" w:rsidRPr="005350D5">
        <w:rPr>
          <w:b/>
          <w:lang w:eastAsia="es-CL"/>
        </w:rPr>
        <w:instrText>CSS</w:instrText>
      </w:r>
      <w:r w:rsidR="009D0E08" w:rsidRPr="005350D5">
        <w:rPr>
          <w:b/>
        </w:rPr>
        <w:instrText>:</w:instrText>
      </w:r>
      <w:r w:rsidR="009D0E08" w:rsidRPr="005350D5">
        <w:instrText>Se utiliza para definir y dar estilo a las páginas web</w:instrText>
      </w:r>
      <w:r w:rsidR="009D0E08">
        <w:instrText xml:space="preserve">" </w:instrText>
      </w:r>
      <w:r w:rsidR="009D0E08">
        <w:rPr>
          <w:lang w:val="es-CL"/>
        </w:rPr>
        <w:fldChar w:fldCharType="end"/>
      </w:r>
    </w:p>
    <w:p w14:paraId="7007412E" w14:textId="55C65A9A" w:rsidR="00834D0F" w:rsidRDefault="00834D0F" w:rsidP="00834D0F">
      <w:pPr>
        <w:pStyle w:val="Descripcin"/>
        <w:keepNext/>
        <w:jc w:val="both"/>
      </w:pPr>
      <w:bookmarkStart w:id="162" w:name="_Toc183468069"/>
      <w:r>
        <w:t xml:space="preserve">Ilustración </w:t>
      </w:r>
      <w:fldSimple w:instr=" SEQ Ilustración \* ARABIC ">
        <w:r w:rsidR="002C5966">
          <w:rPr>
            <w:noProof/>
          </w:rPr>
          <w:t>29</w:t>
        </w:r>
      </w:fldSimple>
      <w:r>
        <w:t>- Estilo visual en CSS</w:t>
      </w:r>
      <w:bookmarkEnd w:id="162"/>
    </w:p>
    <w:p w14:paraId="5BF71607" w14:textId="7761BBBA" w:rsidR="00C80A54" w:rsidRDefault="00C80A54" w:rsidP="006E6F72">
      <w:pPr>
        <w:pStyle w:val="ParrafoProyecto0"/>
        <w:rPr>
          <w:lang w:val="es-CL"/>
        </w:rPr>
      </w:pPr>
      <w:r w:rsidRPr="00C80A54">
        <w:rPr>
          <w:noProof/>
          <w:lang w:val="es-CL"/>
        </w:rPr>
        <w:drawing>
          <wp:inline distT="0" distB="0" distL="0" distR="0" wp14:anchorId="7B6BD7D6" wp14:editId="27887F8C">
            <wp:extent cx="5612130" cy="3703320"/>
            <wp:effectExtent l="0" t="0" r="7620" b="0"/>
            <wp:docPr id="265477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7705" name="Imagen 1" descr="Texto&#10;&#10;Descripción generada automáticamente"/>
                    <pic:cNvPicPr/>
                  </pic:nvPicPr>
                  <pic:blipFill>
                    <a:blip r:embed="rId39"/>
                    <a:stretch>
                      <a:fillRect/>
                    </a:stretch>
                  </pic:blipFill>
                  <pic:spPr>
                    <a:xfrm>
                      <a:off x="0" y="0"/>
                      <a:ext cx="5612130" cy="3703320"/>
                    </a:xfrm>
                    <a:prstGeom prst="rect">
                      <a:avLst/>
                    </a:prstGeom>
                  </pic:spPr>
                </pic:pic>
              </a:graphicData>
            </a:graphic>
          </wp:inline>
        </w:drawing>
      </w:r>
    </w:p>
    <w:p w14:paraId="3031AEF7" w14:textId="77777777" w:rsidR="00611886" w:rsidRDefault="00611886" w:rsidP="006E6F72">
      <w:pPr>
        <w:pStyle w:val="ParrafoProyecto0"/>
        <w:rPr>
          <w:lang w:val="es-CL"/>
        </w:rPr>
      </w:pPr>
    </w:p>
    <w:p w14:paraId="3A549066" w14:textId="77777777" w:rsidR="00611886" w:rsidRDefault="00611886" w:rsidP="006E6F72">
      <w:pPr>
        <w:pStyle w:val="ParrafoProyecto0"/>
        <w:rPr>
          <w:lang w:val="es-CL"/>
        </w:rPr>
      </w:pPr>
    </w:p>
    <w:p w14:paraId="4DA3FBCB" w14:textId="77777777" w:rsidR="00611886" w:rsidRDefault="00611886" w:rsidP="006E6F72">
      <w:pPr>
        <w:pStyle w:val="ParrafoProyecto0"/>
        <w:rPr>
          <w:lang w:val="es-CL"/>
        </w:rPr>
      </w:pPr>
    </w:p>
    <w:p w14:paraId="300EBCD7" w14:textId="77777777" w:rsidR="00611886" w:rsidRDefault="00611886" w:rsidP="006E6F72">
      <w:pPr>
        <w:pStyle w:val="ParrafoProyecto0"/>
        <w:rPr>
          <w:lang w:val="es-CL"/>
        </w:rPr>
      </w:pPr>
    </w:p>
    <w:p w14:paraId="08AAFEAA" w14:textId="77777777" w:rsidR="00611886" w:rsidRDefault="00611886" w:rsidP="006E6F72">
      <w:pPr>
        <w:pStyle w:val="ParrafoProyecto0"/>
        <w:rPr>
          <w:lang w:val="es-CL"/>
        </w:rPr>
      </w:pPr>
    </w:p>
    <w:p w14:paraId="2E476F0B" w14:textId="77777777" w:rsidR="00611886" w:rsidRDefault="00611886" w:rsidP="006E6F72">
      <w:pPr>
        <w:pStyle w:val="ParrafoProyecto0"/>
        <w:rPr>
          <w:lang w:val="es-CL"/>
        </w:rPr>
      </w:pPr>
    </w:p>
    <w:p w14:paraId="76DED53E" w14:textId="77777777" w:rsidR="00611886" w:rsidRDefault="00611886" w:rsidP="006E6F72">
      <w:pPr>
        <w:pStyle w:val="ParrafoProyecto0"/>
        <w:rPr>
          <w:lang w:val="es-CL"/>
        </w:rPr>
      </w:pPr>
    </w:p>
    <w:p w14:paraId="04E10B68" w14:textId="77777777" w:rsidR="00611886" w:rsidRDefault="00611886" w:rsidP="006E6F72">
      <w:pPr>
        <w:pStyle w:val="ParrafoProyecto0"/>
        <w:rPr>
          <w:lang w:val="es-CL"/>
        </w:rPr>
      </w:pPr>
    </w:p>
    <w:p w14:paraId="568537D4" w14:textId="77777777" w:rsidR="00611886" w:rsidRDefault="00611886" w:rsidP="006E6F72">
      <w:pPr>
        <w:pStyle w:val="ParrafoProyecto0"/>
        <w:rPr>
          <w:lang w:val="es-CL"/>
        </w:rPr>
      </w:pPr>
    </w:p>
    <w:p w14:paraId="6BED4E03" w14:textId="77777777" w:rsidR="00611886" w:rsidRDefault="00611886" w:rsidP="006E6F72">
      <w:pPr>
        <w:pStyle w:val="ParrafoProyecto0"/>
        <w:rPr>
          <w:lang w:val="es-CL"/>
        </w:rPr>
      </w:pPr>
    </w:p>
    <w:p w14:paraId="0EA9248B" w14:textId="3B9FAEFC" w:rsidR="00EF24E3" w:rsidRDefault="00611886" w:rsidP="006E6F72">
      <w:pPr>
        <w:pStyle w:val="ParrafoProyecto0"/>
        <w:rPr>
          <w:lang w:val="es-CL"/>
        </w:rPr>
      </w:pPr>
      <w:r>
        <w:rPr>
          <w:lang w:val="es-CL"/>
        </w:rPr>
        <w:lastRenderedPageBreak/>
        <w:t>Página web.</w:t>
      </w:r>
    </w:p>
    <w:p w14:paraId="3F6203AA" w14:textId="5F9F043C" w:rsidR="005A52B7" w:rsidRDefault="00834D0F" w:rsidP="006E6F72">
      <w:pPr>
        <w:pStyle w:val="ParrafoProyecto0"/>
        <w:rPr>
          <w:lang w:val="es-CL"/>
        </w:rPr>
      </w:pPr>
      <w:r>
        <w:rPr>
          <w:noProof/>
        </w:rPr>
        <mc:AlternateContent>
          <mc:Choice Requires="wps">
            <w:drawing>
              <wp:anchor distT="0" distB="0" distL="114300" distR="114300" simplePos="0" relativeHeight="251658241" behindDoc="1" locked="0" layoutInCell="1" allowOverlap="1" wp14:anchorId="065C79C1" wp14:editId="2D627B26">
                <wp:simplePos x="0" y="0"/>
                <wp:positionH relativeFrom="column">
                  <wp:posOffset>20320</wp:posOffset>
                </wp:positionH>
                <wp:positionV relativeFrom="paragraph">
                  <wp:posOffset>-74295</wp:posOffset>
                </wp:positionV>
                <wp:extent cx="5612130" cy="457200"/>
                <wp:effectExtent l="0" t="0" r="7620" b="0"/>
                <wp:wrapTight wrapText="bothSides">
                  <wp:wrapPolygon edited="0">
                    <wp:start x="0" y="0"/>
                    <wp:lineTo x="0" y="20700"/>
                    <wp:lineTo x="21556" y="20700"/>
                    <wp:lineTo x="21556" y="0"/>
                    <wp:lineTo x="0" y="0"/>
                  </wp:wrapPolygon>
                </wp:wrapTight>
                <wp:docPr id="130947807" name="Cuadro de texto 1"/>
                <wp:cNvGraphicFramePr/>
                <a:graphic xmlns:a="http://schemas.openxmlformats.org/drawingml/2006/main">
                  <a:graphicData uri="http://schemas.microsoft.com/office/word/2010/wordprocessingShape">
                    <wps:wsp>
                      <wps:cNvSpPr txBox="1"/>
                      <wps:spPr>
                        <a:xfrm>
                          <a:off x="0" y="0"/>
                          <a:ext cx="5612130" cy="457200"/>
                        </a:xfrm>
                        <a:prstGeom prst="rect">
                          <a:avLst/>
                        </a:prstGeom>
                        <a:solidFill>
                          <a:prstClr val="white"/>
                        </a:solidFill>
                        <a:ln>
                          <a:noFill/>
                        </a:ln>
                      </wps:spPr>
                      <wps:txbx>
                        <w:txbxContent>
                          <w:p w14:paraId="767F22EA" w14:textId="05A3D629" w:rsidR="00834D0F" w:rsidRPr="007F57A8" w:rsidRDefault="00834D0F" w:rsidP="00834D0F">
                            <w:pPr>
                              <w:pStyle w:val="Descripcin"/>
                              <w:rPr>
                                <w:rFonts w:ascii="Arial" w:hAnsi="Arial" w:cs="Arial"/>
                                <w:noProof/>
                                <w:color w:val="000000" w:themeColor="text1"/>
                              </w:rPr>
                            </w:pPr>
                            <w:bookmarkStart w:id="163" w:name="_Toc183468070"/>
                            <w:r>
                              <w:t xml:space="preserve">Ilustración </w:t>
                            </w:r>
                            <w:fldSimple w:instr=" SEQ Ilustración \* ARABIC ">
                              <w:r w:rsidR="002C5966">
                                <w:rPr>
                                  <w:noProof/>
                                </w:rPr>
                                <w:t>30</w:t>
                              </w:r>
                            </w:fldSimple>
                            <w:r>
                              <w:t xml:space="preserve"> - </w:t>
                            </w:r>
                            <w:r w:rsidR="00611886">
                              <w:t>Página</w:t>
                            </w:r>
                            <w:r>
                              <w:t xml:space="preserve"> web de inició de sesión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065C79C1" id="_x0000_t202" coordsize="21600,21600" o:spt="202" path="m,l,21600r21600,l21600,xe">
                <v:stroke joinstyle="miter"/>
                <v:path gradientshapeok="t" o:connecttype="rect"/>
              </v:shapetype>
              <v:shape id="Cuadro de texto 1" o:spid="_x0000_s1026" type="#_x0000_t202" style="position:absolute;left:0;text-align:left;margin-left:1.6pt;margin-top:-5.85pt;width:441.9pt;height:36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" stroked="f">
                <v:textbox inset="0,0,0,0">
                  <w:txbxContent>
                    <w:p w14:paraId="767F22EA" w14:textId="05A3D629" w:rsidR="00834D0F" w:rsidRPr="007F57A8" w:rsidRDefault="00834D0F" w:rsidP="00834D0F">
                      <w:pPr>
                        <w:pStyle w:val="Descripcin"/>
                        <w:rPr>
                          <w:rFonts w:ascii="Arial" w:hAnsi="Arial" w:cs="Arial"/>
                          <w:noProof/>
                          <w:color w:val="000000" w:themeColor="text1"/>
                        </w:rPr>
                      </w:pPr>
                      <w:bookmarkStart w:id="164" w:name="_Toc183468070"/>
                      <w:r>
                        <w:t xml:space="preserve">Ilustración </w:t>
                      </w:r>
                      <w:r>
                        <w:fldChar w:fldCharType="begin"/>
                      </w:r>
                      <w:r>
                        <w:instrText xml:space="preserve"> SEQ Ilustración \* ARABIC </w:instrText>
                      </w:r>
                      <w:r>
                        <w:fldChar w:fldCharType="separate"/>
                      </w:r>
                      <w:r w:rsidR="002C5966">
                        <w:rPr>
                          <w:noProof/>
                        </w:rPr>
                        <w:t>30</w:t>
                      </w:r>
                      <w:r>
                        <w:fldChar w:fldCharType="end"/>
                      </w:r>
                      <w:r>
                        <w:t xml:space="preserve"> - </w:t>
                      </w:r>
                      <w:r w:rsidR="00611886">
                        <w:t>Página</w:t>
                      </w:r>
                      <w:r>
                        <w:t xml:space="preserve"> web de inició de sesión</w:t>
                      </w:r>
                      <w:bookmarkEnd w:id="164"/>
                    </w:p>
                  </w:txbxContent>
                </v:textbox>
                <w10:wrap type="tight"/>
              </v:shape>
            </w:pict>
          </mc:Fallback>
        </mc:AlternateContent>
      </w:r>
      <w:r w:rsidR="001D3D35" w:rsidRPr="003131DC">
        <w:rPr>
          <w:noProof/>
          <w:lang w:val="es-CL"/>
        </w:rPr>
        <w:drawing>
          <wp:anchor distT="0" distB="0" distL="114300" distR="114300" simplePos="0" relativeHeight="251658240" behindDoc="1" locked="0" layoutInCell="1" allowOverlap="1" wp14:anchorId="3F4B6D59" wp14:editId="429D7F6D">
            <wp:simplePos x="0" y="0"/>
            <wp:positionH relativeFrom="column">
              <wp:posOffset>20320</wp:posOffset>
            </wp:positionH>
            <wp:positionV relativeFrom="paragraph">
              <wp:posOffset>382905</wp:posOffset>
            </wp:positionV>
            <wp:extent cx="5612130" cy="3071495"/>
            <wp:effectExtent l="19050" t="19050" r="26670" b="14605"/>
            <wp:wrapTight wrapText="bothSides">
              <wp:wrapPolygon edited="0">
                <wp:start x="-73" y="-134"/>
                <wp:lineTo x="-73" y="21569"/>
                <wp:lineTo x="21629" y="21569"/>
                <wp:lineTo x="21629" y="-134"/>
                <wp:lineTo x="-73" y="-134"/>
              </wp:wrapPolygon>
            </wp:wrapTight>
            <wp:docPr id="2135442555"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42555" name="Imagen 1" descr="Interfaz de usuario gráfica, Aplicación, Teams&#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3071495"/>
                    </a:xfrm>
                    <a:prstGeom prst="rect">
                      <a:avLst/>
                    </a:prstGeom>
                    <a:ln>
                      <a:solidFill>
                        <a:schemeClr val="tx1"/>
                      </a:solidFill>
                    </a:ln>
                  </pic:spPr>
                </pic:pic>
              </a:graphicData>
            </a:graphic>
            <wp14:sizeRelV relativeFrom="margin">
              <wp14:pctHeight>0</wp14:pctHeight>
            </wp14:sizeRelV>
          </wp:anchor>
        </w:drawing>
      </w:r>
      <w:r w:rsidR="005A52B7">
        <w:rPr>
          <w:lang w:val="es-CL"/>
        </w:rPr>
        <w:t>.</w:t>
      </w:r>
    </w:p>
    <w:p w14:paraId="6DA2FB0D" w14:textId="77777777" w:rsidR="00381D76" w:rsidRDefault="00381D76" w:rsidP="006E6F72">
      <w:pPr>
        <w:pStyle w:val="ParrafoProyecto0"/>
      </w:pPr>
    </w:p>
    <w:p w14:paraId="223FD23F" w14:textId="77777777" w:rsidR="0029175D" w:rsidRDefault="0029175D" w:rsidP="006E6F72">
      <w:pPr>
        <w:pStyle w:val="ParrafoProyecto0"/>
      </w:pPr>
    </w:p>
    <w:p w14:paraId="4A28B03F" w14:textId="77777777" w:rsidR="0029175D" w:rsidRDefault="0029175D" w:rsidP="006E6F72">
      <w:pPr>
        <w:pStyle w:val="ParrafoProyecto0"/>
      </w:pPr>
    </w:p>
    <w:p w14:paraId="540BCFA8" w14:textId="77777777" w:rsidR="0029175D" w:rsidRDefault="0029175D" w:rsidP="006E6F72">
      <w:pPr>
        <w:pStyle w:val="ParrafoProyecto0"/>
      </w:pPr>
    </w:p>
    <w:p w14:paraId="44B59DC4" w14:textId="77777777" w:rsidR="0029175D" w:rsidRDefault="0029175D" w:rsidP="006E6F72">
      <w:pPr>
        <w:pStyle w:val="ParrafoProyecto0"/>
      </w:pPr>
    </w:p>
    <w:p w14:paraId="6AEBD42E" w14:textId="77777777" w:rsidR="0029175D" w:rsidRDefault="0029175D" w:rsidP="006E6F72">
      <w:pPr>
        <w:pStyle w:val="ParrafoProyecto0"/>
      </w:pPr>
    </w:p>
    <w:p w14:paraId="1D098C20" w14:textId="77777777" w:rsidR="0029175D" w:rsidRDefault="0029175D" w:rsidP="006E6F72">
      <w:pPr>
        <w:pStyle w:val="ParrafoProyecto0"/>
      </w:pPr>
    </w:p>
    <w:p w14:paraId="557A0D9E" w14:textId="77777777" w:rsidR="0029175D" w:rsidRDefault="0029175D" w:rsidP="006E6F72">
      <w:pPr>
        <w:pStyle w:val="ParrafoProyecto0"/>
      </w:pPr>
    </w:p>
    <w:p w14:paraId="50142759" w14:textId="77777777" w:rsidR="0029175D" w:rsidRDefault="0029175D" w:rsidP="006E6F72">
      <w:pPr>
        <w:pStyle w:val="ParrafoProyecto0"/>
      </w:pPr>
    </w:p>
    <w:p w14:paraId="30153B81" w14:textId="77777777" w:rsidR="0029175D" w:rsidRDefault="0029175D" w:rsidP="006E6F72">
      <w:pPr>
        <w:pStyle w:val="ParrafoProyecto0"/>
      </w:pPr>
    </w:p>
    <w:p w14:paraId="2B2C7F00" w14:textId="77777777" w:rsidR="0029175D" w:rsidRDefault="0029175D" w:rsidP="006E6F72">
      <w:pPr>
        <w:pStyle w:val="ParrafoProyecto0"/>
      </w:pPr>
    </w:p>
    <w:p w14:paraId="34E1398E" w14:textId="6D3378E0" w:rsidR="00242C52" w:rsidRPr="00E676F6" w:rsidRDefault="00242C52" w:rsidP="00E676F6">
      <w:pPr>
        <w:pStyle w:val="TitulosProyecto"/>
      </w:pPr>
      <w:r w:rsidRPr="00E676F6">
        <w:lastRenderedPageBreak/>
        <w:t>Factibilidad económica</w:t>
      </w:r>
      <w:r w:rsidR="04FED0E2">
        <w:t>.</w:t>
      </w:r>
    </w:p>
    <w:p w14:paraId="0D01D8FC" w14:textId="56D5B589" w:rsidR="3AD9D329" w:rsidRDefault="00F6106A" w:rsidP="74853F78">
      <w:pPr>
        <w:spacing w:line="360" w:lineRule="auto"/>
        <w:jc w:val="both"/>
        <w:rPr>
          <w:rFonts w:ascii="Arial" w:hAnsi="Arial" w:cs="Arial"/>
          <w:sz w:val="24"/>
          <w:szCs w:val="24"/>
        </w:rPr>
      </w:pPr>
      <w:r w:rsidRPr="74853F78">
        <w:rPr>
          <w:rFonts w:ascii="Arial" w:hAnsi="Arial" w:cs="Arial"/>
          <w:sz w:val="24"/>
          <w:szCs w:val="24"/>
        </w:rPr>
        <w:t xml:space="preserve">El modelo de negocio utilizado para este proyecto será en modo de </w:t>
      </w:r>
      <w:r w:rsidR="005A1D28" w:rsidRPr="74853F78">
        <w:rPr>
          <w:rFonts w:ascii="Arial" w:hAnsi="Arial" w:cs="Arial"/>
          <w:sz w:val="24"/>
          <w:szCs w:val="24"/>
        </w:rPr>
        <w:t>arriendo/</w:t>
      </w:r>
      <w:r w:rsidR="00CA1201" w:rsidRPr="74853F78">
        <w:rPr>
          <w:rFonts w:ascii="Arial" w:hAnsi="Arial" w:cs="Arial"/>
          <w:sz w:val="24"/>
          <w:szCs w:val="24"/>
        </w:rPr>
        <w:t>suscripción</w:t>
      </w:r>
      <w:r w:rsidR="005A1D28" w:rsidRPr="74853F78">
        <w:rPr>
          <w:rFonts w:ascii="Arial" w:hAnsi="Arial" w:cs="Arial"/>
          <w:sz w:val="24"/>
          <w:szCs w:val="24"/>
        </w:rPr>
        <w:t xml:space="preserve"> por el periodo mínimo de 2 años a Setralog.</w:t>
      </w:r>
      <w:r w:rsidR="4E23942F" w:rsidRPr="74853F78">
        <w:rPr>
          <w:rFonts w:ascii="Arial" w:hAnsi="Arial" w:cs="Arial"/>
          <w:sz w:val="24"/>
          <w:szCs w:val="24"/>
        </w:rPr>
        <w:t xml:space="preserve"> El flujo de caja es una herramienta esencial para evaluar la viabilidad financiera de cualquier proyecto. </w:t>
      </w:r>
    </w:p>
    <w:p w14:paraId="58AAC659" w14:textId="69410704" w:rsidR="3AD9D329" w:rsidRDefault="4E23942F" w:rsidP="3AD9D329">
      <w:pPr>
        <w:spacing w:line="360" w:lineRule="auto"/>
        <w:jc w:val="both"/>
        <w:rPr>
          <w:rFonts w:ascii="Arial" w:hAnsi="Arial" w:cs="Arial"/>
          <w:sz w:val="24"/>
          <w:szCs w:val="24"/>
        </w:rPr>
      </w:pPr>
      <w:r w:rsidRPr="74853F78">
        <w:rPr>
          <w:rFonts w:ascii="Arial" w:hAnsi="Arial" w:cs="Arial"/>
          <w:sz w:val="24"/>
          <w:szCs w:val="24"/>
        </w:rPr>
        <w:t>En este caso, presentamos un análisis del flujo de caja asociado a nuestro proyecto, considerando ingresos, costos operativos, inversiones iniciales y proyecciones futuras. Este análisis permite determinar si los flujos netos generados son suficientes para cubrir las inversiones realizadas y garantizar la sostenibilidad del proyecto a lo largo del tiempo. El objetivo principal es establecer, con base en datos concretos, si el proyecto es financieramente viable y rentable.</w:t>
      </w:r>
    </w:p>
    <w:p w14:paraId="6386CC0C" w14:textId="76A7DB3A" w:rsidR="0B9B683F" w:rsidRDefault="0B9B683F" w:rsidP="0B9B683F">
      <w:pPr>
        <w:spacing w:line="360" w:lineRule="auto"/>
        <w:jc w:val="both"/>
        <w:rPr>
          <w:rFonts w:ascii="Arial" w:hAnsi="Arial" w:cs="Arial"/>
          <w:sz w:val="24"/>
          <w:szCs w:val="24"/>
        </w:rPr>
      </w:pPr>
    </w:p>
    <w:p w14:paraId="6783EB06" w14:textId="617FBAB8" w:rsidR="00242C52" w:rsidRPr="00242C52" w:rsidRDefault="00242C52" w:rsidP="00E676F6">
      <w:pPr>
        <w:pStyle w:val="Subtituloproyecto"/>
      </w:pPr>
      <w:r w:rsidRPr="00242C52">
        <w:t>Flujo de caja</w:t>
      </w:r>
      <w:r w:rsidR="09FC3EC0">
        <w:t>.</w:t>
      </w:r>
      <w:r w:rsidRPr="00242C52">
        <w:t xml:space="preserve"> </w:t>
      </w:r>
    </w:p>
    <w:p w14:paraId="29F9C092" w14:textId="25A6D6BC" w:rsidR="0040449B" w:rsidRDefault="005F4C68" w:rsidP="0040449B">
      <w:pPr>
        <w:spacing w:line="360" w:lineRule="auto"/>
        <w:jc w:val="both"/>
        <w:rPr>
          <w:rFonts w:ascii="Arial" w:hAnsi="Arial" w:cs="Arial"/>
        </w:rPr>
      </w:pPr>
      <w:r>
        <w:rPr>
          <w:rFonts w:ascii="Arial" w:hAnsi="Arial" w:cs="Arial"/>
        </w:rPr>
        <w:t>Ingres</w:t>
      </w:r>
      <w:r w:rsidR="0075405F">
        <w:rPr>
          <w:rFonts w:ascii="Arial" w:hAnsi="Arial" w:cs="Arial"/>
        </w:rPr>
        <w:t xml:space="preserve">os </w:t>
      </w:r>
      <w:r w:rsidR="18766083" w:rsidRPr="0B9B683F">
        <w:rPr>
          <w:rFonts w:ascii="Arial" w:hAnsi="Arial" w:cs="Arial"/>
        </w:rPr>
        <w:t xml:space="preserve">esperados por </w:t>
      </w:r>
      <w:r w:rsidR="0075405F" w:rsidRPr="0B9B683F">
        <w:rPr>
          <w:rFonts w:ascii="Arial" w:hAnsi="Arial" w:cs="Arial"/>
        </w:rPr>
        <w:t>concepto</w:t>
      </w:r>
      <w:r w:rsidR="0075405F">
        <w:rPr>
          <w:rFonts w:ascii="Arial" w:hAnsi="Arial" w:cs="Arial"/>
        </w:rPr>
        <w:t xml:space="preserve"> suscripción</w:t>
      </w:r>
    </w:p>
    <w:p w14:paraId="5ED140D7" w14:textId="140C9220" w:rsidR="0075405F" w:rsidRDefault="0075405F" w:rsidP="0040449B">
      <w:pPr>
        <w:spacing w:line="360" w:lineRule="auto"/>
        <w:jc w:val="both"/>
        <w:rPr>
          <w:rFonts w:ascii="Arial" w:hAnsi="Arial" w:cs="Arial"/>
        </w:rPr>
      </w:pPr>
      <w:r w:rsidRPr="0075405F">
        <w:rPr>
          <w:rFonts w:ascii="Arial" w:hAnsi="Arial" w:cs="Arial"/>
          <w:noProof/>
        </w:rPr>
        <w:drawing>
          <wp:inline distT="0" distB="0" distL="0" distR="0" wp14:anchorId="414E8EB8" wp14:editId="32BD6A17">
            <wp:extent cx="3856054" cy="823031"/>
            <wp:effectExtent l="0" t="0" r="0" b="0"/>
            <wp:docPr id="107083081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30812" name="Imagen 1" descr="Tabla&#10;&#10;Descripción generada automáticamente"/>
                    <pic:cNvPicPr/>
                  </pic:nvPicPr>
                  <pic:blipFill>
                    <a:blip r:embed="rId41"/>
                    <a:stretch>
                      <a:fillRect/>
                    </a:stretch>
                  </pic:blipFill>
                  <pic:spPr>
                    <a:xfrm>
                      <a:off x="0" y="0"/>
                      <a:ext cx="3856054" cy="823031"/>
                    </a:xfrm>
                    <a:prstGeom prst="rect">
                      <a:avLst/>
                    </a:prstGeom>
                  </pic:spPr>
                </pic:pic>
              </a:graphicData>
            </a:graphic>
          </wp:inline>
        </w:drawing>
      </w:r>
    </w:p>
    <w:p w14:paraId="7A96BFB2" w14:textId="7E8B01D0" w:rsidR="00242C52" w:rsidRDefault="00C022CA" w:rsidP="00242C52">
      <w:r>
        <w:t>Inversión</w:t>
      </w:r>
    </w:p>
    <w:tbl>
      <w:tblPr>
        <w:tblW w:w="3060" w:type="dxa"/>
        <w:tblCellMar>
          <w:left w:w="70" w:type="dxa"/>
          <w:right w:w="70" w:type="dxa"/>
        </w:tblCellMar>
        <w:tblLook w:val="04A0" w:firstRow="1" w:lastRow="0" w:firstColumn="1" w:lastColumn="0" w:noHBand="0" w:noVBand="1"/>
      </w:tblPr>
      <w:tblGrid>
        <w:gridCol w:w="1761"/>
        <w:gridCol w:w="1299"/>
      </w:tblGrid>
      <w:tr w:rsidR="00C022CA" w:rsidRPr="00C022CA" w14:paraId="10A0A229" w14:textId="77777777" w:rsidTr="00C022CA">
        <w:trPr>
          <w:trHeight w:val="288"/>
        </w:trPr>
        <w:tc>
          <w:tcPr>
            <w:tcW w:w="306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0F88DD5B" w14:textId="77777777" w:rsidR="00C022CA" w:rsidRPr="00C022CA" w:rsidRDefault="00C022CA" w:rsidP="00C022CA">
            <w:pPr>
              <w:spacing w:after="0" w:line="240" w:lineRule="auto"/>
              <w:jc w:val="center"/>
              <w:rPr>
                <w:rFonts w:ascii="Calibri" w:eastAsia="Times New Roman" w:hAnsi="Calibri" w:cs="Calibri"/>
                <w:color w:val="000000"/>
                <w:kern w:val="0"/>
                <w:lang w:eastAsia="es-CL"/>
                <w14:ligatures w14:val="none"/>
              </w:rPr>
            </w:pPr>
            <w:r w:rsidRPr="00C022CA">
              <w:rPr>
                <w:rFonts w:ascii="Calibri" w:eastAsia="Times New Roman" w:hAnsi="Calibri" w:cs="Calibri"/>
                <w:color w:val="000000"/>
                <w:kern w:val="0"/>
                <w:lang w:eastAsia="es-CL"/>
                <w14:ligatures w14:val="none"/>
              </w:rPr>
              <w:t>Detalle</w:t>
            </w:r>
          </w:p>
        </w:tc>
      </w:tr>
      <w:tr w:rsidR="00C022CA" w:rsidRPr="00C022CA" w14:paraId="034D5860" w14:textId="77777777" w:rsidTr="00C022CA">
        <w:trPr>
          <w:trHeight w:val="288"/>
        </w:trPr>
        <w:tc>
          <w:tcPr>
            <w:tcW w:w="1761" w:type="dxa"/>
            <w:tcBorders>
              <w:top w:val="nil"/>
              <w:left w:val="single" w:sz="4" w:space="0" w:color="auto"/>
              <w:bottom w:val="single" w:sz="4" w:space="0" w:color="auto"/>
              <w:right w:val="single" w:sz="4" w:space="0" w:color="auto"/>
            </w:tcBorders>
            <w:shd w:val="clear" w:color="auto" w:fill="auto"/>
            <w:noWrap/>
            <w:vAlign w:val="bottom"/>
            <w:hideMark/>
          </w:tcPr>
          <w:p w14:paraId="7D79B7E9" w14:textId="77777777" w:rsidR="00C022CA" w:rsidRPr="00C022CA" w:rsidRDefault="00C022CA" w:rsidP="00C022CA">
            <w:pPr>
              <w:spacing w:after="0" w:line="240" w:lineRule="auto"/>
              <w:rPr>
                <w:rFonts w:ascii="Calibri" w:eastAsia="Times New Roman" w:hAnsi="Calibri" w:cs="Calibri"/>
                <w:color w:val="000000"/>
                <w:kern w:val="0"/>
                <w:lang w:eastAsia="es-CL"/>
                <w14:ligatures w14:val="none"/>
              </w:rPr>
            </w:pPr>
            <w:r w:rsidRPr="00C022CA">
              <w:rPr>
                <w:rFonts w:ascii="Calibri" w:eastAsia="Times New Roman" w:hAnsi="Calibri" w:cs="Calibri"/>
                <w:color w:val="000000"/>
                <w:kern w:val="0"/>
                <w:lang w:eastAsia="es-CL"/>
                <w14:ligatures w14:val="none"/>
              </w:rPr>
              <w:t>Miembros equipo</w:t>
            </w:r>
          </w:p>
        </w:tc>
        <w:tc>
          <w:tcPr>
            <w:tcW w:w="1299" w:type="dxa"/>
            <w:tcBorders>
              <w:top w:val="nil"/>
              <w:left w:val="nil"/>
              <w:bottom w:val="single" w:sz="4" w:space="0" w:color="auto"/>
              <w:right w:val="single" w:sz="4" w:space="0" w:color="auto"/>
            </w:tcBorders>
            <w:shd w:val="clear" w:color="auto" w:fill="auto"/>
            <w:noWrap/>
            <w:vAlign w:val="bottom"/>
            <w:hideMark/>
          </w:tcPr>
          <w:p w14:paraId="41916E9D" w14:textId="77777777" w:rsidR="00C022CA" w:rsidRPr="00C022CA" w:rsidRDefault="00C022CA" w:rsidP="00C022CA">
            <w:pPr>
              <w:spacing w:after="0" w:line="240" w:lineRule="auto"/>
              <w:jc w:val="right"/>
              <w:rPr>
                <w:rFonts w:ascii="Calibri" w:eastAsia="Times New Roman" w:hAnsi="Calibri" w:cs="Calibri"/>
                <w:color w:val="000000"/>
                <w:kern w:val="0"/>
                <w:lang w:eastAsia="es-CL"/>
                <w14:ligatures w14:val="none"/>
              </w:rPr>
            </w:pPr>
            <w:r w:rsidRPr="00C022CA">
              <w:rPr>
                <w:rFonts w:ascii="Calibri" w:eastAsia="Times New Roman" w:hAnsi="Calibri" w:cs="Calibri"/>
                <w:color w:val="000000"/>
                <w:kern w:val="0"/>
                <w:lang w:eastAsia="es-CL"/>
                <w14:ligatures w14:val="none"/>
              </w:rPr>
              <w:t>3</w:t>
            </w:r>
          </w:p>
        </w:tc>
      </w:tr>
      <w:tr w:rsidR="00C022CA" w:rsidRPr="00C022CA" w14:paraId="2F254909" w14:textId="77777777" w:rsidTr="00C022CA">
        <w:trPr>
          <w:trHeight w:val="288"/>
        </w:trPr>
        <w:tc>
          <w:tcPr>
            <w:tcW w:w="1761" w:type="dxa"/>
            <w:tcBorders>
              <w:top w:val="nil"/>
              <w:left w:val="single" w:sz="4" w:space="0" w:color="auto"/>
              <w:bottom w:val="single" w:sz="4" w:space="0" w:color="auto"/>
              <w:right w:val="single" w:sz="4" w:space="0" w:color="auto"/>
            </w:tcBorders>
            <w:shd w:val="clear" w:color="auto" w:fill="auto"/>
            <w:noWrap/>
            <w:vAlign w:val="bottom"/>
            <w:hideMark/>
          </w:tcPr>
          <w:p w14:paraId="49441E76" w14:textId="77777777" w:rsidR="00C022CA" w:rsidRPr="00C022CA" w:rsidRDefault="00C022CA" w:rsidP="00C022CA">
            <w:pPr>
              <w:spacing w:after="0" w:line="240" w:lineRule="auto"/>
              <w:rPr>
                <w:rFonts w:ascii="Calibri" w:eastAsia="Times New Roman" w:hAnsi="Calibri" w:cs="Calibri"/>
                <w:color w:val="000000"/>
                <w:kern w:val="0"/>
                <w:lang w:eastAsia="es-CL"/>
                <w14:ligatures w14:val="none"/>
              </w:rPr>
            </w:pPr>
            <w:r w:rsidRPr="00C022CA">
              <w:rPr>
                <w:rFonts w:ascii="Calibri" w:eastAsia="Times New Roman" w:hAnsi="Calibri" w:cs="Calibri"/>
                <w:color w:val="000000"/>
                <w:kern w:val="0"/>
                <w:lang w:eastAsia="es-CL"/>
                <w14:ligatures w14:val="none"/>
              </w:rPr>
              <w:t>Horas trabajadas</w:t>
            </w:r>
          </w:p>
        </w:tc>
        <w:tc>
          <w:tcPr>
            <w:tcW w:w="1299" w:type="dxa"/>
            <w:tcBorders>
              <w:top w:val="nil"/>
              <w:left w:val="nil"/>
              <w:bottom w:val="single" w:sz="4" w:space="0" w:color="auto"/>
              <w:right w:val="single" w:sz="4" w:space="0" w:color="auto"/>
            </w:tcBorders>
            <w:shd w:val="clear" w:color="auto" w:fill="auto"/>
            <w:noWrap/>
            <w:vAlign w:val="bottom"/>
            <w:hideMark/>
          </w:tcPr>
          <w:p w14:paraId="55516890" w14:textId="77777777" w:rsidR="00C022CA" w:rsidRPr="00C022CA" w:rsidRDefault="00C022CA" w:rsidP="00C022CA">
            <w:pPr>
              <w:spacing w:after="0" w:line="240" w:lineRule="auto"/>
              <w:jc w:val="right"/>
              <w:rPr>
                <w:rFonts w:ascii="Calibri" w:eastAsia="Times New Roman" w:hAnsi="Calibri" w:cs="Calibri"/>
                <w:color w:val="000000"/>
                <w:kern w:val="0"/>
                <w:lang w:eastAsia="es-CL"/>
                <w14:ligatures w14:val="none"/>
              </w:rPr>
            </w:pPr>
            <w:r w:rsidRPr="00C022CA">
              <w:rPr>
                <w:rFonts w:ascii="Calibri" w:eastAsia="Times New Roman" w:hAnsi="Calibri" w:cs="Calibri"/>
                <w:color w:val="000000"/>
                <w:kern w:val="0"/>
                <w:lang w:eastAsia="es-CL"/>
                <w14:ligatures w14:val="none"/>
              </w:rPr>
              <w:t>65</w:t>
            </w:r>
          </w:p>
        </w:tc>
      </w:tr>
      <w:tr w:rsidR="00C022CA" w:rsidRPr="00C022CA" w14:paraId="0979B576" w14:textId="77777777" w:rsidTr="00C022CA">
        <w:trPr>
          <w:trHeight w:val="288"/>
        </w:trPr>
        <w:tc>
          <w:tcPr>
            <w:tcW w:w="1761" w:type="dxa"/>
            <w:tcBorders>
              <w:top w:val="nil"/>
              <w:left w:val="single" w:sz="4" w:space="0" w:color="auto"/>
              <w:bottom w:val="single" w:sz="4" w:space="0" w:color="auto"/>
              <w:right w:val="single" w:sz="4" w:space="0" w:color="auto"/>
            </w:tcBorders>
            <w:shd w:val="clear" w:color="auto" w:fill="auto"/>
            <w:noWrap/>
            <w:vAlign w:val="bottom"/>
            <w:hideMark/>
          </w:tcPr>
          <w:p w14:paraId="446FA740" w14:textId="77777777" w:rsidR="00C022CA" w:rsidRPr="00C022CA" w:rsidRDefault="00C022CA" w:rsidP="00C022CA">
            <w:pPr>
              <w:spacing w:after="0" w:line="240" w:lineRule="auto"/>
              <w:rPr>
                <w:rFonts w:ascii="Calibri" w:eastAsia="Times New Roman" w:hAnsi="Calibri" w:cs="Calibri"/>
                <w:color w:val="000000"/>
                <w:kern w:val="0"/>
                <w:lang w:eastAsia="es-CL"/>
                <w14:ligatures w14:val="none"/>
              </w:rPr>
            </w:pPr>
            <w:r w:rsidRPr="00C022CA">
              <w:rPr>
                <w:rFonts w:ascii="Calibri" w:eastAsia="Times New Roman" w:hAnsi="Calibri" w:cs="Calibri"/>
                <w:color w:val="000000"/>
                <w:kern w:val="0"/>
                <w:lang w:eastAsia="es-CL"/>
                <w14:ligatures w14:val="none"/>
              </w:rPr>
              <w:t>Valor Hora UF</w:t>
            </w:r>
          </w:p>
        </w:tc>
        <w:tc>
          <w:tcPr>
            <w:tcW w:w="1299" w:type="dxa"/>
            <w:tcBorders>
              <w:top w:val="nil"/>
              <w:left w:val="nil"/>
              <w:bottom w:val="single" w:sz="4" w:space="0" w:color="auto"/>
              <w:right w:val="single" w:sz="4" w:space="0" w:color="auto"/>
            </w:tcBorders>
            <w:shd w:val="clear" w:color="auto" w:fill="auto"/>
            <w:noWrap/>
            <w:vAlign w:val="bottom"/>
            <w:hideMark/>
          </w:tcPr>
          <w:p w14:paraId="0A7018F2" w14:textId="77777777" w:rsidR="00C022CA" w:rsidRPr="00C022CA" w:rsidRDefault="00C022CA" w:rsidP="00C022CA">
            <w:pPr>
              <w:spacing w:after="0" w:line="240" w:lineRule="auto"/>
              <w:jc w:val="right"/>
              <w:rPr>
                <w:rFonts w:ascii="Calibri" w:eastAsia="Times New Roman" w:hAnsi="Calibri" w:cs="Calibri"/>
                <w:color w:val="000000"/>
                <w:kern w:val="0"/>
                <w:lang w:eastAsia="es-CL"/>
                <w14:ligatures w14:val="none"/>
              </w:rPr>
            </w:pPr>
            <w:r w:rsidRPr="00C022CA">
              <w:rPr>
                <w:rFonts w:ascii="Calibri" w:eastAsia="Times New Roman" w:hAnsi="Calibri" w:cs="Calibri"/>
                <w:color w:val="000000"/>
                <w:kern w:val="0"/>
                <w:lang w:eastAsia="es-CL"/>
                <w14:ligatures w14:val="none"/>
              </w:rPr>
              <w:t>2,5</w:t>
            </w:r>
          </w:p>
        </w:tc>
      </w:tr>
      <w:tr w:rsidR="00C022CA" w:rsidRPr="00C022CA" w14:paraId="612528FA" w14:textId="77777777" w:rsidTr="00C022CA">
        <w:trPr>
          <w:trHeight w:val="288"/>
        </w:trPr>
        <w:tc>
          <w:tcPr>
            <w:tcW w:w="1761" w:type="dxa"/>
            <w:tcBorders>
              <w:top w:val="nil"/>
              <w:left w:val="single" w:sz="4" w:space="0" w:color="auto"/>
              <w:bottom w:val="single" w:sz="4" w:space="0" w:color="auto"/>
              <w:right w:val="single" w:sz="4" w:space="0" w:color="auto"/>
            </w:tcBorders>
            <w:shd w:val="clear" w:color="auto" w:fill="auto"/>
            <w:noWrap/>
            <w:vAlign w:val="bottom"/>
            <w:hideMark/>
          </w:tcPr>
          <w:p w14:paraId="1D333687" w14:textId="77777777" w:rsidR="00C022CA" w:rsidRPr="00C022CA" w:rsidRDefault="00C022CA" w:rsidP="00C022CA">
            <w:pPr>
              <w:spacing w:after="0" w:line="240" w:lineRule="auto"/>
              <w:rPr>
                <w:rFonts w:ascii="Calibri" w:eastAsia="Times New Roman" w:hAnsi="Calibri" w:cs="Calibri"/>
                <w:color w:val="000000"/>
                <w:kern w:val="0"/>
                <w:lang w:eastAsia="es-CL"/>
                <w14:ligatures w14:val="none"/>
              </w:rPr>
            </w:pPr>
            <w:r w:rsidRPr="00C022CA">
              <w:rPr>
                <w:rFonts w:ascii="Calibri" w:eastAsia="Times New Roman" w:hAnsi="Calibri" w:cs="Calibri"/>
                <w:color w:val="000000"/>
                <w:kern w:val="0"/>
                <w:lang w:eastAsia="es-CL"/>
                <w14:ligatures w14:val="none"/>
              </w:rPr>
              <w:t>Total UF</w:t>
            </w:r>
          </w:p>
        </w:tc>
        <w:tc>
          <w:tcPr>
            <w:tcW w:w="1299" w:type="dxa"/>
            <w:tcBorders>
              <w:top w:val="nil"/>
              <w:left w:val="nil"/>
              <w:bottom w:val="single" w:sz="4" w:space="0" w:color="auto"/>
              <w:right w:val="single" w:sz="4" w:space="0" w:color="auto"/>
            </w:tcBorders>
            <w:shd w:val="clear" w:color="auto" w:fill="auto"/>
            <w:noWrap/>
            <w:vAlign w:val="bottom"/>
            <w:hideMark/>
          </w:tcPr>
          <w:p w14:paraId="50BF9788" w14:textId="77777777" w:rsidR="00C022CA" w:rsidRPr="00C022CA" w:rsidRDefault="00C022CA" w:rsidP="00C022CA">
            <w:pPr>
              <w:spacing w:after="0" w:line="240" w:lineRule="auto"/>
              <w:jc w:val="right"/>
              <w:rPr>
                <w:rFonts w:ascii="Calibri" w:eastAsia="Times New Roman" w:hAnsi="Calibri" w:cs="Calibri"/>
                <w:color w:val="000000"/>
                <w:kern w:val="0"/>
                <w:lang w:eastAsia="es-CL"/>
                <w14:ligatures w14:val="none"/>
              </w:rPr>
            </w:pPr>
            <w:r w:rsidRPr="00C022CA">
              <w:rPr>
                <w:rFonts w:ascii="Calibri" w:eastAsia="Times New Roman" w:hAnsi="Calibri" w:cs="Calibri"/>
                <w:color w:val="000000"/>
                <w:kern w:val="0"/>
                <w:lang w:eastAsia="es-CL"/>
                <w14:ligatures w14:val="none"/>
              </w:rPr>
              <w:t>487,5</w:t>
            </w:r>
          </w:p>
        </w:tc>
      </w:tr>
      <w:tr w:rsidR="00C022CA" w:rsidRPr="00C022CA" w14:paraId="37BB3586" w14:textId="77777777" w:rsidTr="00C022CA">
        <w:trPr>
          <w:trHeight w:val="288"/>
        </w:trPr>
        <w:tc>
          <w:tcPr>
            <w:tcW w:w="1761" w:type="dxa"/>
            <w:tcBorders>
              <w:top w:val="nil"/>
              <w:left w:val="single" w:sz="4" w:space="0" w:color="auto"/>
              <w:bottom w:val="single" w:sz="4" w:space="0" w:color="auto"/>
              <w:right w:val="single" w:sz="4" w:space="0" w:color="auto"/>
            </w:tcBorders>
            <w:shd w:val="clear" w:color="auto" w:fill="auto"/>
            <w:noWrap/>
            <w:vAlign w:val="bottom"/>
            <w:hideMark/>
          </w:tcPr>
          <w:p w14:paraId="69A1E03A" w14:textId="77777777" w:rsidR="00C022CA" w:rsidRPr="00C022CA" w:rsidRDefault="00C022CA" w:rsidP="00C022CA">
            <w:pPr>
              <w:spacing w:after="0" w:line="240" w:lineRule="auto"/>
              <w:rPr>
                <w:rFonts w:ascii="Calibri" w:eastAsia="Times New Roman" w:hAnsi="Calibri" w:cs="Calibri"/>
                <w:color w:val="000000"/>
                <w:kern w:val="0"/>
                <w:lang w:eastAsia="es-CL"/>
                <w14:ligatures w14:val="none"/>
              </w:rPr>
            </w:pPr>
            <w:r w:rsidRPr="00C022CA">
              <w:rPr>
                <w:rFonts w:ascii="Calibri" w:eastAsia="Times New Roman" w:hAnsi="Calibri" w:cs="Calibri"/>
                <w:color w:val="000000"/>
                <w:kern w:val="0"/>
                <w:lang w:eastAsia="es-CL"/>
                <w14:ligatures w14:val="none"/>
              </w:rPr>
              <w:t>Total CLP</w:t>
            </w:r>
          </w:p>
        </w:tc>
        <w:tc>
          <w:tcPr>
            <w:tcW w:w="1299" w:type="dxa"/>
            <w:tcBorders>
              <w:top w:val="nil"/>
              <w:left w:val="nil"/>
              <w:bottom w:val="single" w:sz="4" w:space="0" w:color="auto"/>
              <w:right w:val="single" w:sz="4" w:space="0" w:color="auto"/>
            </w:tcBorders>
            <w:shd w:val="clear" w:color="auto" w:fill="auto"/>
            <w:noWrap/>
            <w:vAlign w:val="bottom"/>
            <w:hideMark/>
          </w:tcPr>
          <w:p w14:paraId="0223F002" w14:textId="77777777" w:rsidR="00C022CA" w:rsidRPr="00C022CA" w:rsidRDefault="00C022CA" w:rsidP="00C022CA">
            <w:pPr>
              <w:spacing w:after="0" w:line="240" w:lineRule="auto"/>
              <w:rPr>
                <w:rFonts w:ascii="Calibri" w:eastAsia="Times New Roman" w:hAnsi="Calibri" w:cs="Calibri"/>
                <w:color w:val="000000"/>
                <w:kern w:val="0"/>
                <w:lang w:eastAsia="es-CL"/>
                <w14:ligatures w14:val="none"/>
              </w:rPr>
            </w:pPr>
            <w:r w:rsidRPr="00C022CA">
              <w:rPr>
                <w:rFonts w:ascii="Calibri" w:eastAsia="Times New Roman" w:hAnsi="Calibri" w:cs="Calibri"/>
                <w:color w:val="000000"/>
                <w:kern w:val="0"/>
                <w:lang w:eastAsia="es-CL"/>
                <w14:ligatures w14:val="none"/>
              </w:rPr>
              <w:t xml:space="preserve"> $18.608.850 </w:t>
            </w:r>
          </w:p>
        </w:tc>
      </w:tr>
    </w:tbl>
    <w:p w14:paraId="43530F1F" w14:textId="77777777" w:rsidR="00C022CA" w:rsidRDefault="00C022CA" w:rsidP="00242C52"/>
    <w:p w14:paraId="56CF7FAF" w14:textId="505CC261" w:rsidR="0053227E" w:rsidRDefault="0053227E" w:rsidP="00242C52">
      <w:r w:rsidRPr="0053227E">
        <w:rPr>
          <w:noProof/>
        </w:rPr>
        <w:drawing>
          <wp:inline distT="0" distB="0" distL="0" distR="0" wp14:anchorId="1199E9F8" wp14:editId="2375446E">
            <wp:extent cx="5612130" cy="1238250"/>
            <wp:effectExtent l="0" t="0" r="7620" b="0"/>
            <wp:docPr id="92586017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60172" name="Imagen 1" descr="Tabla&#10;&#10;Descripción generada automáticamente"/>
                    <pic:cNvPicPr/>
                  </pic:nvPicPr>
                  <pic:blipFill>
                    <a:blip r:embed="rId42"/>
                    <a:stretch>
                      <a:fillRect/>
                    </a:stretch>
                  </pic:blipFill>
                  <pic:spPr>
                    <a:xfrm>
                      <a:off x="0" y="0"/>
                      <a:ext cx="5612130" cy="1238250"/>
                    </a:xfrm>
                    <a:prstGeom prst="rect">
                      <a:avLst/>
                    </a:prstGeom>
                  </pic:spPr>
                </pic:pic>
              </a:graphicData>
            </a:graphic>
          </wp:inline>
        </w:drawing>
      </w:r>
    </w:p>
    <w:p w14:paraId="32FCFA16" w14:textId="77777777" w:rsidR="00C022CA" w:rsidRDefault="00C022CA" w:rsidP="00242C52"/>
    <w:p w14:paraId="07299F3D" w14:textId="5879582F" w:rsidR="002937DE" w:rsidRDefault="002937DE" w:rsidP="00242C52">
      <w:r>
        <w:t>Costos</w:t>
      </w:r>
    </w:p>
    <w:p w14:paraId="7350AAD1" w14:textId="6551AFEB" w:rsidR="0053227E" w:rsidRDefault="002937DE" w:rsidP="00242C52">
      <w:r w:rsidRPr="002937DE">
        <w:rPr>
          <w:noProof/>
        </w:rPr>
        <w:drawing>
          <wp:inline distT="0" distB="0" distL="0" distR="0" wp14:anchorId="09D6C8DB" wp14:editId="37B3703F">
            <wp:extent cx="5612130" cy="1218565"/>
            <wp:effectExtent l="0" t="0" r="7620" b="635"/>
            <wp:docPr id="175803871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8718" name="Imagen 1" descr="Captura de pantalla de un celular&#10;&#10;Descripción generada automáticamente"/>
                    <pic:cNvPicPr/>
                  </pic:nvPicPr>
                  <pic:blipFill>
                    <a:blip r:embed="rId43"/>
                    <a:stretch>
                      <a:fillRect/>
                    </a:stretch>
                  </pic:blipFill>
                  <pic:spPr>
                    <a:xfrm>
                      <a:off x="0" y="0"/>
                      <a:ext cx="5612130" cy="1218565"/>
                    </a:xfrm>
                    <a:prstGeom prst="rect">
                      <a:avLst/>
                    </a:prstGeom>
                  </pic:spPr>
                </pic:pic>
              </a:graphicData>
            </a:graphic>
          </wp:inline>
        </w:drawing>
      </w:r>
    </w:p>
    <w:p w14:paraId="257BBD6E" w14:textId="77777777" w:rsidR="00C022CA" w:rsidRDefault="00C022CA" w:rsidP="00242C52"/>
    <w:p w14:paraId="15B253E7" w14:textId="35881FBF" w:rsidR="0075405F" w:rsidRDefault="000E4D4F" w:rsidP="00242C52">
      <w:r w:rsidRPr="000E4D4F">
        <w:rPr>
          <w:noProof/>
        </w:rPr>
        <w:drawing>
          <wp:inline distT="0" distB="0" distL="0" distR="0" wp14:anchorId="4236B76E" wp14:editId="6C1E14C3">
            <wp:extent cx="5612130" cy="2851785"/>
            <wp:effectExtent l="0" t="0" r="7620" b="5715"/>
            <wp:docPr id="133291986" name="Imagen 1"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986" name="Imagen 1" descr="Interfaz de usuario gráfica, Texto, Aplicación, Tabla&#10;&#10;Descripción generada automáticamente"/>
                    <pic:cNvPicPr/>
                  </pic:nvPicPr>
                  <pic:blipFill>
                    <a:blip r:embed="rId44"/>
                    <a:stretch>
                      <a:fillRect/>
                    </a:stretch>
                  </pic:blipFill>
                  <pic:spPr>
                    <a:xfrm>
                      <a:off x="0" y="0"/>
                      <a:ext cx="5612130" cy="2851785"/>
                    </a:xfrm>
                    <a:prstGeom prst="rect">
                      <a:avLst/>
                    </a:prstGeom>
                  </pic:spPr>
                </pic:pic>
              </a:graphicData>
            </a:graphic>
          </wp:inline>
        </w:drawing>
      </w:r>
    </w:p>
    <w:p w14:paraId="1E8E2D03" w14:textId="77777777" w:rsidR="0075405F" w:rsidRPr="00242C52" w:rsidRDefault="0075405F" w:rsidP="00242C52"/>
    <w:p w14:paraId="04450262" w14:textId="6990307A" w:rsidR="00242C52" w:rsidRPr="00E676F6" w:rsidRDefault="00242C52" w:rsidP="00E676F6">
      <w:pPr>
        <w:pStyle w:val="Subtituloproyecto"/>
      </w:pPr>
      <w:r w:rsidRPr="00E676F6">
        <w:t xml:space="preserve">VAN </w:t>
      </w:r>
      <w:r w:rsidR="007E7062" w:rsidRPr="00E676F6">
        <w:t>valor actual neto</w:t>
      </w:r>
      <w:r w:rsidR="1038A501">
        <w:t>.</w:t>
      </w:r>
      <w:r w:rsidR="007E7062" w:rsidRPr="00E676F6">
        <w:t xml:space="preserve"> </w:t>
      </w:r>
    </w:p>
    <w:p w14:paraId="704BF972" w14:textId="68BE7083" w:rsidR="00242C52" w:rsidRPr="006A1820" w:rsidRDefault="006A1820" w:rsidP="006A1820">
      <w:pPr>
        <w:spacing w:line="360" w:lineRule="auto"/>
        <w:jc w:val="both"/>
        <w:rPr>
          <w:rFonts w:ascii="Arial" w:hAnsi="Arial" w:cs="Arial"/>
        </w:rPr>
      </w:pPr>
      <w:r>
        <w:rPr>
          <w:rFonts w:ascii="Arial" w:hAnsi="Arial" w:cs="Arial"/>
        </w:rPr>
        <w:t>El VAN del proyecto es de 29.200.583</w:t>
      </w:r>
    </w:p>
    <w:p w14:paraId="2DAD9076" w14:textId="057F5FC2" w:rsidR="00242C52" w:rsidRPr="00242C52" w:rsidRDefault="00242C52" w:rsidP="00E676F6">
      <w:pPr>
        <w:pStyle w:val="Subtituloproyecto"/>
      </w:pPr>
      <w:r w:rsidRPr="00242C52">
        <w:t xml:space="preserve">TIR </w:t>
      </w:r>
      <w:r w:rsidR="00712870">
        <w:t>tasa interna de retorno</w:t>
      </w:r>
      <w:r w:rsidR="270788D0">
        <w:t>.</w:t>
      </w:r>
      <w:r w:rsidR="00712870">
        <w:t xml:space="preserve"> </w:t>
      </w:r>
    </w:p>
    <w:p w14:paraId="5A010F68" w14:textId="64B2A2D7" w:rsidR="006A1820" w:rsidRPr="006A1820" w:rsidRDefault="006A1820" w:rsidP="006A1820">
      <w:pPr>
        <w:spacing w:line="360" w:lineRule="auto"/>
        <w:jc w:val="both"/>
        <w:rPr>
          <w:rFonts w:ascii="Arial" w:hAnsi="Arial" w:cs="Arial"/>
        </w:rPr>
      </w:pPr>
      <w:r>
        <w:rPr>
          <w:rFonts w:ascii="Arial" w:hAnsi="Arial" w:cs="Arial"/>
        </w:rPr>
        <w:t>El TIR del proyecto es de 30%</w:t>
      </w:r>
    </w:p>
    <w:p w14:paraId="02931E3A" w14:textId="6BDF0C2D" w:rsidR="00242C52" w:rsidRDefault="00242C52" w:rsidP="3248DF2B">
      <w:pPr>
        <w:spacing w:line="360" w:lineRule="auto"/>
        <w:jc w:val="both"/>
        <w:rPr>
          <w:rFonts w:ascii="Arial" w:hAnsi="Arial" w:cs="Arial"/>
          <w:highlight w:val="lightGray"/>
        </w:rPr>
      </w:pPr>
    </w:p>
    <w:p w14:paraId="3084A0AE" w14:textId="4FF29DC9" w:rsidR="261CEA2E" w:rsidRDefault="261CEA2E" w:rsidP="261CEA2E"/>
    <w:p w14:paraId="60FB3F01" w14:textId="14B1C1DA" w:rsidR="00242C52" w:rsidRPr="00242C52" w:rsidRDefault="00242C52" w:rsidP="00E676F6">
      <w:pPr>
        <w:pStyle w:val="TitulosProyecto"/>
        <w:outlineLvl w:val="0"/>
      </w:pPr>
      <w:bookmarkStart w:id="164" w:name="_Toc566175854"/>
      <w:bookmarkStart w:id="165" w:name="_Toc183471866"/>
      <w:bookmarkStart w:id="166" w:name="_Toc114471854"/>
      <w:r w:rsidRPr="00242C52">
        <w:t>Conclusión</w:t>
      </w:r>
      <w:r w:rsidR="5A19C338">
        <w:t>.</w:t>
      </w:r>
      <w:bookmarkEnd w:id="164"/>
      <w:bookmarkEnd w:id="165"/>
      <w:bookmarkEnd w:id="166"/>
    </w:p>
    <w:p w14:paraId="2EED2310" w14:textId="2E648BCB" w:rsidR="00096D52" w:rsidRPr="00096D52" w:rsidRDefault="00096D52" w:rsidP="00096D52">
      <w:pPr>
        <w:pStyle w:val="ParrafoProyecto0"/>
      </w:pPr>
      <w:r w:rsidRPr="00096D52">
        <w:t xml:space="preserve">El proyecto APT ofrece una solución integral basada en una plataforma web, diseñada para abordar las ineficiencias operativas de Setralog mediante la </w:t>
      </w:r>
      <w:r w:rsidRPr="00096D52">
        <w:lastRenderedPageBreak/>
        <w:t>implementación de tecnologías modernas. Esta herramienta centraliza la gestión de clientes y órdenes de transporte, optimizando los procesos y reduciendo significativamente los errores y tiempos de respuesta.</w:t>
      </w:r>
    </w:p>
    <w:p w14:paraId="5A66DE60" w14:textId="173D379A" w:rsidR="00096D52" w:rsidRPr="00096D52" w:rsidRDefault="00096D52" w:rsidP="00096D52">
      <w:pPr>
        <w:pStyle w:val="ParrafoProyecto0"/>
      </w:pPr>
      <w:r w:rsidRPr="00096D52">
        <w:t>La propuesta, basada en metodologías ágiles, no solo mejora la experiencia del cliente a través de una interfaz intuitiva, sino que también fortalece la competitividad de Setralog en el mercado actual. La adopción de tecnologías en la nube asegura escalabilidad, seguridad y flexibilidad, mientras que la automatización de procesos incrementa la precisión y eficiencia operativa.</w:t>
      </w:r>
    </w:p>
    <w:p w14:paraId="376DE03E" w14:textId="31C47D10" w:rsidR="00096D52" w:rsidRPr="00096D52" w:rsidRDefault="0BD2027E" w:rsidP="00096D52">
      <w:pPr>
        <w:pStyle w:val="ParrafoProyecto0"/>
      </w:pPr>
      <w:r>
        <w:t>El</w:t>
      </w:r>
      <w:r w:rsidR="00096D52" w:rsidRPr="00096D52">
        <w:t xml:space="preserve"> proyecto tiene un impacto positivo en la empresa, </w:t>
      </w:r>
      <w:r>
        <w:t>y</w:t>
      </w:r>
      <w:r w:rsidR="00096D52" w:rsidRPr="00096D52">
        <w:t xml:space="preserve"> permite a los integrantes del equipo aplicar y desarrollar las competencias técnicas, blandas y de gestión adquiridas en Ingeniería en Informática, consolidando así su preparación profesional.</w:t>
      </w:r>
    </w:p>
    <w:p w14:paraId="0FDE15E8" w14:textId="72BBEFD8" w:rsidR="00242C52" w:rsidRDefault="00242C52" w:rsidP="23DEC673">
      <w:pPr>
        <w:spacing w:line="360" w:lineRule="auto"/>
        <w:jc w:val="both"/>
        <w:rPr>
          <w:rFonts w:ascii="Arial" w:hAnsi="Arial" w:cs="Arial"/>
        </w:rPr>
      </w:pPr>
    </w:p>
    <w:p w14:paraId="4C745643" w14:textId="200B2003" w:rsidR="23DEC673" w:rsidRDefault="23DEC673" w:rsidP="23DEC673">
      <w:pPr>
        <w:spacing w:line="360" w:lineRule="auto"/>
        <w:jc w:val="both"/>
        <w:rPr>
          <w:rFonts w:ascii="Arial" w:hAnsi="Arial" w:cs="Arial"/>
        </w:rPr>
      </w:pPr>
    </w:p>
    <w:p w14:paraId="63C64E42" w14:textId="434CEA5B" w:rsidR="36C3B248" w:rsidRDefault="36C3B248" w:rsidP="36C3B248">
      <w:pPr>
        <w:spacing w:line="360" w:lineRule="auto"/>
        <w:jc w:val="both"/>
        <w:rPr>
          <w:rFonts w:ascii="Arial" w:hAnsi="Arial" w:cs="Arial"/>
        </w:rPr>
      </w:pPr>
    </w:p>
    <w:p w14:paraId="4F9EA83C" w14:textId="203ECBCC" w:rsidR="36C3B248" w:rsidRDefault="36C3B248" w:rsidP="36C3B248">
      <w:pPr>
        <w:spacing w:line="360" w:lineRule="auto"/>
        <w:jc w:val="both"/>
        <w:rPr>
          <w:rFonts w:ascii="Arial" w:hAnsi="Arial" w:cs="Arial"/>
        </w:rPr>
      </w:pPr>
    </w:p>
    <w:p w14:paraId="09517BF2" w14:textId="29D0D479" w:rsidR="36C3B248" w:rsidRDefault="36C3B248" w:rsidP="36C3B248">
      <w:pPr>
        <w:spacing w:line="360" w:lineRule="auto"/>
        <w:jc w:val="both"/>
        <w:rPr>
          <w:rFonts w:ascii="Arial" w:hAnsi="Arial" w:cs="Arial"/>
        </w:rPr>
      </w:pPr>
    </w:p>
    <w:p w14:paraId="269669B8" w14:textId="256506C6" w:rsidR="36C3B248" w:rsidRDefault="36C3B248" w:rsidP="36C3B248">
      <w:pPr>
        <w:spacing w:line="360" w:lineRule="auto"/>
        <w:jc w:val="both"/>
        <w:rPr>
          <w:rFonts w:ascii="Arial" w:hAnsi="Arial" w:cs="Arial"/>
        </w:rPr>
      </w:pPr>
    </w:p>
    <w:p w14:paraId="517622E2" w14:textId="081C134E" w:rsidR="36C3B248" w:rsidRDefault="36C3B248" w:rsidP="36C3B248">
      <w:pPr>
        <w:spacing w:line="360" w:lineRule="auto"/>
        <w:jc w:val="both"/>
        <w:rPr>
          <w:rFonts w:ascii="Arial" w:hAnsi="Arial" w:cs="Arial"/>
        </w:rPr>
      </w:pPr>
    </w:p>
    <w:p w14:paraId="6D0E6B48" w14:textId="48B6FF39" w:rsidR="36C3B248" w:rsidRDefault="36C3B248" w:rsidP="36C3B248">
      <w:pPr>
        <w:spacing w:line="360" w:lineRule="auto"/>
        <w:jc w:val="both"/>
        <w:rPr>
          <w:rFonts w:ascii="Arial" w:hAnsi="Arial" w:cs="Arial"/>
        </w:rPr>
      </w:pPr>
    </w:p>
    <w:p w14:paraId="358D2008" w14:textId="546931C6" w:rsidR="36C3B248" w:rsidRDefault="36C3B248" w:rsidP="36C3B248">
      <w:pPr>
        <w:spacing w:line="360" w:lineRule="auto"/>
        <w:jc w:val="both"/>
        <w:rPr>
          <w:rFonts w:ascii="Arial" w:hAnsi="Arial" w:cs="Arial"/>
        </w:rPr>
      </w:pPr>
    </w:p>
    <w:p w14:paraId="18023AA6" w14:textId="7152223E" w:rsidR="36C3B248" w:rsidRDefault="36C3B248" w:rsidP="36C3B248">
      <w:pPr>
        <w:spacing w:line="360" w:lineRule="auto"/>
        <w:jc w:val="both"/>
        <w:rPr>
          <w:rFonts w:ascii="Arial" w:hAnsi="Arial" w:cs="Arial"/>
        </w:rPr>
      </w:pPr>
    </w:p>
    <w:p w14:paraId="4D230D6E" w14:textId="7BE1FF91" w:rsidR="36C3B248" w:rsidRDefault="36C3B248" w:rsidP="36C3B248">
      <w:pPr>
        <w:spacing w:line="360" w:lineRule="auto"/>
        <w:jc w:val="both"/>
        <w:rPr>
          <w:rFonts w:ascii="Arial" w:hAnsi="Arial" w:cs="Arial"/>
        </w:rPr>
      </w:pPr>
    </w:p>
    <w:p w14:paraId="6BCEEAC0" w14:textId="3D0F7FCA" w:rsidR="36C3B248" w:rsidRDefault="36C3B248" w:rsidP="36C3B248">
      <w:pPr>
        <w:spacing w:line="360" w:lineRule="auto"/>
        <w:jc w:val="both"/>
        <w:rPr>
          <w:rFonts w:ascii="Arial" w:hAnsi="Arial" w:cs="Arial"/>
        </w:rPr>
      </w:pPr>
    </w:p>
    <w:p w14:paraId="7D99EC52" w14:textId="6B2035F9" w:rsidR="41E1368B" w:rsidRDefault="41E1368B" w:rsidP="41E1368B">
      <w:pPr>
        <w:pStyle w:val="TitulosProyecto"/>
        <w:outlineLvl w:val="0"/>
      </w:pPr>
    </w:p>
    <w:p w14:paraId="67084074" w14:textId="77777777" w:rsidR="00D40F47" w:rsidRPr="00D40F47" w:rsidRDefault="00D40F47" w:rsidP="00D40F47">
      <w:pPr>
        <w:pStyle w:val="Ttulo1"/>
      </w:pPr>
    </w:p>
    <w:p w14:paraId="40912942" w14:textId="25FD9B76" w:rsidR="00EC1535" w:rsidRDefault="00EC1535" w:rsidP="00E676F6">
      <w:pPr>
        <w:pStyle w:val="TitulosProyecto"/>
        <w:outlineLvl w:val="0"/>
      </w:pPr>
      <w:bookmarkStart w:id="167" w:name="_Toc675750178"/>
      <w:bookmarkStart w:id="168" w:name="_Toc183471867"/>
      <w:bookmarkStart w:id="169" w:name="_Toc1634631374"/>
      <w:r>
        <w:t>Mejoras a futuro</w:t>
      </w:r>
      <w:r w:rsidR="44712EA8">
        <w:t>.</w:t>
      </w:r>
      <w:bookmarkEnd w:id="167"/>
      <w:bookmarkEnd w:id="168"/>
      <w:bookmarkEnd w:id="169"/>
    </w:p>
    <w:p w14:paraId="1B558EC0" w14:textId="095AC35F" w:rsidR="00625094" w:rsidRDefault="00D03862" w:rsidP="00D03862">
      <w:pPr>
        <w:pStyle w:val="ParrafoProyecto0"/>
      </w:pPr>
      <w:r w:rsidRPr="00D03862">
        <w:t>Debido a las limitaciones de tiempo en el desarrollo del proyecto, no fue posible incluir módulos adicionales que podrían agregar más valor. Sin embargo, a continuación, se presentan algunas ideas de mejora que podrían optimizar aún más el software desarrollado y maximizar los beneficios a largo plazo:</w:t>
      </w:r>
    </w:p>
    <w:p w14:paraId="5BFB0194" w14:textId="068EE7DA" w:rsidR="00625094" w:rsidRDefault="00F546EC" w:rsidP="008C249D">
      <w:pPr>
        <w:pStyle w:val="Prrafodelista"/>
        <w:numPr>
          <w:ilvl w:val="0"/>
          <w:numId w:val="22"/>
        </w:numPr>
      </w:pPr>
      <w:r>
        <w:t xml:space="preserve">Optimización de </w:t>
      </w:r>
      <w:r w:rsidR="00F72BBA">
        <w:t xml:space="preserve">rutas </w:t>
      </w:r>
    </w:p>
    <w:p w14:paraId="39DECAD5" w14:textId="296DE17F" w:rsidR="00864E59" w:rsidRDefault="00864E59" w:rsidP="008C249D">
      <w:pPr>
        <w:pStyle w:val="Prrafodelista"/>
        <w:numPr>
          <w:ilvl w:val="0"/>
          <w:numId w:val="22"/>
        </w:numPr>
      </w:pPr>
      <w:r>
        <w:t>Rastreo</w:t>
      </w:r>
      <w:r w:rsidR="001E0BAE">
        <w:t xml:space="preserve"> de</w:t>
      </w:r>
      <w:r w:rsidR="24F0AC9C">
        <w:t xml:space="preserve"> </w:t>
      </w:r>
      <w:r w:rsidR="001E0BAE">
        <w:t xml:space="preserve">los vehículos de carga </w:t>
      </w:r>
      <w:r>
        <w:t>con GPS mediante tecnología IOT</w:t>
      </w:r>
      <w:r w:rsidR="001E0BAE">
        <w:t>.</w:t>
      </w:r>
    </w:p>
    <w:p w14:paraId="2AC79648" w14:textId="48913220" w:rsidR="001E0BAE" w:rsidRDefault="001E0BAE" w:rsidP="008C249D">
      <w:pPr>
        <w:pStyle w:val="Prrafodelista"/>
        <w:numPr>
          <w:ilvl w:val="0"/>
          <w:numId w:val="22"/>
        </w:numPr>
      </w:pPr>
      <w:r>
        <w:t>Cubicación automática de los camiones de carga.</w:t>
      </w:r>
    </w:p>
    <w:p w14:paraId="0809E441" w14:textId="6CA873FD" w:rsidR="001E0BAE" w:rsidRDefault="001E0BAE" w:rsidP="008C249D">
      <w:pPr>
        <w:pStyle w:val="Prrafodelista"/>
        <w:numPr>
          <w:ilvl w:val="0"/>
          <w:numId w:val="22"/>
        </w:numPr>
      </w:pPr>
      <w:r>
        <w:t xml:space="preserve">Conexión con SII para </w:t>
      </w:r>
      <w:r w:rsidR="008C249D">
        <w:t>validación</w:t>
      </w:r>
      <w:r>
        <w:t xml:space="preserve"> de datos de clientes.</w:t>
      </w:r>
    </w:p>
    <w:p w14:paraId="37594E6F" w14:textId="55843B29" w:rsidR="008C249D" w:rsidRDefault="00AB6CB0" w:rsidP="008C249D">
      <w:pPr>
        <w:pStyle w:val="Prrafodelista"/>
        <w:numPr>
          <w:ilvl w:val="0"/>
          <w:numId w:val="22"/>
        </w:numPr>
      </w:pPr>
      <w:r>
        <w:t xml:space="preserve">Dashboard interactivo con alguna herramienta BI para </w:t>
      </w:r>
      <w:r w:rsidR="00B92C67">
        <w:t>análisis de rendimiento.</w:t>
      </w:r>
    </w:p>
    <w:p w14:paraId="413D1867" w14:textId="5F9D649D" w:rsidR="00B92C67" w:rsidRDefault="00F1192A" w:rsidP="008C249D">
      <w:pPr>
        <w:pStyle w:val="Prrafodelista"/>
        <w:numPr>
          <w:ilvl w:val="0"/>
          <w:numId w:val="22"/>
        </w:numPr>
      </w:pPr>
      <w:r>
        <w:t>Módulo</w:t>
      </w:r>
      <w:r w:rsidR="00F74C62">
        <w:t xml:space="preserve"> de contabilidad</w:t>
      </w:r>
    </w:p>
    <w:p w14:paraId="1A1E1DE2" w14:textId="7DC026F7" w:rsidR="00F74C62" w:rsidRDefault="00F74C62" w:rsidP="008C249D">
      <w:pPr>
        <w:pStyle w:val="Prrafodelista"/>
        <w:numPr>
          <w:ilvl w:val="0"/>
          <w:numId w:val="22"/>
        </w:numPr>
      </w:pPr>
      <w:r>
        <w:t>Facturación electrónica integrada.</w:t>
      </w:r>
    </w:p>
    <w:p w14:paraId="5A2F95C7" w14:textId="4094610A" w:rsidR="00F74C62" w:rsidRDefault="2160F78A" w:rsidP="008C249D">
      <w:pPr>
        <w:pStyle w:val="Prrafodelista"/>
        <w:numPr>
          <w:ilvl w:val="0"/>
          <w:numId w:val="22"/>
        </w:numPr>
      </w:pPr>
      <w:r>
        <w:t>Módulo</w:t>
      </w:r>
      <w:r w:rsidR="0039770C">
        <w:t xml:space="preserve"> de inventario</w:t>
      </w:r>
      <w:r w:rsidR="00220D1D">
        <w:t xml:space="preserve"> </w:t>
      </w:r>
      <w:r w:rsidR="009563AD">
        <w:t>(</w:t>
      </w:r>
      <w:r w:rsidR="00757CC5">
        <w:t xml:space="preserve">en caso de que cliente final </w:t>
      </w:r>
      <w:r w:rsidR="00583520">
        <w:t xml:space="preserve">solicite el servicio de </w:t>
      </w:r>
      <w:r w:rsidR="00956F1A">
        <w:t xml:space="preserve">almacenaje y </w:t>
      </w:r>
      <w:r w:rsidR="00117C95">
        <w:t>transporte</w:t>
      </w:r>
      <w:r w:rsidR="004E2F22">
        <w:t>)</w:t>
      </w:r>
    </w:p>
    <w:p w14:paraId="4F87AC35" w14:textId="078C7819" w:rsidR="00B67C03" w:rsidRDefault="00117C95" w:rsidP="008C249D">
      <w:pPr>
        <w:pStyle w:val="Prrafodelista"/>
        <w:numPr>
          <w:ilvl w:val="0"/>
          <w:numId w:val="22"/>
        </w:numPr>
      </w:pPr>
      <w:r>
        <w:t>Recepción electrónica de factura de proveedores.</w:t>
      </w:r>
    </w:p>
    <w:p w14:paraId="67F6DD3C" w14:textId="0D5F5BBE" w:rsidR="00117C95" w:rsidRDefault="00117C95" w:rsidP="008C249D">
      <w:pPr>
        <w:pStyle w:val="Prrafodelista"/>
        <w:numPr>
          <w:ilvl w:val="0"/>
          <w:numId w:val="22"/>
        </w:numPr>
      </w:pPr>
      <w:r>
        <w:t xml:space="preserve">Generación de </w:t>
      </w:r>
      <w:r w:rsidR="00C55D46">
        <w:t>órdenes</w:t>
      </w:r>
      <w:r>
        <w:t xml:space="preserve"> de compra.</w:t>
      </w:r>
    </w:p>
    <w:p w14:paraId="2ED7F468" w14:textId="7020A807" w:rsidR="00C55D46" w:rsidRDefault="00C55D46" w:rsidP="008C249D">
      <w:pPr>
        <w:pStyle w:val="Prrafodelista"/>
        <w:numPr>
          <w:ilvl w:val="0"/>
          <w:numId w:val="22"/>
        </w:numPr>
      </w:pPr>
      <w:r>
        <w:t>Control de mantenciones de floja vehicular.</w:t>
      </w:r>
    </w:p>
    <w:p w14:paraId="7EFA8045" w14:textId="77777777" w:rsidR="00C55D46" w:rsidRDefault="00C55D46" w:rsidP="00D5671A">
      <w:pPr>
        <w:pStyle w:val="Prrafodelista"/>
      </w:pPr>
    </w:p>
    <w:p w14:paraId="0F7B9C00" w14:textId="78B61E18" w:rsidR="00F86C5D" w:rsidRDefault="00F86C5D" w:rsidP="000339DA"/>
    <w:p w14:paraId="22AC78C8" w14:textId="6F00E308" w:rsidR="00F86C5D" w:rsidRPr="00916F20" w:rsidRDefault="00F86C5D" w:rsidP="000339DA"/>
    <w:p w14:paraId="7916413A" w14:textId="77777777" w:rsidR="00242C52" w:rsidRDefault="00242C52" w:rsidP="00242C52"/>
    <w:p w14:paraId="504B75FC" w14:textId="77777777" w:rsidR="00EC1535" w:rsidRPr="00242C52" w:rsidRDefault="00EC1535" w:rsidP="00242C52"/>
    <w:p w14:paraId="17583C93" w14:textId="77777777" w:rsidR="00970F3C" w:rsidRDefault="00970F3C" w:rsidP="00242C52"/>
    <w:p w14:paraId="5C2629F5" w14:textId="77777777" w:rsidR="00970F3C" w:rsidRDefault="00970F3C" w:rsidP="00242C52"/>
    <w:p w14:paraId="53C60E9F" w14:textId="77777777" w:rsidR="00E676F6" w:rsidRDefault="00E676F6" w:rsidP="00242C52"/>
    <w:p w14:paraId="5C8B1F21" w14:textId="2DD916EF" w:rsidR="00E676F6" w:rsidRDefault="00E676F6" w:rsidP="00242C52"/>
    <w:p w14:paraId="478BC201" w14:textId="1F859FC9" w:rsidR="36C3B248" w:rsidRDefault="36C3B248"/>
    <w:p w14:paraId="0D363768" w14:textId="672C11EF" w:rsidR="36C3B248" w:rsidRDefault="36C3B248"/>
    <w:p w14:paraId="0BAA662C" w14:textId="580D6765" w:rsidR="36C3B248" w:rsidRDefault="36C3B248"/>
    <w:p w14:paraId="33DF65C4" w14:textId="77777777" w:rsidR="00D40F47" w:rsidRDefault="00D40F47"/>
    <w:p w14:paraId="3E0999BE" w14:textId="77777777" w:rsidR="00D40F47" w:rsidRDefault="00D40F47"/>
    <w:p w14:paraId="65D1456E" w14:textId="40A54356" w:rsidR="00242C52" w:rsidRPr="0040449B" w:rsidRDefault="00242C52" w:rsidP="00E676F6">
      <w:pPr>
        <w:pStyle w:val="TitulosProyecto"/>
        <w:outlineLvl w:val="0"/>
      </w:pPr>
      <w:bookmarkStart w:id="170" w:name="_Toc1632983893"/>
      <w:bookmarkStart w:id="171" w:name="_Toc183471868"/>
      <w:bookmarkStart w:id="172" w:name="_Toc1123287929"/>
      <w:r w:rsidRPr="0040449B">
        <w:lastRenderedPageBreak/>
        <w:t>Acrónimos</w:t>
      </w:r>
      <w:r w:rsidR="098D1EC2">
        <w:t>.</w:t>
      </w:r>
      <w:bookmarkEnd w:id="170"/>
      <w:bookmarkEnd w:id="171"/>
      <w:bookmarkEnd w:id="172"/>
    </w:p>
    <w:p w14:paraId="69915227" w14:textId="77777777" w:rsidR="005E475D" w:rsidRDefault="005E475D" w:rsidP="04C48709">
      <w:pPr>
        <w:rPr>
          <w:rFonts w:ascii="Arial" w:hAnsi="Arial" w:cs="Arial"/>
          <w:noProof/>
          <w:color w:val="000000" w:themeColor="text1"/>
          <w:sz w:val="24"/>
          <w:szCs w:val="24"/>
          <w:lang w:eastAsia="es-CL"/>
        </w:rPr>
        <w:sectPr w:rsidR="005E475D" w:rsidSect="005E475D">
          <w:pgSz w:w="12240" w:h="15840"/>
          <w:pgMar w:top="1417" w:right="1701" w:bottom="1417" w:left="1701" w:header="708" w:footer="708" w:gutter="0"/>
          <w:cols w:space="708"/>
          <w:titlePg/>
          <w:docGrid w:linePitch="360"/>
        </w:sectPr>
      </w:pPr>
      <w:r>
        <w:rPr>
          <w:rFonts w:ascii="Arial" w:hAnsi="Arial" w:cs="Arial"/>
          <w:color w:val="000000" w:themeColor="text1"/>
          <w:sz w:val="24"/>
          <w:szCs w:val="24"/>
          <w:lang w:eastAsia="es-CL"/>
        </w:rPr>
        <w:fldChar w:fldCharType="begin"/>
      </w:r>
      <w:r>
        <w:rPr>
          <w:rFonts w:ascii="Arial" w:hAnsi="Arial" w:cs="Arial"/>
          <w:color w:val="000000" w:themeColor="text1"/>
          <w:sz w:val="24"/>
          <w:szCs w:val="24"/>
          <w:lang w:eastAsia="es-CL"/>
        </w:rPr>
        <w:instrText xml:space="preserve"> INDEX \e "</w:instrText>
      </w:r>
      <w:r>
        <w:rPr>
          <w:rFonts w:ascii="Arial" w:hAnsi="Arial" w:cs="Arial"/>
          <w:color w:val="000000" w:themeColor="text1"/>
          <w:sz w:val="24"/>
          <w:szCs w:val="24"/>
          <w:lang w:eastAsia="es-CL"/>
        </w:rPr>
        <w:tab/>
        <w:instrText xml:space="preserve">" \h "A" \c "2" \z "13322" </w:instrText>
      </w:r>
      <w:r>
        <w:rPr>
          <w:rFonts w:ascii="Arial" w:hAnsi="Arial" w:cs="Arial"/>
          <w:color w:val="000000" w:themeColor="text1"/>
          <w:sz w:val="24"/>
          <w:szCs w:val="24"/>
          <w:lang w:eastAsia="es-CL"/>
        </w:rPr>
        <w:fldChar w:fldCharType="separate"/>
      </w:r>
    </w:p>
    <w:p w14:paraId="0709A2F9" w14:textId="77777777" w:rsidR="005E475D" w:rsidRDefault="005E475D">
      <w:pPr>
        <w:pStyle w:val="Ttulodendice"/>
        <w:keepNext/>
        <w:tabs>
          <w:tab w:val="right" w:leader="dot" w:pos="4049"/>
        </w:tabs>
        <w:rPr>
          <w:rFonts w:eastAsiaTheme="minorEastAsia"/>
          <w:b w:val="0"/>
          <w:bCs w:val="0"/>
          <w:noProof/>
        </w:rPr>
      </w:pPr>
      <w:r>
        <w:rPr>
          <w:noProof/>
        </w:rPr>
        <w:t>A</w:t>
      </w:r>
    </w:p>
    <w:p w14:paraId="17BDE727" w14:textId="77777777" w:rsidR="005E475D" w:rsidRDefault="005E475D">
      <w:pPr>
        <w:pStyle w:val="ndice1"/>
        <w:tabs>
          <w:tab w:val="right" w:leader="dot" w:pos="4049"/>
        </w:tabs>
        <w:rPr>
          <w:noProof/>
        </w:rPr>
      </w:pPr>
      <w:r w:rsidRPr="001E286C">
        <w:rPr>
          <w:rFonts w:ascii="Arial" w:hAnsi="Arial" w:cs="Arial"/>
          <w:noProof/>
        </w:rPr>
        <w:t>APT</w:t>
      </w:r>
    </w:p>
    <w:p w14:paraId="6B597B96" w14:textId="77777777" w:rsidR="005E475D" w:rsidRDefault="005E475D">
      <w:pPr>
        <w:pStyle w:val="ndice2"/>
        <w:tabs>
          <w:tab w:val="right" w:leader="dot" w:pos="4049"/>
        </w:tabs>
        <w:rPr>
          <w:noProof/>
        </w:rPr>
      </w:pPr>
      <w:r w:rsidRPr="001E286C">
        <w:rPr>
          <w:rFonts w:ascii="Arial" w:hAnsi="Arial" w:cs="Arial"/>
          <w:noProof/>
        </w:rPr>
        <w:t>Asignatura de portafolio de título</w:t>
      </w:r>
      <w:r>
        <w:rPr>
          <w:noProof/>
        </w:rPr>
        <w:tab/>
        <w:t>4, 5, 6, 7, 10, 11, 13, 18, 25, 60, 62</w:t>
      </w:r>
    </w:p>
    <w:p w14:paraId="62E72113" w14:textId="77777777" w:rsidR="005E475D" w:rsidRDefault="005E475D">
      <w:pPr>
        <w:pStyle w:val="ndice1"/>
        <w:tabs>
          <w:tab w:val="right" w:leader="dot" w:pos="4049"/>
        </w:tabs>
        <w:rPr>
          <w:noProof/>
        </w:rPr>
      </w:pPr>
      <w:r w:rsidRPr="001E286C">
        <w:rPr>
          <w:rFonts w:ascii="Arial" w:hAnsi="Arial" w:cs="Arial"/>
          <w:b/>
          <w:noProof/>
          <w:color w:val="000000" w:themeColor="text1"/>
        </w:rPr>
        <w:t>Aws</w:t>
      </w:r>
    </w:p>
    <w:p w14:paraId="57ECD235" w14:textId="77777777" w:rsidR="005E475D" w:rsidRDefault="005E475D">
      <w:pPr>
        <w:pStyle w:val="ndice2"/>
        <w:tabs>
          <w:tab w:val="right" w:leader="dot" w:pos="4049"/>
        </w:tabs>
        <w:rPr>
          <w:noProof/>
        </w:rPr>
      </w:pPr>
      <w:r w:rsidRPr="001E286C">
        <w:rPr>
          <w:noProof/>
          <w:lang w:val="es-MX"/>
        </w:rPr>
        <w:t>Amazon Web Services</w:t>
      </w:r>
      <w:r>
        <w:rPr>
          <w:noProof/>
        </w:rPr>
        <w:tab/>
        <w:t>62</w:t>
      </w:r>
    </w:p>
    <w:p w14:paraId="33492235" w14:textId="77777777" w:rsidR="005E475D" w:rsidRDefault="005E475D">
      <w:pPr>
        <w:pStyle w:val="ndice1"/>
        <w:tabs>
          <w:tab w:val="right" w:leader="dot" w:pos="4049"/>
        </w:tabs>
        <w:rPr>
          <w:noProof/>
        </w:rPr>
      </w:pPr>
      <w:r w:rsidRPr="001E286C">
        <w:rPr>
          <w:rFonts w:ascii="Arial" w:hAnsi="Arial" w:cs="Arial"/>
          <w:b/>
          <w:noProof/>
          <w:color w:val="000000" w:themeColor="text1"/>
        </w:rPr>
        <w:t>Azure</w:t>
      </w:r>
    </w:p>
    <w:p w14:paraId="17B214C3" w14:textId="77777777" w:rsidR="005E475D" w:rsidRDefault="005E475D">
      <w:pPr>
        <w:pStyle w:val="ndice2"/>
        <w:tabs>
          <w:tab w:val="right" w:leader="dot" w:pos="4049"/>
        </w:tabs>
        <w:rPr>
          <w:noProof/>
        </w:rPr>
      </w:pPr>
      <w:r>
        <w:rPr>
          <w:noProof/>
        </w:rPr>
        <w:t>Es la plataforma Microsoft que ofrece servicios en la nube</w:t>
      </w:r>
      <w:r>
        <w:rPr>
          <w:noProof/>
        </w:rPr>
        <w:tab/>
        <w:t>3, 11, 15, 27, 33, 44, 45, 48, 49, 52, 63</w:t>
      </w:r>
    </w:p>
    <w:p w14:paraId="25D33796" w14:textId="77777777" w:rsidR="005E475D" w:rsidRDefault="005E475D">
      <w:pPr>
        <w:pStyle w:val="Ttulodendice"/>
        <w:keepNext/>
        <w:tabs>
          <w:tab w:val="right" w:leader="dot" w:pos="4049"/>
        </w:tabs>
        <w:rPr>
          <w:rFonts w:eastAsiaTheme="minorEastAsia"/>
          <w:b w:val="0"/>
          <w:bCs w:val="0"/>
          <w:noProof/>
        </w:rPr>
      </w:pPr>
      <w:r>
        <w:rPr>
          <w:noProof/>
        </w:rPr>
        <w:t>B</w:t>
      </w:r>
    </w:p>
    <w:p w14:paraId="3308388E" w14:textId="77777777" w:rsidR="005E475D" w:rsidRDefault="005E475D">
      <w:pPr>
        <w:pStyle w:val="ndice1"/>
        <w:tabs>
          <w:tab w:val="right" w:leader="dot" w:pos="4049"/>
        </w:tabs>
        <w:rPr>
          <w:noProof/>
        </w:rPr>
      </w:pPr>
      <w:r w:rsidRPr="001E286C">
        <w:rPr>
          <w:rFonts w:ascii="Arial" w:hAnsi="Arial" w:cs="Arial"/>
          <w:b/>
          <w:noProof/>
          <w:color w:val="000000" w:themeColor="text1"/>
        </w:rPr>
        <w:t>Backend</w:t>
      </w:r>
    </w:p>
    <w:p w14:paraId="5D6E68DD" w14:textId="77777777" w:rsidR="005E475D" w:rsidRDefault="005E475D">
      <w:pPr>
        <w:pStyle w:val="ndice2"/>
        <w:tabs>
          <w:tab w:val="right" w:leader="dot" w:pos="4049"/>
        </w:tabs>
        <w:rPr>
          <w:noProof/>
        </w:rPr>
      </w:pPr>
      <w:r>
        <w:rPr>
          <w:noProof/>
        </w:rPr>
        <w:t>Son datos e infraestructura que permiten que una aplicación funcione</w:t>
      </w:r>
      <w:r>
        <w:rPr>
          <w:noProof/>
        </w:rPr>
        <w:tab/>
        <w:t>62</w:t>
      </w:r>
    </w:p>
    <w:p w14:paraId="6FB9D8D9" w14:textId="77777777" w:rsidR="005E475D" w:rsidRDefault="005E475D">
      <w:pPr>
        <w:pStyle w:val="Ttulodendice"/>
        <w:keepNext/>
        <w:tabs>
          <w:tab w:val="right" w:leader="dot" w:pos="4049"/>
        </w:tabs>
        <w:rPr>
          <w:rFonts w:eastAsiaTheme="minorEastAsia"/>
          <w:b w:val="0"/>
          <w:bCs w:val="0"/>
          <w:noProof/>
        </w:rPr>
      </w:pPr>
      <w:r>
        <w:rPr>
          <w:noProof/>
        </w:rPr>
        <w:t>C</w:t>
      </w:r>
    </w:p>
    <w:p w14:paraId="47C0F29F" w14:textId="77777777" w:rsidR="005E475D" w:rsidRDefault="005E475D">
      <w:pPr>
        <w:pStyle w:val="ndice1"/>
        <w:tabs>
          <w:tab w:val="right" w:leader="dot" w:pos="4049"/>
        </w:tabs>
        <w:rPr>
          <w:noProof/>
        </w:rPr>
      </w:pPr>
      <w:r w:rsidRPr="001E286C">
        <w:rPr>
          <w:rFonts w:ascii="Arial" w:hAnsi="Arial" w:cs="Arial"/>
          <w:b/>
          <w:noProof/>
          <w:color w:val="000000" w:themeColor="text1"/>
        </w:rPr>
        <w:t>Carta Gantt</w:t>
      </w:r>
    </w:p>
    <w:p w14:paraId="502885EB" w14:textId="77777777" w:rsidR="005E475D" w:rsidRDefault="005E475D">
      <w:pPr>
        <w:pStyle w:val="ndice2"/>
        <w:tabs>
          <w:tab w:val="right" w:leader="dot" w:pos="4049"/>
        </w:tabs>
        <w:rPr>
          <w:noProof/>
        </w:rPr>
      </w:pPr>
      <w:r>
        <w:rPr>
          <w:noProof/>
        </w:rPr>
        <w:t>Herramienta grafica que demuestra el tiempo para cumplir con diversas tareas</w:t>
      </w:r>
      <w:r>
        <w:rPr>
          <w:noProof/>
        </w:rPr>
        <w:tab/>
        <w:t>2, 29, 62</w:t>
      </w:r>
    </w:p>
    <w:p w14:paraId="3DA65F23" w14:textId="77777777" w:rsidR="005E475D" w:rsidRDefault="005E475D">
      <w:pPr>
        <w:pStyle w:val="ndice1"/>
        <w:tabs>
          <w:tab w:val="right" w:leader="dot" w:pos="4049"/>
        </w:tabs>
        <w:rPr>
          <w:noProof/>
        </w:rPr>
      </w:pPr>
      <w:r w:rsidRPr="001E286C">
        <w:rPr>
          <w:rFonts w:ascii="Arial" w:hAnsi="Arial" w:cs="Arial"/>
          <w:b/>
          <w:noProof/>
          <w:color w:val="000000" w:themeColor="text1"/>
        </w:rPr>
        <w:t>CSS</w:t>
      </w:r>
    </w:p>
    <w:p w14:paraId="329CA898" w14:textId="77777777" w:rsidR="005E475D" w:rsidRDefault="005E475D">
      <w:pPr>
        <w:pStyle w:val="ndice2"/>
        <w:tabs>
          <w:tab w:val="right" w:leader="dot" w:pos="4049"/>
        </w:tabs>
        <w:rPr>
          <w:noProof/>
        </w:rPr>
      </w:pPr>
      <w:r>
        <w:rPr>
          <w:noProof/>
        </w:rPr>
        <w:t>Se utiliza para definir y dar estilo a las páginas web</w:t>
      </w:r>
      <w:r>
        <w:rPr>
          <w:noProof/>
        </w:rPr>
        <w:tab/>
        <w:t>15, 43, 58, 63</w:t>
      </w:r>
    </w:p>
    <w:p w14:paraId="3EFC91C1" w14:textId="77777777" w:rsidR="005E475D" w:rsidRDefault="005E475D">
      <w:pPr>
        <w:pStyle w:val="Ttulodendice"/>
        <w:keepNext/>
        <w:tabs>
          <w:tab w:val="right" w:leader="dot" w:pos="4049"/>
        </w:tabs>
        <w:rPr>
          <w:rFonts w:eastAsiaTheme="minorEastAsia"/>
          <w:b w:val="0"/>
          <w:bCs w:val="0"/>
          <w:noProof/>
        </w:rPr>
      </w:pPr>
      <w:r>
        <w:rPr>
          <w:noProof/>
        </w:rPr>
        <w:t>D</w:t>
      </w:r>
    </w:p>
    <w:p w14:paraId="7A707E57" w14:textId="77777777" w:rsidR="005E475D" w:rsidRDefault="005E475D">
      <w:pPr>
        <w:pStyle w:val="ndice1"/>
        <w:tabs>
          <w:tab w:val="right" w:leader="dot" w:pos="4049"/>
        </w:tabs>
        <w:rPr>
          <w:noProof/>
        </w:rPr>
      </w:pPr>
      <w:r w:rsidRPr="001E286C">
        <w:rPr>
          <w:rFonts w:ascii="Arial" w:hAnsi="Arial" w:cs="Arial"/>
          <w:b/>
          <w:noProof/>
          <w:color w:val="000000" w:themeColor="text1"/>
        </w:rPr>
        <w:t>Data Base</w:t>
      </w:r>
    </w:p>
    <w:p w14:paraId="48ABB8A8" w14:textId="77777777" w:rsidR="005E475D" w:rsidRDefault="005E475D">
      <w:pPr>
        <w:pStyle w:val="ndice2"/>
        <w:tabs>
          <w:tab w:val="right" w:leader="dot" w:pos="4049"/>
        </w:tabs>
        <w:rPr>
          <w:noProof/>
        </w:rPr>
      </w:pPr>
      <w:r>
        <w:rPr>
          <w:noProof/>
        </w:rPr>
        <w:t>Herramienta para recopilar y organizar información</w:t>
      </w:r>
      <w:r>
        <w:rPr>
          <w:noProof/>
        </w:rPr>
        <w:tab/>
        <w:t>63</w:t>
      </w:r>
    </w:p>
    <w:p w14:paraId="7ED7D1FB" w14:textId="77777777" w:rsidR="005E475D" w:rsidRDefault="005E475D">
      <w:pPr>
        <w:pStyle w:val="ndice1"/>
        <w:tabs>
          <w:tab w:val="right" w:leader="dot" w:pos="4049"/>
        </w:tabs>
        <w:rPr>
          <w:noProof/>
        </w:rPr>
      </w:pPr>
      <w:r w:rsidRPr="001E286C">
        <w:rPr>
          <w:rFonts w:ascii="Arial" w:hAnsi="Arial" w:cs="Arial"/>
          <w:b/>
          <w:noProof/>
          <w:color w:val="000000" w:themeColor="text1"/>
        </w:rPr>
        <w:t>Development Team</w:t>
      </w:r>
    </w:p>
    <w:p w14:paraId="389F78EE" w14:textId="77777777" w:rsidR="005E475D" w:rsidRDefault="005E475D">
      <w:pPr>
        <w:pStyle w:val="ndice2"/>
        <w:tabs>
          <w:tab w:val="right" w:leader="dot" w:pos="4049"/>
        </w:tabs>
        <w:rPr>
          <w:noProof/>
        </w:rPr>
      </w:pPr>
      <w:r>
        <w:rPr>
          <w:noProof/>
        </w:rPr>
        <w:t>Grupo de personas encargadas de desarrollar un proyecto</w:t>
      </w:r>
      <w:r>
        <w:rPr>
          <w:noProof/>
        </w:rPr>
        <w:tab/>
        <w:t>19, 22, 24, 62</w:t>
      </w:r>
    </w:p>
    <w:p w14:paraId="58EF07EB" w14:textId="77777777" w:rsidR="005E475D" w:rsidRDefault="005E475D">
      <w:pPr>
        <w:pStyle w:val="Ttulodendice"/>
        <w:keepNext/>
        <w:tabs>
          <w:tab w:val="right" w:leader="dot" w:pos="4049"/>
        </w:tabs>
        <w:rPr>
          <w:rFonts w:eastAsiaTheme="minorEastAsia"/>
          <w:b w:val="0"/>
          <w:bCs w:val="0"/>
          <w:noProof/>
        </w:rPr>
      </w:pPr>
      <w:r>
        <w:rPr>
          <w:noProof/>
        </w:rPr>
        <w:t>E</w:t>
      </w:r>
    </w:p>
    <w:p w14:paraId="650FAAD2" w14:textId="77777777" w:rsidR="005E475D" w:rsidRDefault="005E475D">
      <w:pPr>
        <w:pStyle w:val="ndice1"/>
        <w:tabs>
          <w:tab w:val="right" w:leader="dot" w:pos="4049"/>
        </w:tabs>
        <w:rPr>
          <w:noProof/>
        </w:rPr>
      </w:pPr>
      <w:r w:rsidRPr="001E286C">
        <w:rPr>
          <w:rFonts w:ascii="Arial" w:hAnsi="Arial" w:cs="Arial"/>
          <w:b/>
          <w:noProof/>
          <w:color w:val="000000" w:themeColor="text1"/>
        </w:rPr>
        <w:t>Excel</w:t>
      </w:r>
    </w:p>
    <w:p w14:paraId="25191C13" w14:textId="77777777" w:rsidR="005E475D" w:rsidRDefault="005E475D">
      <w:pPr>
        <w:pStyle w:val="ndice2"/>
        <w:tabs>
          <w:tab w:val="right" w:leader="dot" w:pos="4049"/>
        </w:tabs>
        <w:rPr>
          <w:noProof/>
        </w:rPr>
      </w:pPr>
      <w:r>
        <w:rPr>
          <w:noProof/>
        </w:rPr>
        <w:t>Programa de hoja de cálculos</w:t>
      </w:r>
      <w:r>
        <w:rPr>
          <w:noProof/>
        </w:rPr>
        <w:tab/>
        <w:t>6, 9, 10, 11, 48, 50, 62</w:t>
      </w:r>
    </w:p>
    <w:p w14:paraId="4F56B9F3" w14:textId="77777777" w:rsidR="005E475D" w:rsidRDefault="005E475D">
      <w:pPr>
        <w:pStyle w:val="Ttulodendice"/>
        <w:keepNext/>
        <w:tabs>
          <w:tab w:val="right" w:leader="dot" w:pos="4049"/>
        </w:tabs>
        <w:rPr>
          <w:rFonts w:eastAsiaTheme="minorEastAsia"/>
          <w:b w:val="0"/>
          <w:bCs w:val="0"/>
          <w:noProof/>
        </w:rPr>
      </w:pPr>
      <w:r>
        <w:rPr>
          <w:noProof/>
        </w:rPr>
        <w:t>F</w:t>
      </w:r>
    </w:p>
    <w:p w14:paraId="4D289032" w14:textId="77777777" w:rsidR="005E475D" w:rsidRDefault="005E475D">
      <w:pPr>
        <w:pStyle w:val="ndice1"/>
        <w:tabs>
          <w:tab w:val="right" w:leader="dot" w:pos="4049"/>
        </w:tabs>
        <w:rPr>
          <w:noProof/>
        </w:rPr>
      </w:pPr>
      <w:r w:rsidRPr="001E286C">
        <w:rPr>
          <w:rFonts w:ascii="Arial" w:hAnsi="Arial" w:cs="Arial"/>
          <w:b/>
          <w:noProof/>
          <w:color w:val="000000" w:themeColor="text1"/>
        </w:rPr>
        <w:t>Framework</w:t>
      </w:r>
    </w:p>
    <w:p w14:paraId="28309DBD" w14:textId="77777777" w:rsidR="005E475D" w:rsidRDefault="005E475D">
      <w:pPr>
        <w:pStyle w:val="ndice2"/>
        <w:tabs>
          <w:tab w:val="right" w:leader="dot" w:pos="4049"/>
        </w:tabs>
        <w:rPr>
          <w:noProof/>
        </w:rPr>
      </w:pPr>
      <w:r>
        <w:rPr>
          <w:noProof/>
        </w:rPr>
        <w:t>Marco de trabajo que ofrece una estructura de base para elaborar un proyecto</w:t>
      </w:r>
      <w:r>
        <w:rPr>
          <w:noProof/>
        </w:rPr>
        <w:tab/>
        <w:t>63</w:t>
      </w:r>
    </w:p>
    <w:p w14:paraId="6C2031C0" w14:textId="77777777" w:rsidR="005E475D" w:rsidRDefault="005E475D">
      <w:pPr>
        <w:pStyle w:val="Ttulodendice"/>
        <w:keepNext/>
        <w:tabs>
          <w:tab w:val="right" w:leader="dot" w:pos="4049"/>
        </w:tabs>
        <w:rPr>
          <w:rFonts w:eastAsiaTheme="minorEastAsia"/>
          <w:b w:val="0"/>
          <w:bCs w:val="0"/>
          <w:noProof/>
        </w:rPr>
      </w:pPr>
      <w:r>
        <w:rPr>
          <w:noProof/>
        </w:rPr>
        <w:t>G</w:t>
      </w:r>
    </w:p>
    <w:p w14:paraId="2A2187A4" w14:textId="77777777" w:rsidR="005E475D" w:rsidRDefault="005E475D">
      <w:pPr>
        <w:pStyle w:val="ndice1"/>
        <w:tabs>
          <w:tab w:val="right" w:leader="dot" w:pos="4049"/>
        </w:tabs>
        <w:rPr>
          <w:noProof/>
        </w:rPr>
      </w:pPr>
      <w:r w:rsidRPr="001E286C">
        <w:rPr>
          <w:rFonts w:ascii="Arial" w:hAnsi="Arial" w:cs="Arial"/>
          <w:b/>
          <w:noProof/>
          <w:color w:val="000000" w:themeColor="text1"/>
        </w:rPr>
        <w:t>Google Cloud</w:t>
      </w:r>
    </w:p>
    <w:p w14:paraId="635D5FD7" w14:textId="77777777" w:rsidR="005E475D" w:rsidRDefault="005E475D">
      <w:pPr>
        <w:pStyle w:val="ndice2"/>
        <w:tabs>
          <w:tab w:val="right" w:leader="dot" w:pos="4049"/>
        </w:tabs>
        <w:rPr>
          <w:noProof/>
        </w:rPr>
      </w:pPr>
      <w:r>
        <w:rPr>
          <w:noProof/>
        </w:rPr>
        <w:t>Plataforma Informática utilizada para almacenamiento de datos</w:t>
      </w:r>
      <w:r>
        <w:rPr>
          <w:noProof/>
        </w:rPr>
        <w:tab/>
        <w:t>11, 15, 62</w:t>
      </w:r>
    </w:p>
    <w:p w14:paraId="10329CF7" w14:textId="77777777" w:rsidR="005E475D" w:rsidRDefault="005E475D">
      <w:pPr>
        <w:pStyle w:val="Ttulodendice"/>
        <w:keepNext/>
        <w:tabs>
          <w:tab w:val="right" w:leader="dot" w:pos="4049"/>
        </w:tabs>
        <w:rPr>
          <w:rFonts w:eastAsiaTheme="minorEastAsia"/>
          <w:b w:val="0"/>
          <w:bCs w:val="0"/>
          <w:noProof/>
        </w:rPr>
      </w:pPr>
      <w:r>
        <w:rPr>
          <w:noProof/>
        </w:rPr>
        <w:t>H</w:t>
      </w:r>
    </w:p>
    <w:p w14:paraId="00BC6BC1" w14:textId="77777777" w:rsidR="005E475D" w:rsidRDefault="005E475D">
      <w:pPr>
        <w:pStyle w:val="ndice1"/>
        <w:tabs>
          <w:tab w:val="right" w:leader="dot" w:pos="4049"/>
        </w:tabs>
        <w:rPr>
          <w:noProof/>
        </w:rPr>
      </w:pPr>
      <w:r w:rsidRPr="001E286C">
        <w:rPr>
          <w:rFonts w:ascii="Arial" w:hAnsi="Arial" w:cs="Arial"/>
          <w:b/>
          <w:noProof/>
          <w:color w:val="000000" w:themeColor="text1"/>
        </w:rPr>
        <w:t>HTTP</w:t>
      </w:r>
    </w:p>
    <w:p w14:paraId="577E6B2E" w14:textId="77777777" w:rsidR="005E475D" w:rsidRDefault="005E475D">
      <w:pPr>
        <w:pStyle w:val="ndice2"/>
        <w:tabs>
          <w:tab w:val="right" w:leader="dot" w:pos="4049"/>
        </w:tabs>
        <w:rPr>
          <w:noProof/>
        </w:rPr>
      </w:pPr>
      <w:r>
        <w:rPr>
          <w:noProof/>
        </w:rPr>
        <w:t>Protocolo de trasferencia de hipertexto</w:t>
      </w:r>
      <w:r>
        <w:rPr>
          <w:noProof/>
        </w:rPr>
        <w:tab/>
        <w:t>15, 63</w:t>
      </w:r>
    </w:p>
    <w:p w14:paraId="27E2BA07" w14:textId="77777777" w:rsidR="005E475D" w:rsidRDefault="005E475D">
      <w:pPr>
        <w:pStyle w:val="Ttulodendice"/>
        <w:keepNext/>
        <w:tabs>
          <w:tab w:val="right" w:leader="dot" w:pos="4049"/>
        </w:tabs>
        <w:rPr>
          <w:rFonts w:eastAsiaTheme="minorEastAsia"/>
          <w:b w:val="0"/>
          <w:bCs w:val="0"/>
          <w:noProof/>
        </w:rPr>
      </w:pPr>
      <w:r>
        <w:rPr>
          <w:noProof/>
        </w:rPr>
        <w:t>I</w:t>
      </w:r>
    </w:p>
    <w:p w14:paraId="40075637" w14:textId="77777777" w:rsidR="005E475D" w:rsidRDefault="005E475D">
      <w:pPr>
        <w:pStyle w:val="ndice1"/>
        <w:tabs>
          <w:tab w:val="right" w:leader="dot" w:pos="4049"/>
        </w:tabs>
        <w:rPr>
          <w:noProof/>
        </w:rPr>
      </w:pPr>
      <w:r w:rsidRPr="001E286C">
        <w:rPr>
          <w:rFonts w:ascii="Arial" w:hAnsi="Arial" w:cs="Arial"/>
          <w:b/>
          <w:noProof/>
          <w:color w:val="000000" w:themeColor="text1"/>
        </w:rPr>
        <w:t>Iterativo</w:t>
      </w:r>
    </w:p>
    <w:p w14:paraId="7483543E" w14:textId="77777777" w:rsidR="005E475D" w:rsidRDefault="005E475D">
      <w:pPr>
        <w:pStyle w:val="ndice2"/>
        <w:tabs>
          <w:tab w:val="right" w:leader="dot" w:pos="4049"/>
        </w:tabs>
        <w:rPr>
          <w:noProof/>
        </w:rPr>
      </w:pPr>
      <w:r>
        <w:rPr>
          <w:noProof/>
        </w:rPr>
        <w:t>Repetir varias veces un proceso para alcanzar la meta deseada</w:t>
      </w:r>
      <w:r>
        <w:rPr>
          <w:noProof/>
        </w:rPr>
        <w:tab/>
        <w:t>62</w:t>
      </w:r>
    </w:p>
    <w:p w14:paraId="6D43CDAD" w14:textId="77777777" w:rsidR="005E475D" w:rsidRDefault="005E475D">
      <w:pPr>
        <w:pStyle w:val="Ttulodendice"/>
        <w:keepNext/>
        <w:tabs>
          <w:tab w:val="right" w:leader="dot" w:pos="4049"/>
        </w:tabs>
        <w:rPr>
          <w:rFonts w:eastAsiaTheme="minorEastAsia"/>
          <w:b w:val="0"/>
          <w:bCs w:val="0"/>
          <w:noProof/>
        </w:rPr>
      </w:pPr>
      <w:r>
        <w:rPr>
          <w:noProof/>
        </w:rPr>
        <w:t>J</w:t>
      </w:r>
    </w:p>
    <w:p w14:paraId="5D364920" w14:textId="77777777" w:rsidR="005E475D" w:rsidRDefault="005E475D">
      <w:pPr>
        <w:pStyle w:val="ndice1"/>
        <w:tabs>
          <w:tab w:val="right" w:leader="dot" w:pos="4049"/>
        </w:tabs>
        <w:rPr>
          <w:noProof/>
        </w:rPr>
      </w:pPr>
      <w:r w:rsidRPr="001E286C">
        <w:rPr>
          <w:rFonts w:ascii="Arial" w:hAnsi="Arial" w:cs="Arial"/>
          <w:b/>
          <w:noProof/>
          <w:color w:val="000000" w:themeColor="text1"/>
        </w:rPr>
        <w:t>JavaScript</w:t>
      </w:r>
    </w:p>
    <w:p w14:paraId="06A04465" w14:textId="77777777" w:rsidR="005E475D" w:rsidRDefault="005E475D">
      <w:pPr>
        <w:pStyle w:val="ndice2"/>
        <w:tabs>
          <w:tab w:val="right" w:leader="dot" w:pos="4049"/>
        </w:tabs>
        <w:rPr>
          <w:noProof/>
        </w:rPr>
      </w:pPr>
      <w:r>
        <w:rPr>
          <w:noProof/>
        </w:rPr>
        <w:t>Lenguaje de programación que se utiliza para crear páginas web interactivas y dinámicas</w:t>
      </w:r>
      <w:r>
        <w:rPr>
          <w:noProof/>
        </w:rPr>
        <w:tab/>
        <w:t>15, 43, 56, 58, 62</w:t>
      </w:r>
    </w:p>
    <w:p w14:paraId="4D6C7C28" w14:textId="77777777" w:rsidR="005E475D" w:rsidRDefault="005E475D">
      <w:pPr>
        <w:pStyle w:val="Ttulodendice"/>
        <w:keepNext/>
        <w:tabs>
          <w:tab w:val="right" w:leader="dot" w:pos="4049"/>
        </w:tabs>
        <w:rPr>
          <w:rFonts w:eastAsiaTheme="minorEastAsia"/>
          <w:b w:val="0"/>
          <w:bCs w:val="0"/>
          <w:noProof/>
        </w:rPr>
      </w:pPr>
      <w:r>
        <w:rPr>
          <w:noProof/>
        </w:rPr>
        <w:t>K</w:t>
      </w:r>
    </w:p>
    <w:p w14:paraId="55E3DD7A" w14:textId="77777777" w:rsidR="005E475D" w:rsidRDefault="005E475D">
      <w:pPr>
        <w:pStyle w:val="ndice1"/>
        <w:tabs>
          <w:tab w:val="right" w:leader="dot" w:pos="4049"/>
        </w:tabs>
        <w:rPr>
          <w:noProof/>
        </w:rPr>
      </w:pPr>
      <w:r w:rsidRPr="001E286C">
        <w:rPr>
          <w:rFonts w:ascii="Arial" w:hAnsi="Arial" w:cs="Arial"/>
          <w:b/>
          <w:noProof/>
          <w:color w:val="000000" w:themeColor="text1"/>
        </w:rPr>
        <w:t>Kick-Off</w:t>
      </w:r>
    </w:p>
    <w:p w14:paraId="21B46E15" w14:textId="77777777" w:rsidR="005E475D" w:rsidRDefault="005E475D">
      <w:pPr>
        <w:pStyle w:val="ndice2"/>
        <w:tabs>
          <w:tab w:val="right" w:leader="dot" w:pos="4049"/>
        </w:tabs>
        <w:rPr>
          <w:noProof/>
        </w:rPr>
      </w:pPr>
      <w:r>
        <w:rPr>
          <w:noProof/>
        </w:rPr>
        <w:t>Reunión inicial de un proyecto</w:t>
      </w:r>
      <w:r>
        <w:rPr>
          <w:noProof/>
        </w:rPr>
        <w:tab/>
        <w:t>26, 62</w:t>
      </w:r>
    </w:p>
    <w:p w14:paraId="21EFF086" w14:textId="77777777" w:rsidR="005E475D" w:rsidRDefault="005E475D">
      <w:pPr>
        <w:pStyle w:val="Ttulodendice"/>
        <w:keepNext/>
        <w:tabs>
          <w:tab w:val="right" w:leader="dot" w:pos="4049"/>
        </w:tabs>
        <w:rPr>
          <w:rFonts w:eastAsiaTheme="minorEastAsia"/>
          <w:b w:val="0"/>
          <w:bCs w:val="0"/>
          <w:noProof/>
        </w:rPr>
      </w:pPr>
      <w:r>
        <w:rPr>
          <w:noProof/>
        </w:rPr>
        <w:t>M</w:t>
      </w:r>
    </w:p>
    <w:p w14:paraId="0CEB16CE" w14:textId="77777777" w:rsidR="005E475D" w:rsidRDefault="005E475D">
      <w:pPr>
        <w:pStyle w:val="ndice1"/>
        <w:tabs>
          <w:tab w:val="right" w:leader="dot" w:pos="4049"/>
        </w:tabs>
        <w:rPr>
          <w:noProof/>
        </w:rPr>
      </w:pPr>
      <w:r w:rsidRPr="001E286C">
        <w:rPr>
          <w:rFonts w:ascii="Arial" w:hAnsi="Arial" w:cs="Arial"/>
          <w:b/>
          <w:noProof/>
          <w:color w:val="000000" w:themeColor="text1"/>
        </w:rPr>
        <w:t>Management</w:t>
      </w:r>
    </w:p>
    <w:p w14:paraId="31D6934F" w14:textId="77777777" w:rsidR="005E475D" w:rsidRDefault="005E475D">
      <w:pPr>
        <w:pStyle w:val="ndice2"/>
        <w:tabs>
          <w:tab w:val="right" w:leader="dot" w:pos="4049"/>
        </w:tabs>
        <w:rPr>
          <w:noProof/>
        </w:rPr>
      </w:pPr>
      <w:r>
        <w:rPr>
          <w:noProof/>
        </w:rPr>
        <w:t>Gestión o Administración</w:t>
      </w:r>
      <w:r>
        <w:rPr>
          <w:noProof/>
        </w:rPr>
        <w:tab/>
        <w:t>55, 62</w:t>
      </w:r>
    </w:p>
    <w:p w14:paraId="0FDE1991" w14:textId="77777777" w:rsidR="005E475D" w:rsidRDefault="005E475D">
      <w:pPr>
        <w:pStyle w:val="ndice1"/>
        <w:tabs>
          <w:tab w:val="right" w:leader="dot" w:pos="4049"/>
        </w:tabs>
        <w:rPr>
          <w:noProof/>
        </w:rPr>
      </w:pPr>
      <w:r w:rsidRPr="001E286C">
        <w:rPr>
          <w:rFonts w:ascii="Arial" w:hAnsi="Arial" w:cs="Arial"/>
          <w:b/>
          <w:noProof/>
          <w:color w:val="000000" w:themeColor="text1"/>
        </w:rPr>
        <w:t>Microsoft</w:t>
      </w:r>
    </w:p>
    <w:p w14:paraId="56877750" w14:textId="77777777" w:rsidR="005E475D" w:rsidRDefault="005E475D">
      <w:pPr>
        <w:pStyle w:val="ndice2"/>
        <w:tabs>
          <w:tab w:val="right" w:leader="dot" w:pos="4049"/>
        </w:tabs>
        <w:rPr>
          <w:noProof/>
        </w:rPr>
      </w:pPr>
      <w:r>
        <w:rPr>
          <w:noProof/>
        </w:rPr>
        <w:t>Corporación Tecnológica</w:t>
      </w:r>
      <w:r>
        <w:rPr>
          <w:noProof/>
        </w:rPr>
        <w:tab/>
        <w:t>3, 44, 45, 52, 63</w:t>
      </w:r>
    </w:p>
    <w:p w14:paraId="25F91546" w14:textId="77777777" w:rsidR="005E475D" w:rsidRDefault="005E475D">
      <w:pPr>
        <w:pStyle w:val="Ttulodendice"/>
        <w:keepNext/>
        <w:tabs>
          <w:tab w:val="right" w:leader="dot" w:pos="4049"/>
        </w:tabs>
        <w:rPr>
          <w:rFonts w:eastAsiaTheme="minorEastAsia"/>
          <w:b w:val="0"/>
          <w:bCs w:val="0"/>
          <w:noProof/>
        </w:rPr>
      </w:pPr>
      <w:r>
        <w:rPr>
          <w:noProof/>
        </w:rPr>
        <w:t>N</w:t>
      </w:r>
    </w:p>
    <w:p w14:paraId="5FB1F6C5" w14:textId="77777777" w:rsidR="005E475D" w:rsidRDefault="005E475D">
      <w:pPr>
        <w:pStyle w:val="ndice1"/>
        <w:tabs>
          <w:tab w:val="right" w:leader="dot" w:pos="4049"/>
        </w:tabs>
        <w:rPr>
          <w:noProof/>
        </w:rPr>
      </w:pPr>
      <w:r w:rsidRPr="001E286C">
        <w:rPr>
          <w:rFonts w:ascii="Arial" w:hAnsi="Arial" w:cs="Arial"/>
          <w:b/>
          <w:noProof/>
          <w:color w:val="000000" w:themeColor="text1"/>
        </w:rPr>
        <w:t>Node.Js</w:t>
      </w:r>
    </w:p>
    <w:p w14:paraId="4954C353" w14:textId="77777777" w:rsidR="005E475D" w:rsidRDefault="005E475D">
      <w:pPr>
        <w:pStyle w:val="ndice3"/>
        <w:tabs>
          <w:tab w:val="right" w:leader="dot" w:pos="4049"/>
        </w:tabs>
        <w:rPr>
          <w:noProof/>
        </w:rPr>
      </w:pPr>
      <w:r>
        <w:rPr>
          <w:noProof/>
        </w:rPr>
        <w:t>Entorno en tiempo de ejecución multiplataforma, de código abierto</w:t>
      </w:r>
      <w:r>
        <w:rPr>
          <w:noProof/>
        </w:rPr>
        <w:tab/>
        <w:t>62</w:t>
      </w:r>
    </w:p>
    <w:p w14:paraId="53D6263C" w14:textId="77777777" w:rsidR="005E475D" w:rsidRDefault="005E475D">
      <w:pPr>
        <w:pStyle w:val="Ttulodendice"/>
        <w:keepNext/>
        <w:tabs>
          <w:tab w:val="right" w:leader="dot" w:pos="4049"/>
        </w:tabs>
        <w:rPr>
          <w:rFonts w:eastAsiaTheme="minorEastAsia"/>
          <w:b w:val="0"/>
          <w:bCs w:val="0"/>
          <w:noProof/>
        </w:rPr>
      </w:pPr>
      <w:r>
        <w:rPr>
          <w:noProof/>
        </w:rPr>
        <w:t>P</w:t>
      </w:r>
    </w:p>
    <w:p w14:paraId="5985B8E4" w14:textId="77777777" w:rsidR="005E475D" w:rsidRDefault="005E475D">
      <w:pPr>
        <w:pStyle w:val="ndice1"/>
        <w:tabs>
          <w:tab w:val="right" w:leader="dot" w:pos="4049"/>
        </w:tabs>
        <w:rPr>
          <w:noProof/>
        </w:rPr>
      </w:pPr>
      <w:r w:rsidRPr="001E286C">
        <w:rPr>
          <w:rFonts w:ascii="Arial" w:hAnsi="Arial" w:cs="Arial"/>
          <w:b/>
          <w:noProof/>
          <w:color w:val="000000" w:themeColor="text1"/>
        </w:rPr>
        <w:t>Product Backlog</w:t>
      </w:r>
    </w:p>
    <w:p w14:paraId="7A12EEA6" w14:textId="77777777" w:rsidR="005E475D" w:rsidRDefault="005E475D">
      <w:pPr>
        <w:pStyle w:val="ndice2"/>
        <w:tabs>
          <w:tab w:val="right" w:leader="dot" w:pos="4049"/>
        </w:tabs>
        <w:rPr>
          <w:noProof/>
        </w:rPr>
      </w:pPr>
      <w:r>
        <w:rPr>
          <w:noProof/>
        </w:rPr>
        <w:t>Lista ordenada de tareas que se utilizan para desarrollar un producto</w:t>
      </w:r>
      <w:r>
        <w:rPr>
          <w:noProof/>
        </w:rPr>
        <w:tab/>
        <w:t>3, 27, 46, 62</w:t>
      </w:r>
    </w:p>
    <w:p w14:paraId="435A3EC1" w14:textId="77777777" w:rsidR="005E475D" w:rsidRDefault="005E475D">
      <w:pPr>
        <w:pStyle w:val="ndice1"/>
        <w:tabs>
          <w:tab w:val="right" w:leader="dot" w:pos="4049"/>
        </w:tabs>
        <w:rPr>
          <w:noProof/>
        </w:rPr>
      </w:pPr>
      <w:r w:rsidRPr="001E286C">
        <w:rPr>
          <w:rFonts w:ascii="Arial" w:hAnsi="Arial" w:cs="Arial"/>
          <w:b/>
          <w:noProof/>
          <w:color w:val="000000" w:themeColor="text1"/>
        </w:rPr>
        <w:t>Product Owner</w:t>
      </w:r>
    </w:p>
    <w:p w14:paraId="7826540B" w14:textId="77777777" w:rsidR="005E475D" w:rsidRDefault="005E475D">
      <w:pPr>
        <w:pStyle w:val="ndice2"/>
        <w:tabs>
          <w:tab w:val="right" w:leader="dot" w:pos="4049"/>
        </w:tabs>
        <w:rPr>
          <w:noProof/>
        </w:rPr>
      </w:pPr>
      <w:r>
        <w:rPr>
          <w:noProof/>
        </w:rPr>
        <w:t>Persona que toma decisiones sobre un proyecto</w:t>
      </w:r>
      <w:r>
        <w:rPr>
          <w:noProof/>
        </w:rPr>
        <w:tab/>
        <w:t>18, 22, 24, 27, 46, 62</w:t>
      </w:r>
    </w:p>
    <w:p w14:paraId="71731358" w14:textId="77777777" w:rsidR="005E475D" w:rsidRDefault="005E475D">
      <w:pPr>
        <w:pStyle w:val="ndice1"/>
        <w:tabs>
          <w:tab w:val="right" w:leader="dot" w:pos="4049"/>
        </w:tabs>
        <w:rPr>
          <w:noProof/>
        </w:rPr>
      </w:pPr>
      <w:r w:rsidRPr="001E286C">
        <w:rPr>
          <w:rFonts w:ascii="Arial" w:hAnsi="Arial" w:cs="Arial"/>
          <w:b/>
          <w:noProof/>
          <w:color w:val="000000" w:themeColor="text1"/>
        </w:rPr>
        <w:t>Pyme</w:t>
      </w:r>
    </w:p>
    <w:p w14:paraId="66B9FFCB" w14:textId="77777777" w:rsidR="005E475D" w:rsidRDefault="005E475D">
      <w:pPr>
        <w:pStyle w:val="ndice2"/>
        <w:tabs>
          <w:tab w:val="right" w:leader="dot" w:pos="4049"/>
        </w:tabs>
        <w:rPr>
          <w:noProof/>
        </w:rPr>
      </w:pPr>
      <w:r>
        <w:rPr>
          <w:noProof/>
        </w:rPr>
        <w:t>Pequeña y Mediana Empresa</w:t>
      </w:r>
      <w:r>
        <w:rPr>
          <w:noProof/>
        </w:rPr>
        <w:tab/>
        <w:t>62</w:t>
      </w:r>
    </w:p>
    <w:p w14:paraId="0896ED16" w14:textId="77777777" w:rsidR="005E475D" w:rsidRDefault="005E475D">
      <w:pPr>
        <w:pStyle w:val="ndice1"/>
        <w:tabs>
          <w:tab w:val="right" w:leader="dot" w:pos="4049"/>
        </w:tabs>
        <w:rPr>
          <w:noProof/>
        </w:rPr>
      </w:pPr>
      <w:r w:rsidRPr="001E286C">
        <w:rPr>
          <w:rFonts w:ascii="Arial" w:hAnsi="Arial" w:cs="Arial"/>
          <w:b/>
          <w:noProof/>
          <w:color w:val="000000" w:themeColor="text1"/>
        </w:rPr>
        <w:t>Python</w:t>
      </w:r>
    </w:p>
    <w:p w14:paraId="21120C68" w14:textId="77777777" w:rsidR="005E475D" w:rsidRDefault="005E475D">
      <w:pPr>
        <w:pStyle w:val="ndice2"/>
        <w:tabs>
          <w:tab w:val="right" w:leader="dot" w:pos="4049"/>
        </w:tabs>
        <w:rPr>
          <w:noProof/>
        </w:rPr>
      </w:pPr>
      <w:r>
        <w:rPr>
          <w:noProof/>
        </w:rPr>
        <w:t>Lenguaje de programación de alto nivel</w:t>
      </w:r>
      <w:r>
        <w:rPr>
          <w:noProof/>
        </w:rPr>
        <w:tab/>
        <w:t>15, 62</w:t>
      </w:r>
    </w:p>
    <w:p w14:paraId="4C72BA16" w14:textId="77777777" w:rsidR="005E475D" w:rsidRDefault="005E475D">
      <w:pPr>
        <w:pStyle w:val="Ttulodendice"/>
        <w:keepNext/>
        <w:tabs>
          <w:tab w:val="right" w:leader="dot" w:pos="4049"/>
        </w:tabs>
        <w:rPr>
          <w:rFonts w:eastAsiaTheme="minorEastAsia"/>
          <w:b w:val="0"/>
          <w:bCs w:val="0"/>
          <w:noProof/>
        </w:rPr>
      </w:pPr>
      <w:r>
        <w:rPr>
          <w:noProof/>
        </w:rPr>
        <w:lastRenderedPageBreak/>
        <w:t>R</w:t>
      </w:r>
    </w:p>
    <w:p w14:paraId="6859C2B2" w14:textId="77777777" w:rsidR="005E475D" w:rsidRDefault="005E475D">
      <w:pPr>
        <w:pStyle w:val="ndice1"/>
        <w:tabs>
          <w:tab w:val="right" w:leader="dot" w:pos="4049"/>
        </w:tabs>
        <w:rPr>
          <w:noProof/>
        </w:rPr>
      </w:pPr>
      <w:r w:rsidRPr="001E286C">
        <w:rPr>
          <w:rFonts w:ascii="Arial" w:hAnsi="Arial" w:cs="Arial"/>
          <w:b/>
          <w:noProof/>
          <w:color w:val="000000" w:themeColor="text1"/>
        </w:rPr>
        <w:t>Rol</w:t>
      </w:r>
    </w:p>
    <w:p w14:paraId="568F054C" w14:textId="77777777" w:rsidR="005E475D" w:rsidRDefault="005E475D">
      <w:pPr>
        <w:pStyle w:val="ndice2"/>
        <w:tabs>
          <w:tab w:val="right" w:leader="dot" w:pos="4049"/>
        </w:tabs>
        <w:rPr>
          <w:noProof/>
        </w:rPr>
      </w:pPr>
      <w:r>
        <w:rPr>
          <w:noProof/>
        </w:rPr>
        <w:t>Funciones que debe realizar una determinada persona en su entorno laboral</w:t>
      </w:r>
      <w:r>
        <w:rPr>
          <w:noProof/>
        </w:rPr>
        <w:tab/>
        <w:t>19, 24, 62</w:t>
      </w:r>
    </w:p>
    <w:p w14:paraId="47CB1E42" w14:textId="77777777" w:rsidR="005E475D" w:rsidRDefault="005E475D">
      <w:pPr>
        <w:pStyle w:val="Ttulodendice"/>
        <w:keepNext/>
        <w:tabs>
          <w:tab w:val="right" w:leader="dot" w:pos="4049"/>
        </w:tabs>
        <w:rPr>
          <w:rFonts w:eastAsiaTheme="minorEastAsia"/>
          <w:b w:val="0"/>
          <w:bCs w:val="0"/>
          <w:noProof/>
        </w:rPr>
      </w:pPr>
      <w:r>
        <w:rPr>
          <w:noProof/>
        </w:rPr>
        <w:t>S</w:t>
      </w:r>
    </w:p>
    <w:p w14:paraId="5654A829" w14:textId="77777777" w:rsidR="005E475D" w:rsidRDefault="005E475D">
      <w:pPr>
        <w:pStyle w:val="ndice1"/>
        <w:tabs>
          <w:tab w:val="right" w:leader="dot" w:pos="4049"/>
        </w:tabs>
        <w:rPr>
          <w:noProof/>
        </w:rPr>
      </w:pPr>
      <w:r w:rsidRPr="001E286C">
        <w:rPr>
          <w:rFonts w:ascii="Arial" w:hAnsi="Arial" w:cs="Arial"/>
          <w:b/>
          <w:noProof/>
          <w:color w:val="000000" w:themeColor="text1"/>
        </w:rPr>
        <w:t>Scrum Master</w:t>
      </w:r>
    </w:p>
    <w:p w14:paraId="08C4131A" w14:textId="77777777" w:rsidR="005E475D" w:rsidRDefault="005E475D">
      <w:pPr>
        <w:pStyle w:val="ndice2"/>
        <w:tabs>
          <w:tab w:val="right" w:leader="dot" w:pos="4049"/>
        </w:tabs>
        <w:rPr>
          <w:noProof/>
        </w:rPr>
      </w:pPr>
      <w:r>
        <w:rPr>
          <w:noProof/>
        </w:rPr>
        <w:t>Encargado de facilitar y agilizar proyectos</w:t>
      </w:r>
      <w:r>
        <w:rPr>
          <w:noProof/>
        </w:rPr>
        <w:tab/>
        <w:t>19, 21, 22, 24, 62</w:t>
      </w:r>
    </w:p>
    <w:p w14:paraId="651D76A1" w14:textId="77777777" w:rsidR="005E475D" w:rsidRDefault="005E475D">
      <w:pPr>
        <w:pStyle w:val="ndice1"/>
        <w:tabs>
          <w:tab w:val="right" w:leader="dot" w:pos="4049"/>
        </w:tabs>
        <w:rPr>
          <w:noProof/>
        </w:rPr>
      </w:pPr>
      <w:r w:rsidRPr="001E286C">
        <w:rPr>
          <w:rFonts w:ascii="Arial" w:hAnsi="Arial" w:cs="Arial"/>
          <w:b/>
          <w:noProof/>
          <w:color w:val="000000" w:themeColor="text1"/>
        </w:rPr>
        <w:t>Setralog</w:t>
      </w:r>
    </w:p>
    <w:p w14:paraId="365CE272" w14:textId="77777777" w:rsidR="005E475D" w:rsidRDefault="005E475D">
      <w:pPr>
        <w:pStyle w:val="ndice2"/>
        <w:tabs>
          <w:tab w:val="right" w:leader="dot" w:pos="4049"/>
        </w:tabs>
        <w:rPr>
          <w:noProof/>
        </w:rPr>
      </w:pPr>
      <w:r>
        <w:rPr>
          <w:noProof/>
        </w:rPr>
        <w:t>Nombre de Cliente para proyecto APT</w:t>
      </w:r>
      <w:r>
        <w:rPr>
          <w:noProof/>
        </w:rPr>
        <w:tab/>
        <w:t>4, 6, 7, 9, 10, 11, 12, 13, 14, 18, 19, 20, 21, 24, 60, 62</w:t>
      </w:r>
    </w:p>
    <w:p w14:paraId="2467EEBB" w14:textId="77777777" w:rsidR="005E475D" w:rsidRDefault="005E475D">
      <w:pPr>
        <w:pStyle w:val="ndice1"/>
        <w:tabs>
          <w:tab w:val="right" w:leader="dot" w:pos="4049"/>
        </w:tabs>
        <w:rPr>
          <w:noProof/>
        </w:rPr>
      </w:pPr>
      <w:r w:rsidRPr="001E286C">
        <w:rPr>
          <w:rFonts w:ascii="Arial" w:hAnsi="Arial" w:cs="Arial"/>
          <w:b/>
          <w:noProof/>
          <w:color w:val="000000" w:themeColor="text1"/>
        </w:rPr>
        <w:t>Software</w:t>
      </w:r>
    </w:p>
    <w:p w14:paraId="423E4211" w14:textId="77777777" w:rsidR="005E475D" w:rsidRDefault="005E475D">
      <w:pPr>
        <w:pStyle w:val="ndice2"/>
        <w:tabs>
          <w:tab w:val="right" w:leader="dot" w:pos="4049"/>
        </w:tabs>
        <w:rPr>
          <w:noProof/>
        </w:rPr>
      </w:pPr>
      <w:r>
        <w:rPr>
          <w:noProof/>
        </w:rPr>
        <w:t>Programa Informático</w:t>
      </w:r>
      <w:r>
        <w:rPr>
          <w:noProof/>
        </w:rPr>
        <w:tab/>
        <w:t>62</w:t>
      </w:r>
    </w:p>
    <w:p w14:paraId="6979609D" w14:textId="77777777" w:rsidR="005E475D" w:rsidRDefault="005E475D">
      <w:pPr>
        <w:pStyle w:val="ndice1"/>
        <w:tabs>
          <w:tab w:val="right" w:leader="dot" w:pos="4049"/>
        </w:tabs>
        <w:rPr>
          <w:noProof/>
        </w:rPr>
      </w:pPr>
      <w:r w:rsidRPr="001E286C">
        <w:rPr>
          <w:rFonts w:ascii="Arial" w:hAnsi="Arial" w:cs="Arial"/>
          <w:b/>
          <w:noProof/>
          <w:color w:val="000000" w:themeColor="text1"/>
        </w:rPr>
        <w:t>Sprint</w:t>
      </w:r>
    </w:p>
    <w:p w14:paraId="707C4A16" w14:textId="77777777" w:rsidR="005E475D" w:rsidRDefault="005E475D">
      <w:pPr>
        <w:pStyle w:val="ndice2"/>
        <w:tabs>
          <w:tab w:val="right" w:leader="dot" w:pos="4049"/>
        </w:tabs>
        <w:rPr>
          <w:noProof/>
        </w:rPr>
      </w:pPr>
      <w:r>
        <w:rPr>
          <w:noProof/>
        </w:rPr>
        <w:t>Ciclo de ejecución de un proyecto</w:t>
      </w:r>
      <w:r>
        <w:rPr>
          <w:noProof/>
        </w:rPr>
        <w:tab/>
        <w:t>3, 25, 27, 49, 50, 62</w:t>
      </w:r>
    </w:p>
    <w:p w14:paraId="6B333323" w14:textId="77777777" w:rsidR="005E475D" w:rsidRDefault="005E475D">
      <w:pPr>
        <w:pStyle w:val="ndice1"/>
        <w:tabs>
          <w:tab w:val="right" w:leader="dot" w:pos="4049"/>
        </w:tabs>
        <w:rPr>
          <w:noProof/>
        </w:rPr>
      </w:pPr>
      <w:r w:rsidRPr="001E286C">
        <w:rPr>
          <w:rFonts w:ascii="Arial" w:hAnsi="Arial" w:cs="Arial"/>
          <w:b/>
          <w:noProof/>
          <w:color w:val="000000" w:themeColor="text1"/>
        </w:rPr>
        <w:t>Sql</w:t>
      </w:r>
    </w:p>
    <w:p w14:paraId="263DBD61" w14:textId="77777777" w:rsidR="005E475D" w:rsidRDefault="005E475D">
      <w:pPr>
        <w:pStyle w:val="ndice2"/>
        <w:tabs>
          <w:tab w:val="right" w:leader="dot" w:pos="4049"/>
        </w:tabs>
        <w:rPr>
          <w:noProof/>
        </w:rPr>
      </w:pPr>
      <w:r>
        <w:rPr>
          <w:noProof/>
        </w:rPr>
        <w:t>Lenguaje de Consulta Estructurado</w:t>
      </w:r>
      <w:r>
        <w:rPr>
          <w:noProof/>
        </w:rPr>
        <w:tab/>
        <w:t>62</w:t>
      </w:r>
    </w:p>
    <w:p w14:paraId="2996E8DD" w14:textId="77777777" w:rsidR="005E475D" w:rsidRDefault="005E475D">
      <w:pPr>
        <w:pStyle w:val="ndice1"/>
        <w:tabs>
          <w:tab w:val="right" w:leader="dot" w:pos="4049"/>
        </w:tabs>
        <w:rPr>
          <w:noProof/>
        </w:rPr>
      </w:pPr>
      <w:r w:rsidRPr="001E286C">
        <w:rPr>
          <w:rFonts w:ascii="Arial" w:hAnsi="Arial" w:cs="Arial"/>
          <w:b/>
          <w:noProof/>
        </w:rPr>
        <w:t>SSL</w:t>
      </w:r>
    </w:p>
    <w:p w14:paraId="1D7029B9" w14:textId="77777777" w:rsidR="005E475D" w:rsidRDefault="005E475D">
      <w:pPr>
        <w:pStyle w:val="ndice2"/>
        <w:tabs>
          <w:tab w:val="right" w:leader="dot" w:pos="4049"/>
        </w:tabs>
        <w:rPr>
          <w:noProof/>
        </w:rPr>
      </w:pPr>
      <w:r>
        <w:rPr>
          <w:noProof/>
        </w:rPr>
        <w:t>Secure Sockets Layer</w:t>
      </w:r>
      <w:r>
        <w:rPr>
          <w:noProof/>
        </w:rPr>
        <w:tab/>
        <w:t>12, 63</w:t>
      </w:r>
    </w:p>
    <w:p w14:paraId="72FD63F6" w14:textId="77777777" w:rsidR="005E475D" w:rsidRDefault="005E475D">
      <w:pPr>
        <w:pStyle w:val="ndice1"/>
        <w:tabs>
          <w:tab w:val="right" w:leader="dot" w:pos="4049"/>
        </w:tabs>
        <w:rPr>
          <w:noProof/>
        </w:rPr>
      </w:pPr>
      <w:r w:rsidRPr="001E286C">
        <w:rPr>
          <w:rFonts w:ascii="Arial" w:hAnsi="Arial" w:cs="Arial"/>
          <w:b/>
          <w:noProof/>
          <w:color w:val="000000" w:themeColor="text1"/>
        </w:rPr>
        <w:t>Stakeholder</w:t>
      </w:r>
    </w:p>
    <w:p w14:paraId="7DF0D8B0" w14:textId="77777777" w:rsidR="005E475D" w:rsidRDefault="005E475D">
      <w:pPr>
        <w:pStyle w:val="ndice2"/>
        <w:tabs>
          <w:tab w:val="right" w:leader="dot" w:pos="4049"/>
        </w:tabs>
        <w:rPr>
          <w:noProof/>
        </w:rPr>
      </w:pPr>
      <w:r>
        <w:rPr>
          <w:noProof/>
        </w:rPr>
        <w:t>Persona o grupo que poseen un interés en un negocio</w:t>
      </w:r>
      <w:r>
        <w:rPr>
          <w:noProof/>
        </w:rPr>
        <w:tab/>
        <w:t>62</w:t>
      </w:r>
    </w:p>
    <w:p w14:paraId="1BB5CFC0" w14:textId="77777777" w:rsidR="005E475D" w:rsidRDefault="005E475D">
      <w:pPr>
        <w:pStyle w:val="Ttulodendice"/>
        <w:keepNext/>
        <w:tabs>
          <w:tab w:val="right" w:leader="dot" w:pos="4049"/>
        </w:tabs>
        <w:rPr>
          <w:rFonts w:eastAsiaTheme="minorEastAsia"/>
          <w:b w:val="0"/>
          <w:bCs w:val="0"/>
          <w:noProof/>
        </w:rPr>
      </w:pPr>
      <w:r>
        <w:rPr>
          <w:noProof/>
        </w:rPr>
        <w:t>U</w:t>
      </w:r>
    </w:p>
    <w:p w14:paraId="28EFBD50" w14:textId="77777777" w:rsidR="005E475D" w:rsidRDefault="005E475D">
      <w:pPr>
        <w:pStyle w:val="ndice1"/>
        <w:tabs>
          <w:tab w:val="right" w:leader="dot" w:pos="4049"/>
        </w:tabs>
        <w:rPr>
          <w:noProof/>
        </w:rPr>
      </w:pPr>
      <w:r w:rsidRPr="001E286C">
        <w:rPr>
          <w:rFonts w:ascii="Arial" w:hAnsi="Arial" w:cs="Arial"/>
          <w:b/>
          <w:noProof/>
          <w:color w:val="000000" w:themeColor="text1"/>
        </w:rPr>
        <w:t>UML</w:t>
      </w:r>
    </w:p>
    <w:p w14:paraId="103E6142" w14:textId="77777777" w:rsidR="005E475D" w:rsidRDefault="005E475D">
      <w:pPr>
        <w:pStyle w:val="ndice2"/>
        <w:tabs>
          <w:tab w:val="right" w:leader="dot" w:pos="4049"/>
        </w:tabs>
        <w:rPr>
          <w:noProof/>
        </w:rPr>
      </w:pPr>
      <w:r>
        <w:rPr>
          <w:noProof/>
        </w:rPr>
        <w:t>Lenguaje Unificado de Modelo</w:t>
      </w:r>
      <w:r>
        <w:rPr>
          <w:noProof/>
        </w:rPr>
        <w:tab/>
        <w:t>26, 62</w:t>
      </w:r>
    </w:p>
    <w:p w14:paraId="4425E77C" w14:textId="77777777" w:rsidR="005E475D" w:rsidRDefault="005E475D">
      <w:pPr>
        <w:pStyle w:val="Ttulodendice"/>
        <w:keepNext/>
        <w:tabs>
          <w:tab w:val="right" w:leader="dot" w:pos="4049"/>
        </w:tabs>
        <w:rPr>
          <w:rFonts w:eastAsiaTheme="minorEastAsia"/>
          <w:b w:val="0"/>
          <w:bCs w:val="0"/>
          <w:noProof/>
        </w:rPr>
      </w:pPr>
      <w:r>
        <w:rPr>
          <w:noProof/>
        </w:rPr>
        <w:t>W</w:t>
      </w:r>
    </w:p>
    <w:p w14:paraId="7D2E56F6" w14:textId="77777777" w:rsidR="005E475D" w:rsidRDefault="005E475D">
      <w:pPr>
        <w:pStyle w:val="ndice1"/>
        <w:tabs>
          <w:tab w:val="right" w:leader="dot" w:pos="4049"/>
        </w:tabs>
        <w:rPr>
          <w:noProof/>
        </w:rPr>
      </w:pPr>
      <w:r w:rsidRPr="001E286C">
        <w:rPr>
          <w:rFonts w:ascii="Arial" w:hAnsi="Arial" w:cs="Arial"/>
          <w:b/>
          <w:noProof/>
          <w:color w:val="000000" w:themeColor="text1"/>
        </w:rPr>
        <w:t>Web</w:t>
      </w:r>
    </w:p>
    <w:p w14:paraId="75CB102D" w14:textId="77777777" w:rsidR="005E475D" w:rsidRDefault="005E475D">
      <w:pPr>
        <w:pStyle w:val="ndice2"/>
        <w:tabs>
          <w:tab w:val="right" w:leader="dot" w:pos="4049"/>
        </w:tabs>
        <w:rPr>
          <w:noProof/>
        </w:rPr>
      </w:pPr>
      <w:r>
        <w:rPr>
          <w:noProof/>
        </w:rPr>
        <w:t>Sistema de información que se comparte por Internet</w:t>
      </w:r>
      <w:r>
        <w:rPr>
          <w:noProof/>
        </w:rPr>
        <w:tab/>
        <w:t>15, 52, 62</w:t>
      </w:r>
    </w:p>
    <w:p w14:paraId="15012FBE" w14:textId="77777777" w:rsidR="005E475D" w:rsidRDefault="005E475D" w:rsidP="04C48709">
      <w:pPr>
        <w:rPr>
          <w:rFonts w:ascii="Arial" w:hAnsi="Arial" w:cs="Arial"/>
          <w:noProof/>
          <w:color w:val="000000" w:themeColor="text1"/>
          <w:sz w:val="24"/>
          <w:szCs w:val="24"/>
          <w:lang w:eastAsia="es-CL"/>
        </w:rPr>
        <w:sectPr w:rsidR="005E475D" w:rsidSect="005E475D">
          <w:type w:val="continuous"/>
          <w:pgSz w:w="12240" w:h="15840"/>
          <w:pgMar w:top="1417" w:right="1701" w:bottom="1417" w:left="1701" w:header="708" w:footer="708" w:gutter="0"/>
          <w:cols w:num="2" w:space="720"/>
          <w:titlePg/>
          <w:docGrid w:linePitch="360"/>
        </w:sectPr>
      </w:pPr>
    </w:p>
    <w:p w14:paraId="298006FA" w14:textId="3D8D9AC8" w:rsidR="005E475D" w:rsidRDefault="005E475D" w:rsidP="04C48709">
      <w:pPr>
        <w:rPr>
          <w:rFonts w:ascii="Arial" w:hAnsi="Arial" w:cs="Arial"/>
          <w:color w:val="000000" w:themeColor="text1"/>
          <w:sz w:val="24"/>
          <w:szCs w:val="24"/>
          <w:lang w:eastAsia="es-CL"/>
        </w:rPr>
      </w:pPr>
      <w:r>
        <w:rPr>
          <w:rFonts w:ascii="Arial" w:hAnsi="Arial" w:cs="Arial"/>
          <w:color w:val="000000" w:themeColor="text1"/>
          <w:sz w:val="24"/>
          <w:szCs w:val="24"/>
          <w:lang w:eastAsia="es-CL"/>
        </w:rPr>
        <w:fldChar w:fldCharType="end"/>
      </w:r>
    </w:p>
    <w:p w14:paraId="039420DF" w14:textId="77777777" w:rsidR="005E475D" w:rsidRDefault="005E475D" w:rsidP="04C48709">
      <w:pPr>
        <w:rPr>
          <w:rFonts w:ascii="Arial" w:hAnsi="Arial" w:cs="Arial"/>
          <w:color w:val="000000" w:themeColor="text1"/>
          <w:sz w:val="24"/>
          <w:szCs w:val="24"/>
          <w:lang w:eastAsia="es-CL"/>
        </w:rPr>
      </w:pPr>
    </w:p>
    <w:p w14:paraId="30B5767F" w14:textId="77777777" w:rsidR="005E475D" w:rsidRDefault="005E475D" w:rsidP="04C48709">
      <w:pPr>
        <w:rPr>
          <w:rFonts w:ascii="Arial" w:hAnsi="Arial" w:cs="Arial"/>
          <w:color w:val="000000" w:themeColor="text1"/>
          <w:sz w:val="24"/>
          <w:szCs w:val="24"/>
          <w:lang w:eastAsia="es-CL"/>
        </w:rPr>
      </w:pPr>
    </w:p>
    <w:p w14:paraId="1AFCD913" w14:textId="3B3C1888" w:rsidR="005E475D" w:rsidRDefault="005E475D" w:rsidP="04C48709">
      <w:pPr>
        <w:rPr>
          <w:rFonts w:ascii="Arial" w:hAnsi="Arial" w:cs="Arial"/>
          <w:color w:val="000000" w:themeColor="text1"/>
          <w:sz w:val="24"/>
          <w:szCs w:val="24"/>
          <w:lang w:eastAsia="es-CL"/>
        </w:rPr>
      </w:pPr>
    </w:p>
    <w:p w14:paraId="3AC386FE" w14:textId="45C8DC3A" w:rsidR="41E1368B" w:rsidRDefault="41E1368B" w:rsidP="41E1368B">
      <w:pPr>
        <w:rPr>
          <w:rFonts w:ascii="Arial" w:hAnsi="Arial" w:cs="Arial"/>
          <w:color w:val="000000" w:themeColor="text1"/>
          <w:sz w:val="24"/>
          <w:szCs w:val="24"/>
          <w:lang w:eastAsia="es-CL"/>
        </w:rPr>
      </w:pPr>
    </w:p>
    <w:p w14:paraId="5EF0AF36" w14:textId="764A8917" w:rsidR="41E1368B" w:rsidRDefault="41E1368B" w:rsidP="41E1368B">
      <w:pPr>
        <w:rPr>
          <w:rFonts w:ascii="Arial" w:hAnsi="Arial" w:cs="Arial"/>
          <w:color w:val="000000" w:themeColor="text1"/>
          <w:sz w:val="24"/>
          <w:szCs w:val="24"/>
          <w:lang w:eastAsia="es-CL"/>
        </w:rPr>
      </w:pPr>
    </w:p>
    <w:p w14:paraId="235435E8" w14:textId="25F62957" w:rsidR="41E1368B" w:rsidRDefault="41E1368B" w:rsidP="41E1368B">
      <w:pPr>
        <w:rPr>
          <w:rFonts w:ascii="Arial" w:hAnsi="Arial" w:cs="Arial"/>
          <w:color w:val="000000" w:themeColor="text1"/>
          <w:sz w:val="24"/>
          <w:szCs w:val="24"/>
          <w:lang w:eastAsia="es-CL"/>
        </w:rPr>
      </w:pPr>
    </w:p>
    <w:p w14:paraId="5529C879" w14:textId="1F8E3E6A" w:rsidR="41E1368B" w:rsidRDefault="41E1368B" w:rsidP="41E1368B">
      <w:pPr>
        <w:rPr>
          <w:rFonts w:ascii="Arial" w:hAnsi="Arial" w:cs="Arial"/>
          <w:color w:val="000000" w:themeColor="text1"/>
          <w:sz w:val="24"/>
          <w:szCs w:val="24"/>
          <w:lang w:eastAsia="es-CL"/>
        </w:rPr>
      </w:pPr>
    </w:p>
    <w:p w14:paraId="493C25F1" w14:textId="7FF38B8C" w:rsidR="41E1368B" w:rsidRDefault="41E1368B" w:rsidP="41E1368B">
      <w:pPr>
        <w:rPr>
          <w:rFonts w:ascii="Arial" w:hAnsi="Arial" w:cs="Arial"/>
          <w:color w:val="000000" w:themeColor="text1"/>
          <w:sz w:val="24"/>
          <w:szCs w:val="24"/>
          <w:lang w:eastAsia="es-CL"/>
        </w:rPr>
      </w:pPr>
    </w:p>
    <w:p w14:paraId="362D9E72" w14:textId="41A7AAC4" w:rsidR="41E1368B" w:rsidRDefault="41E1368B" w:rsidP="41E1368B">
      <w:pPr>
        <w:rPr>
          <w:rFonts w:ascii="Arial" w:hAnsi="Arial" w:cs="Arial"/>
          <w:color w:val="000000" w:themeColor="text1"/>
          <w:sz w:val="24"/>
          <w:szCs w:val="24"/>
          <w:lang w:eastAsia="es-CL"/>
        </w:rPr>
      </w:pPr>
    </w:p>
    <w:p w14:paraId="0647E7FD" w14:textId="653E2DEB" w:rsidR="41E1368B" w:rsidRDefault="41E1368B" w:rsidP="41E1368B">
      <w:pPr>
        <w:rPr>
          <w:rFonts w:ascii="Arial" w:hAnsi="Arial" w:cs="Arial"/>
          <w:color w:val="000000" w:themeColor="text1"/>
          <w:sz w:val="24"/>
          <w:szCs w:val="24"/>
          <w:lang w:eastAsia="es-CL"/>
        </w:rPr>
      </w:pPr>
    </w:p>
    <w:p w14:paraId="15D03C38" w14:textId="184B3A65" w:rsidR="41E1368B" w:rsidRDefault="41E1368B" w:rsidP="41E1368B">
      <w:pPr>
        <w:rPr>
          <w:rFonts w:ascii="Arial" w:hAnsi="Arial" w:cs="Arial"/>
          <w:color w:val="000000" w:themeColor="text1"/>
          <w:sz w:val="24"/>
          <w:szCs w:val="24"/>
          <w:lang w:eastAsia="es-CL"/>
        </w:rPr>
      </w:pPr>
    </w:p>
    <w:p w14:paraId="45BDCA4F" w14:textId="1CC04D56" w:rsidR="41E1368B" w:rsidRDefault="41E1368B" w:rsidP="41E1368B">
      <w:pPr>
        <w:rPr>
          <w:rFonts w:ascii="Arial" w:hAnsi="Arial" w:cs="Arial"/>
          <w:color w:val="000000" w:themeColor="text1"/>
          <w:sz w:val="24"/>
          <w:szCs w:val="24"/>
          <w:lang w:eastAsia="es-CL"/>
        </w:rPr>
      </w:pPr>
    </w:p>
    <w:p w14:paraId="180D6002" w14:textId="11A4BAEC" w:rsidR="41E1368B" w:rsidRDefault="41E1368B" w:rsidP="41E1368B">
      <w:pPr>
        <w:rPr>
          <w:rFonts w:ascii="Arial" w:hAnsi="Arial" w:cs="Arial"/>
          <w:color w:val="000000" w:themeColor="text1"/>
          <w:sz w:val="24"/>
          <w:szCs w:val="24"/>
          <w:lang w:eastAsia="es-CL"/>
        </w:rPr>
      </w:pPr>
    </w:p>
    <w:p w14:paraId="11195B12" w14:textId="3774152F" w:rsidR="41E1368B" w:rsidRDefault="41E1368B" w:rsidP="41E1368B">
      <w:pPr>
        <w:rPr>
          <w:rFonts w:ascii="Arial" w:hAnsi="Arial" w:cs="Arial"/>
          <w:color w:val="000000" w:themeColor="text1"/>
          <w:sz w:val="24"/>
          <w:szCs w:val="24"/>
          <w:lang w:eastAsia="es-CL"/>
        </w:rPr>
      </w:pPr>
    </w:p>
    <w:p w14:paraId="5F512C55" w14:textId="044AE093" w:rsidR="41E1368B" w:rsidRDefault="41E1368B" w:rsidP="41E1368B">
      <w:pPr>
        <w:rPr>
          <w:rFonts w:ascii="Arial" w:hAnsi="Arial" w:cs="Arial"/>
          <w:color w:val="000000" w:themeColor="text1"/>
          <w:sz w:val="24"/>
          <w:szCs w:val="24"/>
          <w:lang w:eastAsia="es-CL"/>
        </w:rPr>
      </w:pPr>
    </w:p>
    <w:p w14:paraId="6D4EF152" w14:textId="13376D04" w:rsidR="41E1368B" w:rsidRDefault="41E1368B" w:rsidP="41E1368B">
      <w:pPr>
        <w:rPr>
          <w:rFonts w:ascii="Arial" w:hAnsi="Arial" w:cs="Arial"/>
          <w:color w:val="000000" w:themeColor="text1"/>
          <w:sz w:val="24"/>
          <w:szCs w:val="24"/>
          <w:lang w:eastAsia="es-CL"/>
        </w:rPr>
      </w:pPr>
    </w:p>
    <w:p w14:paraId="4EA30937" w14:textId="24062A58" w:rsidR="00242C52" w:rsidRDefault="00242C52" w:rsidP="00E676F6">
      <w:pPr>
        <w:pStyle w:val="TitulosProyecto"/>
        <w:outlineLvl w:val="0"/>
      </w:pPr>
      <w:bookmarkStart w:id="173" w:name="_Toc783230565"/>
      <w:bookmarkStart w:id="174" w:name="_Toc183471869"/>
      <w:bookmarkStart w:id="175" w:name="_Toc521132022"/>
      <w:r w:rsidRPr="0040449B">
        <w:t>Bibliografía</w:t>
      </w:r>
      <w:r w:rsidR="37E954E3">
        <w:t>.</w:t>
      </w:r>
      <w:bookmarkEnd w:id="173"/>
      <w:bookmarkEnd w:id="174"/>
      <w:bookmarkEnd w:id="175"/>
      <w:r w:rsidRPr="0040449B">
        <w:t xml:space="preserve"> </w:t>
      </w:r>
    </w:p>
    <w:p w14:paraId="660CF1BE" w14:textId="776E12B2" w:rsidR="0040449B" w:rsidRDefault="2A66698F" w:rsidP="36C3B248">
      <w:pPr>
        <w:spacing w:line="360" w:lineRule="auto"/>
        <w:jc w:val="both"/>
        <w:rPr>
          <w:rFonts w:ascii="Arial" w:hAnsi="Arial" w:cs="Arial"/>
        </w:rPr>
      </w:pPr>
      <w:r w:rsidRPr="334C4955">
        <w:rPr>
          <w:rFonts w:ascii="Arial" w:hAnsi="Arial" w:cs="Arial"/>
        </w:rPr>
        <w:lastRenderedPageBreak/>
        <w:t>Atlassian. (s. f.-b). Qué es scrum y cómo empezar. Recuperado el 18</w:t>
      </w:r>
      <w:r w:rsidR="0B6EA4F6" w:rsidRPr="334C4955">
        <w:rPr>
          <w:rFonts w:ascii="Arial" w:hAnsi="Arial" w:cs="Arial"/>
        </w:rPr>
        <w:t xml:space="preserve"> de noviembre </w:t>
      </w:r>
      <w:r w:rsidR="0C45E957" w:rsidRPr="334C4955">
        <w:rPr>
          <w:rFonts w:ascii="Arial" w:hAnsi="Arial" w:cs="Arial"/>
        </w:rPr>
        <w:t xml:space="preserve">del </w:t>
      </w:r>
      <w:r w:rsidR="4854CF8B" w:rsidRPr="334C4955">
        <w:rPr>
          <w:rFonts w:ascii="Arial" w:hAnsi="Arial" w:cs="Arial"/>
        </w:rPr>
        <w:t>2024 de</w:t>
      </w:r>
      <w:r w:rsidRPr="334C4955">
        <w:rPr>
          <w:rFonts w:ascii="Arial" w:hAnsi="Arial" w:cs="Arial"/>
        </w:rPr>
        <w:t xml:space="preserve"> </w:t>
      </w:r>
      <w:hyperlink r:id="rId45">
        <w:r w:rsidRPr="334C4955">
          <w:rPr>
            <w:rStyle w:val="Hipervnculo"/>
            <w:rFonts w:ascii="Arial" w:hAnsi="Arial" w:cs="Arial"/>
          </w:rPr>
          <w:t>https://www.atlassian.com/es/agile/scrum</w:t>
        </w:r>
      </w:hyperlink>
    </w:p>
    <w:p w14:paraId="77321E7E" w14:textId="379314C7" w:rsidR="10858A56" w:rsidRDefault="10858A56" w:rsidP="4FCF3068">
      <w:pPr>
        <w:spacing w:line="360" w:lineRule="auto"/>
        <w:jc w:val="both"/>
        <w:rPr>
          <w:rFonts w:ascii="Arial" w:hAnsi="Arial" w:cs="Arial"/>
        </w:rPr>
      </w:pPr>
      <w:r w:rsidRPr="334C4955">
        <w:rPr>
          <w:rFonts w:ascii="Arial" w:hAnsi="Arial" w:cs="Arial"/>
        </w:rPr>
        <w:t>IBM Product Master 12.0.0. (s. f.). Definición de casos de uso. Recuperado el 19</w:t>
      </w:r>
      <w:r w:rsidR="7464F3AE" w:rsidRPr="334C4955">
        <w:rPr>
          <w:rFonts w:ascii="Arial" w:hAnsi="Arial" w:cs="Arial"/>
        </w:rPr>
        <w:t xml:space="preserve"> de noviembre del </w:t>
      </w:r>
      <w:r w:rsidRPr="334C4955">
        <w:rPr>
          <w:rFonts w:ascii="Arial" w:hAnsi="Arial" w:cs="Arial"/>
        </w:rPr>
        <w:t xml:space="preserve">2024 de </w:t>
      </w:r>
      <w:hyperlink r:id="rId46">
        <w:r w:rsidRPr="334C4955">
          <w:rPr>
            <w:rStyle w:val="Hipervnculo"/>
            <w:rFonts w:ascii="Arial" w:hAnsi="Arial" w:cs="Arial"/>
          </w:rPr>
          <w:t>https://www.ibm.com/docs/es/product-master/12.0.0?topic=processes-defining-use-cases</w:t>
        </w:r>
      </w:hyperlink>
    </w:p>
    <w:p w14:paraId="22FDB62D" w14:textId="04B3EC60" w:rsidR="679A2E41" w:rsidRDefault="679A2E41" w:rsidP="334C4955">
      <w:pPr>
        <w:spacing w:line="360" w:lineRule="auto"/>
        <w:jc w:val="both"/>
        <w:rPr>
          <w:rFonts w:ascii="Arial" w:hAnsi="Arial" w:cs="Arial"/>
        </w:rPr>
      </w:pPr>
      <w:r w:rsidRPr="334C4955">
        <w:rPr>
          <w:rFonts w:ascii="Arial" w:hAnsi="Arial" w:cs="Arial"/>
        </w:rPr>
        <w:t xml:space="preserve">Sentrio (2023, 21 junio). Diferencias entre el desarrollo iterativo e incremental. Recuperado 20 de noviembre de 2024, de </w:t>
      </w:r>
      <w:hyperlink r:id="rId47">
        <w:r w:rsidRPr="334C4955">
          <w:rPr>
            <w:rStyle w:val="Hipervnculo"/>
            <w:rFonts w:ascii="Arial" w:hAnsi="Arial" w:cs="Arial"/>
          </w:rPr>
          <w:t>https://sentrio.io/blog/diferencias-entre-desarrollo-iterativo-e-incremental/</w:t>
        </w:r>
      </w:hyperlink>
    </w:p>
    <w:p w14:paraId="4BB8DCC0" w14:textId="734ED103" w:rsidR="5769D756" w:rsidRDefault="5769D756" w:rsidP="334C4955">
      <w:pPr>
        <w:spacing w:line="360" w:lineRule="auto"/>
        <w:jc w:val="both"/>
        <w:rPr>
          <w:rFonts w:ascii="Arial" w:hAnsi="Arial" w:cs="Arial"/>
        </w:rPr>
      </w:pPr>
      <w:r w:rsidRPr="334C4955">
        <w:rPr>
          <w:rFonts w:ascii="Arial" w:hAnsi="Arial" w:cs="Arial"/>
        </w:rPr>
        <w:t xml:space="preserve">Intelequia (s.f). ¿Qué modelo de ciclo de vida del software es el más adecuado para tu proyecto? Recuperado el 20 de noviembre </w:t>
      </w:r>
      <w:r w:rsidR="402AC9D3" w:rsidRPr="334C4955">
        <w:rPr>
          <w:rFonts w:ascii="Arial" w:hAnsi="Arial" w:cs="Arial"/>
        </w:rPr>
        <w:t xml:space="preserve">del </w:t>
      </w:r>
      <w:r w:rsidRPr="334C4955">
        <w:rPr>
          <w:rFonts w:ascii="Arial" w:hAnsi="Arial" w:cs="Arial"/>
        </w:rPr>
        <w:t xml:space="preserve">2024 de </w:t>
      </w:r>
      <w:hyperlink r:id="rId48">
        <w:r w:rsidRPr="334C4955">
          <w:rPr>
            <w:rStyle w:val="Hipervnculo"/>
            <w:rFonts w:ascii="Arial" w:hAnsi="Arial" w:cs="Arial"/>
          </w:rPr>
          <w:t>https://intelequia.com/es/blog/post/qu%C3%A9-modelo-de-ciclo-de-vida-del-software-es-el-m%C3%A1s-adecuado-para-tu-proyecto</w:t>
        </w:r>
      </w:hyperlink>
      <w:r w:rsidR="3FB85068" w:rsidRPr="334C4955">
        <w:rPr>
          <w:rFonts w:ascii="Arial" w:hAnsi="Arial" w:cs="Arial"/>
        </w:rPr>
        <w:t xml:space="preserve"> </w:t>
      </w:r>
    </w:p>
    <w:p w14:paraId="50FDCF52" w14:textId="02C42EC2" w:rsidR="334C4955" w:rsidRDefault="334C4955" w:rsidP="334C4955">
      <w:pPr>
        <w:spacing w:line="360" w:lineRule="auto"/>
        <w:jc w:val="both"/>
        <w:rPr>
          <w:rFonts w:ascii="Arial" w:hAnsi="Arial" w:cs="Arial"/>
        </w:rPr>
      </w:pPr>
    </w:p>
    <w:p w14:paraId="6D09A95B" w14:textId="68D6A2E1" w:rsidR="00707BE6" w:rsidRDefault="00707BE6"/>
    <w:p w14:paraId="7FDA4D70" w14:textId="3AC791C8" w:rsidR="3AD9D329" w:rsidRDefault="3AD9D329"/>
    <w:p w14:paraId="47745B88" w14:textId="45D06357" w:rsidR="00707BE6" w:rsidRDefault="00707BE6"/>
    <w:p w14:paraId="4733C98F" w14:textId="5662E8E0" w:rsidR="41E1368B" w:rsidRDefault="41E1368B"/>
    <w:p w14:paraId="58373319" w14:textId="576E66AF" w:rsidR="41E1368B" w:rsidRDefault="41E1368B"/>
    <w:p w14:paraId="639BC822" w14:textId="3492A0DA" w:rsidR="41E1368B" w:rsidRDefault="41E1368B"/>
    <w:p w14:paraId="37FED0E1" w14:textId="0E9BDCE7" w:rsidR="41E1368B" w:rsidRDefault="41E1368B"/>
    <w:p w14:paraId="30B951B5" w14:textId="4011FBFF" w:rsidR="41E1368B" w:rsidRDefault="41E1368B"/>
    <w:p w14:paraId="698CE04E" w14:textId="45F6F084" w:rsidR="41E1368B" w:rsidRDefault="41E1368B"/>
    <w:p w14:paraId="6F27B73B" w14:textId="013578AB" w:rsidR="41E1368B" w:rsidRDefault="41E1368B"/>
    <w:p w14:paraId="20740C69" w14:textId="25FDA389" w:rsidR="41E1368B" w:rsidRDefault="41E1368B"/>
    <w:p w14:paraId="23085CEB" w14:textId="10256878" w:rsidR="41E1368B" w:rsidRDefault="41E1368B"/>
    <w:p w14:paraId="536CBC5F" w14:textId="02331D8F" w:rsidR="41E1368B" w:rsidRDefault="41E1368B"/>
    <w:p w14:paraId="56FC8207" w14:textId="60E47AF5" w:rsidR="41E1368B" w:rsidRDefault="41E1368B"/>
    <w:p w14:paraId="30526E66" w14:textId="0E5506D8" w:rsidR="41E1368B" w:rsidRDefault="41E1368B"/>
    <w:p w14:paraId="5A9CE1FC" w14:textId="7F34FF76" w:rsidR="41E1368B" w:rsidRDefault="41E1368B"/>
    <w:p w14:paraId="0B1E0C05" w14:textId="407657C3" w:rsidR="41E1368B" w:rsidRDefault="41E1368B"/>
    <w:p w14:paraId="71302D54" w14:textId="27DA4220" w:rsidR="00242C52" w:rsidRPr="0040449B" w:rsidRDefault="00242C52" w:rsidP="00E676F6">
      <w:pPr>
        <w:pStyle w:val="TitulosProyecto"/>
        <w:outlineLvl w:val="0"/>
      </w:pPr>
      <w:bookmarkStart w:id="176" w:name="_Toc1165607651"/>
      <w:bookmarkStart w:id="177" w:name="_Toc183471870"/>
      <w:bookmarkStart w:id="178" w:name="_Toc371770091"/>
      <w:r w:rsidRPr="0040449B">
        <w:t>Anexos</w:t>
      </w:r>
      <w:r w:rsidR="5D6F428C">
        <w:t>.</w:t>
      </w:r>
      <w:bookmarkEnd w:id="176"/>
      <w:bookmarkEnd w:id="177"/>
      <w:bookmarkEnd w:id="178"/>
      <w:r w:rsidRPr="0040449B">
        <w:t xml:space="preserve"> </w:t>
      </w:r>
    </w:p>
    <w:p w14:paraId="7E46E0B4" w14:textId="77777777" w:rsidR="00242C52" w:rsidRDefault="00242C52" w:rsidP="00242C52"/>
    <w:p w14:paraId="0054409E" w14:textId="77777777" w:rsidR="00242C52" w:rsidRDefault="00242C52" w:rsidP="00242C52"/>
    <w:p w14:paraId="6AB9B406" w14:textId="77777777" w:rsidR="007958FE" w:rsidRDefault="007958FE" w:rsidP="007958FE">
      <w:pPr>
        <w:pStyle w:val="Subtituloproyecto"/>
        <w:rPr>
          <w:b/>
          <w:bCs/>
        </w:rPr>
        <w:sectPr w:rsidR="007958FE" w:rsidSect="005E475D">
          <w:type w:val="continuous"/>
          <w:pgSz w:w="12240" w:h="15840"/>
          <w:pgMar w:top="1417" w:right="1701" w:bottom="1417" w:left="1701" w:header="708" w:footer="708" w:gutter="0"/>
          <w:cols w:space="708"/>
          <w:titlePg/>
          <w:docGrid w:linePitch="360"/>
        </w:sectPr>
      </w:pPr>
    </w:p>
    <w:p w14:paraId="499D56DB" w14:textId="298FE36C" w:rsidR="00C646A0" w:rsidRDefault="007958FE" w:rsidP="007958FE">
      <w:pPr>
        <w:pStyle w:val="Subtituloproyecto"/>
        <w:rPr>
          <w:b/>
          <w:bCs/>
        </w:rPr>
      </w:pPr>
      <w:bookmarkStart w:id="179" w:name="Flujo_de_proceso_original"/>
      <w:r w:rsidRPr="007958FE">
        <w:rPr>
          <w:b/>
          <w:bCs/>
        </w:rPr>
        <w:lastRenderedPageBreak/>
        <w:t xml:space="preserve">Flujo de proceso </w:t>
      </w:r>
      <w:r>
        <w:rPr>
          <w:b/>
          <w:bCs/>
        </w:rPr>
        <w:t>original</w:t>
      </w:r>
    </w:p>
    <w:bookmarkEnd w:id="179"/>
    <w:p w14:paraId="1DBBC2A7" w14:textId="10146BB2" w:rsidR="007958FE" w:rsidRPr="007958FE" w:rsidRDefault="00D8798E" w:rsidP="007958FE">
      <w:pPr>
        <w:pStyle w:val="Subtituloproyecto"/>
        <w:rPr>
          <w:b/>
          <w:bCs/>
        </w:rPr>
      </w:pPr>
      <w:r>
        <w:rPr>
          <w:noProof/>
        </w:rPr>
        <w:drawing>
          <wp:anchor distT="0" distB="0" distL="114300" distR="114300" simplePos="0" relativeHeight="251658242" behindDoc="1" locked="0" layoutInCell="1" allowOverlap="1" wp14:anchorId="26C90C94" wp14:editId="18BD1E54">
            <wp:simplePos x="0" y="0"/>
            <wp:positionH relativeFrom="column">
              <wp:posOffset>-237490</wp:posOffset>
            </wp:positionH>
            <wp:positionV relativeFrom="paragraph">
              <wp:posOffset>408305</wp:posOffset>
            </wp:positionV>
            <wp:extent cx="8875395" cy="4177030"/>
            <wp:effectExtent l="19050" t="19050" r="20955" b="13970"/>
            <wp:wrapTight wrapText="bothSides">
              <wp:wrapPolygon edited="0">
                <wp:start x="-46" y="-99"/>
                <wp:lineTo x="-46" y="21574"/>
                <wp:lineTo x="21605" y="21574"/>
                <wp:lineTo x="21605" y="-99"/>
                <wp:lineTo x="-46" y="-99"/>
              </wp:wrapPolygon>
            </wp:wrapTight>
            <wp:docPr id="1091714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8875395" cy="4177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13C44D6" w14:textId="77777777" w:rsidR="007958FE" w:rsidRDefault="007958FE" w:rsidP="00242C52">
      <w:pPr>
        <w:sectPr w:rsidR="007958FE" w:rsidSect="007958FE">
          <w:type w:val="continuous"/>
          <w:pgSz w:w="15840" w:h="12240" w:orient="landscape" w:code="1"/>
          <w:pgMar w:top="1701" w:right="1418" w:bottom="1701" w:left="1418" w:header="709" w:footer="709" w:gutter="0"/>
          <w:cols w:space="708"/>
          <w:titlePg/>
          <w:docGrid w:linePitch="360"/>
        </w:sectPr>
      </w:pPr>
    </w:p>
    <w:p w14:paraId="7AF22DB2" w14:textId="6CF4558C" w:rsidR="00C646A0" w:rsidRPr="002F4A3F" w:rsidRDefault="009B575A" w:rsidP="002F4A3F">
      <w:pPr>
        <w:pStyle w:val="Subtituloproyecto"/>
        <w:rPr>
          <w:b/>
          <w:bCs/>
          <w:noProof/>
        </w:rPr>
      </w:pPr>
      <w:bookmarkStart w:id="180" w:name="Flujo_de_proceso_optimizado"/>
      <w:r w:rsidRPr="002F4A3F">
        <w:rPr>
          <w:b/>
          <w:bCs/>
          <w:noProof/>
        </w:rPr>
        <w:lastRenderedPageBreak/>
        <w:t xml:space="preserve">Flujo de proceso </w:t>
      </w:r>
      <w:r w:rsidR="002F4A3F" w:rsidRPr="002F4A3F">
        <w:rPr>
          <w:b/>
          <w:bCs/>
          <w:noProof/>
        </w:rPr>
        <w:t>optimizado</w:t>
      </w:r>
    </w:p>
    <w:bookmarkEnd w:id="180"/>
    <w:p w14:paraId="585E3393" w14:textId="49739FC3" w:rsidR="009B575A" w:rsidRDefault="009B575A" w:rsidP="00242C52">
      <w:r>
        <w:rPr>
          <w:rFonts w:ascii="Arial" w:hAnsi="Arial" w:cs="Arial"/>
          <w:noProof/>
        </w:rPr>
        <w:drawing>
          <wp:inline distT="0" distB="0" distL="0" distR="0" wp14:anchorId="73C4C93D" wp14:editId="4E281568">
            <wp:extent cx="5612130" cy="3275965"/>
            <wp:effectExtent l="0" t="0" r="7620" b="635"/>
            <wp:docPr id="670002771"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2148" name="Imagen 1" descr="Gráfico, 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275965"/>
                    </a:xfrm>
                    <a:prstGeom prst="rect">
                      <a:avLst/>
                    </a:prstGeom>
                  </pic:spPr>
                </pic:pic>
              </a:graphicData>
            </a:graphic>
          </wp:inline>
        </w:drawing>
      </w:r>
    </w:p>
    <w:p w14:paraId="22AB64D8" w14:textId="77777777" w:rsidR="002F4A3F" w:rsidRDefault="002F4A3F" w:rsidP="00242C52">
      <w:pPr>
        <w:sectPr w:rsidR="002F4A3F" w:rsidSect="002F4A3F">
          <w:pgSz w:w="15840" w:h="12240" w:orient="landscape" w:code="1"/>
          <w:pgMar w:top="1701" w:right="1418" w:bottom="1701" w:left="1418" w:header="709" w:footer="709" w:gutter="0"/>
          <w:cols w:space="708"/>
          <w:titlePg/>
          <w:docGrid w:linePitch="360"/>
        </w:sectPr>
      </w:pPr>
    </w:p>
    <w:p w14:paraId="43EAF70C" w14:textId="77777777" w:rsidR="00C646A0" w:rsidRDefault="00C646A0" w:rsidP="00242C52"/>
    <w:p w14:paraId="622883AC" w14:textId="77777777" w:rsidR="00C646A0" w:rsidRDefault="00C646A0" w:rsidP="00242C52"/>
    <w:p w14:paraId="018A5A84" w14:textId="73C99864" w:rsidR="00C646A0" w:rsidRPr="00834D0F" w:rsidRDefault="00ED73BB" w:rsidP="00834D0F">
      <w:pPr>
        <w:pStyle w:val="Subtituloproyecto"/>
        <w:rPr>
          <w:b/>
          <w:bCs/>
        </w:rPr>
      </w:pPr>
      <w:bookmarkStart w:id="181" w:name="index_código_DDL"/>
      <w:r w:rsidRPr="00834D0F">
        <w:rPr>
          <w:b/>
          <w:bCs/>
        </w:rPr>
        <w:t>Código DDL</w:t>
      </w:r>
    </w:p>
    <w:tbl>
      <w:tblPr>
        <w:tblStyle w:val="Tablaconcuadrcula"/>
        <w:tblW w:w="0" w:type="auto"/>
        <w:tblLook w:val="04A0" w:firstRow="1" w:lastRow="0" w:firstColumn="1" w:lastColumn="0" w:noHBand="0" w:noVBand="1"/>
      </w:tblPr>
      <w:tblGrid>
        <w:gridCol w:w="8828"/>
      </w:tblGrid>
      <w:tr w:rsidR="00ED73BB" w:rsidRPr="0029175D" w14:paraId="18E70D7E" w14:textId="77777777" w:rsidTr="00ED73BB">
        <w:tc>
          <w:tcPr>
            <w:tcW w:w="8828" w:type="dxa"/>
          </w:tcPr>
          <w:bookmarkEnd w:id="181"/>
          <w:p w14:paraId="4A5BEB6B" w14:textId="77777777" w:rsidR="00ED73BB" w:rsidRPr="0029175D" w:rsidRDefault="00ED73BB" w:rsidP="00ED73BB">
            <w:pPr>
              <w:pStyle w:val="ParrafoProyecto0"/>
              <w:jc w:val="left"/>
              <w:rPr>
                <w:sz w:val="18"/>
                <w:szCs w:val="18"/>
              </w:rPr>
            </w:pPr>
            <w:r w:rsidRPr="0029175D">
              <w:rPr>
                <w:sz w:val="18"/>
                <w:szCs w:val="18"/>
              </w:rPr>
              <w:t>CREATE TABLE ciudad (</w:t>
            </w:r>
          </w:p>
          <w:p w14:paraId="436356C4" w14:textId="77777777" w:rsidR="00ED73BB" w:rsidRPr="0029175D" w:rsidRDefault="00ED73BB" w:rsidP="00ED73BB">
            <w:pPr>
              <w:pStyle w:val="ParrafoProyecto0"/>
              <w:jc w:val="left"/>
              <w:rPr>
                <w:sz w:val="18"/>
                <w:szCs w:val="18"/>
              </w:rPr>
            </w:pPr>
            <w:r w:rsidRPr="0029175D">
              <w:rPr>
                <w:sz w:val="18"/>
                <w:szCs w:val="18"/>
              </w:rPr>
              <w:t xml:space="preserve">    cod_cuidad    INTEGER NOT NULL,</w:t>
            </w:r>
          </w:p>
          <w:p w14:paraId="55047073" w14:textId="22E97A3B" w:rsidR="00ED73BB" w:rsidRPr="0029175D" w:rsidRDefault="00ED73BB" w:rsidP="00ED73BB">
            <w:pPr>
              <w:pStyle w:val="ParrafoProyecto0"/>
              <w:jc w:val="left"/>
              <w:rPr>
                <w:sz w:val="18"/>
                <w:szCs w:val="18"/>
              </w:rPr>
            </w:pPr>
            <w:r w:rsidRPr="0029175D">
              <w:rPr>
                <w:sz w:val="18"/>
                <w:szCs w:val="18"/>
              </w:rPr>
              <w:t xml:space="preserve">    nombre_ciudad VARCHAR</w:t>
            </w:r>
            <w:r w:rsidR="51BD0557" w:rsidRPr="0029175D">
              <w:rPr>
                <w:sz w:val="18"/>
                <w:szCs w:val="18"/>
              </w:rPr>
              <w:t xml:space="preserve"> </w:t>
            </w:r>
            <w:r w:rsidRPr="0029175D">
              <w:rPr>
                <w:sz w:val="18"/>
                <w:szCs w:val="18"/>
              </w:rPr>
              <w:t>(40) NOT NULL</w:t>
            </w:r>
          </w:p>
          <w:p w14:paraId="265ABE0D" w14:textId="77777777" w:rsidR="00ED73BB" w:rsidRPr="0029175D" w:rsidRDefault="00ED73BB" w:rsidP="00ED73BB">
            <w:pPr>
              <w:pStyle w:val="ParrafoProyecto0"/>
              <w:jc w:val="left"/>
              <w:rPr>
                <w:sz w:val="18"/>
                <w:szCs w:val="18"/>
              </w:rPr>
            </w:pPr>
            <w:r w:rsidRPr="0029175D">
              <w:rPr>
                <w:sz w:val="18"/>
                <w:szCs w:val="18"/>
              </w:rPr>
              <w:t>);</w:t>
            </w:r>
          </w:p>
          <w:p w14:paraId="0239BD23" w14:textId="77777777" w:rsidR="00ED73BB" w:rsidRPr="0029175D" w:rsidRDefault="00ED73BB" w:rsidP="00ED73BB">
            <w:pPr>
              <w:pStyle w:val="ParrafoProyecto0"/>
              <w:jc w:val="left"/>
              <w:rPr>
                <w:sz w:val="18"/>
                <w:szCs w:val="18"/>
              </w:rPr>
            </w:pPr>
          </w:p>
          <w:p w14:paraId="7C1994F8" w14:textId="77777777" w:rsidR="00ED73BB" w:rsidRPr="0029175D" w:rsidRDefault="00ED73BB" w:rsidP="00ED73BB">
            <w:pPr>
              <w:pStyle w:val="ParrafoProyecto0"/>
              <w:jc w:val="left"/>
              <w:rPr>
                <w:sz w:val="18"/>
                <w:szCs w:val="18"/>
              </w:rPr>
            </w:pPr>
            <w:r w:rsidRPr="0029175D">
              <w:rPr>
                <w:sz w:val="18"/>
                <w:szCs w:val="18"/>
              </w:rPr>
              <w:t>ALTER TABLE ciudad ADD CONSTRAINT ciudad_pk PRIMARY KEY ( cod_cuidad );</w:t>
            </w:r>
          </w:p>
          <w:p w14:paraId="7C74E335" w14:textId="77777777" w:rsidR="00ED73BB" w:rsidRPr="0029175D" w:rsidRDefault="00ED73BB" w:rsidP="00ED73BB">
            <w:pPr>
              <w:pStyle w:val="ParrafoProyecto0"/>
              <w:jc w:val="left"/>
              <w:rPr>
                <w:sz w:val="18"/>
                <w:szCs w:val="18"/>
              </w:rPr>
            </w:pPr>
          </w:p>
          <w:p w14:paraId="2B3D556D" w14:textId="77777777" w:rsidR="00ED73BB" w:rsidRPr="0029175D" w:rsidRDefault="00ED73BB" w:rsidP="00ED73BB">
            <w:pPr>
              <w:pStyle w:val="ParrafoProyecto0"/>
              <w:jc w:val="left"/>
              <w:rPr>
                <w:sz w:val="18"/>
                <w:szCs w:val="18"/>
              </w:rPr>
            </w:pPr>
            <w:r w:rsidRPr="0029175D">
              <w:rPr>
                <w:sz w:val="18"/>
                <w:szCs w:val="18"/>
              </w:rPr>
              <w:t>CREATE TABLE cod_despacho (</w:t>
            </w:r>
          </w:p>
          <w:p w14:paraId="6B030319" w14:textId="77777777" w:rsidR="00ED73BB" w:rsidRPr="0029175D" w:rsidRDefault="00ED73BB" w:rsidP="00ED73BB">
            <w:pPr>
              <w:pStyle w:val="ParrafoProyecto0"/>
              <w:jc w:val="left"/>
              <w:rPr>
                <w:sz w:val="18"/>
                <w:szCs w:val="18"/>
              </w:rPr>
            </w:pPr>
            <w:r w:rsidRPr="0029175D">
              <w:rPr>
                <w:sz w:val="18"/>
                <w:szCs w:val="18"/>
              </w:rPr>
              <w:t xml:space="preserve">    cod_despacho       INTEGER NOT NULL,</w:t>
            </w:r>
          </w:p>
          <w:p w14:paraId="6D9AC160" w14:textId="2E8DFBD4" w:rsidR="00ED73BB" w:rsidRPr="0029175D" w:rsidRDefault="00ED73BB" w:rsidP="00ED73BB">
            <w:pPr>
              <w:pStyle w:val="ParrafoProyecto0"/>
              <w:jc w:val="left"/>
              <w:rPr>
                <w:sz w:val="18"/>
                <w:szCs w:val="18"/>
              </w:rPr>
            </w:pPr>
            <w:r w:rsidRPr="0029175D">
              <w:rPr>
                <w:sz w:val="18"/>
                <w:szCs w:val="18"/>
              </w:rPr>
              <w:t xml:space="preserve">    direccion          VARCHAR</w:t>
            </w:r>
            <w:r w:rsidR="0B5E29ED" w:rsidRPr="0029175D">
              <w:rPr>
                <w:sz w:val="18"/>
                <w:szCs w:val="18"/>
              </w:rPr>
              <w:t xml:space="preserve"> </w:t>
            </w:r>
            <w:r w:rsidRPr="0029175D">
              <w:rPr>
                <w:sz w:val="18"/>
                <w:szCs w:val="18"/>
              </w:rPr>
              <w:t>(80) NOT NULL,</w:t>
            </w:r>
          </w:p>
          <w:p w14:paraId="64F98445" w14:textId="77777777" w:rsidR="00ED73BB" w:rsidRPr="0029175D" w:rsidRDefault="00ED73BB" w:rsidP="00ED73BB">
            <w:pPr>
              <w:pStyle w:val="ParrafoProyecto0"/>
              <w:jc w:val="left"/>
              <w:rPr>
                <w:sz w:val="18"/>
                <w:szCs w:val="18"/>
              </w:rPr>
            </w:pPr>
            <w:r w:rsidRPr="0029175D">
              <w:rPr>
                <w:sz w:val="18"/>
                <w:szCs w:val="18"/>
              </w:rPr>
              <w:t xml:space="preserve">    region_cod_region  INTEGER NOT NULL,</w:t>
            </w:r>
          </w:p>
          <w:p w14:paraId="535449C5" w14:textId="77777777" w:rsidR="00ED73BB" w:rsidRPr="0029175D" w:rsidRDefault="00ED73BB" w:rsidP="00ED73BB">
            <w:pPr>
              <w:pStyle w:val="ParrafoProyecto0"/>
              <w:jc w:val="left"/>
              <w:rPr>
                <w:sz w:val="18"/>
                <w:szCs w:val="18"/>
              </w:rPr>
            </w:pPr>
            <w:r w:rsidRPr="0029175D">
              <w:rPr>
                <w:sz w:val="18"/>
                <w:szCs w:val="18"/>
              </w:rPr>
              <w:t xml:space="preserve">    ciudad_cod_cuidad  INTEGER NOT NULL,</w:t>
            </w:r>
          </w:p>
          <w:p w14:paraId="639EEA53" w14:textId="77777777" w:rsidR="00ED73BB" w:rsidRPr="0029175D" w:rsidRDefault="00ED73BB" w:rsidP="00ED73BB">
            <w:pPr>
              <w:pStyle w:val="ParrafoProyecto0"/>
              <w:jc w:val="left"/>
              <w:rPr>
                <w:sz w:val="18"/>
                <w:szCs w:val="18"/>
              </w:rPr>
            </w:pPr>
            <w:r w:rsidRPr="0029175D">
              <w:rPr>
                <w:sz w:val="18"/>
                <w:szCs w:val="18"/>
              </w:rPr>
              <w:t xml:space="preserve">    comunas_cod_comuna INTEGER NOT NULL</w:t>
            </w:r>
          </w:p>
          <w:p w14:paraId="6290513C" w14:textId="77777777" w:rsidR="00ED73BB" w:rsidRPr="0029175D" w:rsidRDefault="00ED73BB" w:rsidP="00ED73BB">
            <w:pPr>
              <w:pStyle w:val="ParrafoProyecto0"/>
              <w:jc w:val="left"/>
              <w:rPr>
                <w:sz w:val="18"/>
                <w:szCs w:val="18"/>
              </w:rPr>
            </w:pPr>
            <w:r w:rsidRPr="0029175D">
              <w:rPr>
                <w:sz w:val="18"/>
                <w:szCs w:val="18"/>
              </w:rPr>
              <w:t>);</w:t>
            </w:r>
          </w:p>
          <w:p w14:paraId="558957E4" w14:textId="77777777" w:rsidR="00ED73BB" w:rsidRPr="0029175D" w:rsidRDefault="00ED73BB" w:rsidP="00ED73BB">
            <w:pPr>
              <w:pStyle w:val="ParrafoProyecto0"/>
              <w:jc w:val="left"/>
              <w:rPr>
                <w:sz w:val="18"/>
                <w:szCs w:val="18"/>
              </w:rPr>
            </w:pPr>
          </w:p>
          <w:p w14:paraId="10FDB1A7" w14:textId="77777777" w:rsidR="00ED73BB" w:rsidRPr="0029175D" w:rsidRDefault="00ED73BB" w:rsidP="00ED73BB">
            <w:pPr>
              <w:pStyle w:val="ParrafoProyecto0"/>
              <w:jc w:val="left"/>
              <w:rPr>
                <w:sz w:val="18"/>
                <w:szCs w:val="18"/>
              </w:rPr>
            </w:pPr>
            <w:r w:rsidRPr="0029175D">
              <w:rPr>
                <w:sz w:val="18"/>
                <w:szCs w:val="18"/>
              </w:rPr>
              <w:t>ALTER TABLE cod_despacho ADD CONSTRAINT cod_despacho_pk PRIMARY KEY ( cod_despacho );</w:t>
            </w:r>
          </w:p>
          <w:p w14:paraId="6F9515C1" w14:textId="77777777" w:rsidR="00ED73BB" w:rsidRPr="0029175D" w:rsidRDefault="00ED73BB" w:rsidP="00ED73BB">
            <w:pPr>
              <w:pStyle w:val="ParrafoProyecto0"/>
              <w:jc w:val="left"/>
              <w:rPr>
                <w:sz w:val="18"/>
                <w:szCs w:val="18"/>
              </w:rPr>
            </w:pPr>
          </w:p>
          <w:p w14:paraId="45706EE5" w14:textId="77777777" w:rsidR="00ED73BB" w:rsidRPr="0029175D" w:rsidRDefault="00ED73BB" w:rsidP="00ED73BB">
            <w:pPr>
              <w:pStyle w:val="ParrafoProyecto0"/>
              <w:jc w:val="left"/>
              <w:rPr>
                <w:sz w:val="18"/>
                <w:szCs w:val="18"/>
              </w:rPr>
            </w:pPr>
            <w:r w:rsidRPr="0029175D">
              <w:rPr>
                <w:sz w:val="18"/>
                <w:szCs w:val="18"/>
              </w:rPr>
              <w:t>CREATE TABLE comunas (</w:t>
            </w:r>
          </w:p>
          <w:p w14:paraId="055B22AF" w14:textId="77777777" w:rsidR="00ED73BB" w:rsidRPr="0029175D" w:rsidRDefault="00ED73BB" w:rsidP="00ED73BB">
            <w:pPr>
              <w:pStyle w:val="ParrafoProyecto0"/>
              <w:jc w:val="left"/>
              <w:rPr>
                <w:sz w:val="18"/>
                <w:szCs w:val="18"/>
              </w:rPr>
            </w:pPr>
            <w:r w:rsidRPr="0029175D">
              <w:rPr>
                <w:sz w:val="18"/>
                <w:szCs w:val="18"/>
              </w:rPr>
              <w:t xml:space="preserve">    cod_comuna    INTEGER NOT NULL,</w:t>
            </w:r>
          </w:p>
          <w:p w14:paraId="144E3EBC" w14:textId="00404AD1" w:rsidR="00ED73BB" w:rsidRPr="0029175D" w:rsidRDefault="00ED73BB" w:rsidP="00ED73BB">
            <w:pPr>
              <w:pStyle w:val="ParrafoProyecto0"/>
              <w:jc w:val="left"/>
              <w:rPr>
                <w:sz w:val="18"/>
                <w:szCs w:val="18"/>
              </w:rPr>
            </w:pPr>
            <w:r w:rsidRPr="0029175D">
              <w:rPr>
                <w:sz w:val="18"/>
                <w:szCs w:val="18"/>
              </w:rPr>
              <w:t xml:space="preserve">    nombre_comuna VARCHAR</w:t>
            </w:r>
            <w:r w:rsidR="6BED8F7C" w:rsidRPr="0029175D">
              <w:rPr>
                <w:sz w:val="18"/>
                <w:szCs w:val="18"/>
              </w:rPr>
              <w:t xml:space="preserve"> </w:t>
            </w:r>
            <w:r w:rsidRPr="0029175D">
              <w:rPr>
                <w:sz w:val="18"/>
                <w:szCs w:val="18"/>
              </w:rPr>
              <w:t>(40) NOT NULL</w:t>
            </w:r>
          </w:p>
          <w:p w14:paraId="18C97DC1" w14:textId="77777777" w:rsidR="00ED73BB" w:rsidRPr="0029175D" w:rsidRDefault="00ED73BB" w:rsidP="00ED73BB">
            <w:pPr>
              <w:pStyle w:val="ParrafoProyecto0"/>
              <w:jc w:val="left"/>
              <w:rPr>
                <w:sz w:val="18"/>
                <w:szCs w:val="18"/>
              </w:rPr>
            </w:pPr>
            <w:r w:rsidRPr="0029175D">
              <w:rPr>
                <w:sz w:val="18"/>
                <w:szCs w:val="18"/>
              </w:rPr>
              <w:t>);</w:t>
            </w:r>
          </w:p>
          <w:p w14:paraId="04EA0539" w14:textId="77777777" w:rsidR="00ED73BB" w:rsidRPr="0029175D" w:rsidRDefault="00ED73BB" w:rsidP="00ED73BB">
            <w:pPr>
              <w:pStyle w:val="ParrafoProyecto0"/>
              <w:jc w:val="left"/>
              <w:rPr>
                <w:sz w:val="18"/>
                <w:szCs w:val="18"/>
              </w:rPr>
            </w:pPr>
          </w:p>
          <w:p w14:paraId="20D70059" w14:textId="77777777" w:rsidR="00ED73BB" w:rsidRPr="0029175D" w:rsidRDefault="00ED73BB" w:rsidP="00ED73BB">
            <w:pPr>
              <w:pStyle w:val="ParrafoProyecto0"/>
              <w:jc w:val="left"/>
              <w:rPr>
                <w:sz w:val="18"/>
                <w:szCs w:val="18"/>
              </w:rPr>
            </w:pPr>
            <w:r w:rsidRPr="0029175D">
              <w:rPr>
                <w:sz w:val="18"/>
                <w:szCs w:val="18"/>
              </w:rPr>
              <w:t>ALTER TABLE comunas ADD CONSTRAINT comunas_pk PRIMARY KEY ( cod_comuna );</w:t>
            </w:r>
          </w:p>
          <w:p w14:paraId="7335295A" w14:textId="77777777" w:rsidR="00ED73BB" w:rsidRPr="0029175D" w:rsidRDefault="00ED73BB" w:rsidP="00ED73BB">
            <w:pPr>
              <w:pStyle w:val="ParrafoProyecto0"/>
              <w:jc w:val="left"/>
              <w:rPr>
                <w:sz w:val="18"/>
                <w:szCs w:val="18"/>
              </w:rPr>
            </w:pPr>
          </w:p>
          <w:p w14:paraId="5980456C" w14:textId="0AC6CC2F" w:rsidR="00ED73BB" w:rsidRPr="0029175D" w:rsidRDefault="00ED73BB" w:rsidP="00ED73BB">
            <w:pPr>
              <w:pStyle w:val="ParrafoProyecto0"/>
              <w:jc w:val="left"/>
              <w:rPr>
                <w:sz w:val="18"/>
                <w:szCs w:val="18"/>
              </w:rPr>
            </w:pPr>
            <w:r w:rsidRPr="0029175D">
              <w:rPr>
                <w:sz w:val="18"/>
                <w:szCs w:val="18"/>
              </w:rPr>
              <w:t>CREATE TABLE detalle_</w:t>
            </w:r>
            <w:r w:rsidR="00C67118" w:rsidRPr="0029175D">
              <w:rPr>
                <w:sz w:val="18"/>
                <w:szCs w:val="18"/>
              </w:rPr>
              <w:t>órdenes</w:t>
            </w:r>
            <w:r w:rsidRPr="0029175D">
              <w:rPr>
                <w:sz w:val="18"/>
                <w:szCs w:val="18"/>
              </w:rPr>
              <w:t xml:space="preserve"> (</w:t>
            </w:r>
          </w:p>
          <w:p w14:paraId="28F43772" w14:textId="4DF7C79C" w:rsidR="00ED73BB" w:rsidRPr="0029175D" w:rsidRDefault="00ED73BB" w:rsidP="00ED73BB">
            <w:pPr>
              <w:pStyle w:val="ParrafoProyecto0"/>
              <w:jc w:val="left"/>
              <w:rPr>
                <w:sz w:val="18"/>
                <w:szCs w:val="18"/>
              </w:rPr>
            </w:pPr>
            <w:r w:rsidRPr="0029175D">
              <w:rPr>
                <w:sz w:val="18"/>
                <w:szCs w:val="18"/>
              </w:rPr>
              <w:t xml:space="preserve">    </w:t>
            </w:r>
            <w:r w:rsidR="00C67118" w:rsidRPr="0029175D">
              <w:rPr>
                <w:sz w:val="18"/>
                <w:szCs w:val="18"/>
              </w:rPr>
              <w:t>órdenes</w:t>
            </w:r>
            <w:r w:rsidRPr="0029175D">
              <w:rPr>
                <w:sz w:val="18"/>
                <w:szCs w:val="18"/>
              </w:rPr>
              <w:t>_num_orden INTEGER NOT NULL,</w:t>
            </w:r>
          </w:p>
          <w:p w14:paraId="3BFFE9E1" w14:textId="77777777" w:rsidR="00ED73BB" w:rsidRPr="0029175D" w:rsidRDefault="00ED73BB" w:rsidP="00ED73BB">
            <w:pPr>
              <w:pStyle w:val="ParrafoProyecto0"/>
              <w:jc w:val="left"/>
              <w:rPr>
                <w:sz w:val="18"/>
                <w:szCs w:val="18"/>
              </w:rPr>
            </w:pPr>
            <w:r w:rsidRPr="0029175D">
              <w:rPr>
                <w:sz w:val="18"/>
                <w:szCs w:val="18"/>
              </w:rPr>
              <w:t xml:space="preserve">    id_detalle        INTEGER NOT NULL,</w:t>
            </w:r>
          </w:p>
          <w:p w14:paraId="63BC31EE" w14:textId="006F4547" w:rsidR="00ED73BB" w:rsidRPr="0029175D" w:rsidRDefault="00ED73BB" w:rsidP="00ED73BB">
            <w:pPr>
              <w:pStyle w:val="ParrafoProyecto0"/>
              <w:jc w:val="left"/>
              <w:rPr>
                <w:sz w:val="18"/>
                <w:szCs w:val="18"/>
              </w:rPr>
            </w:pPr>
            <w:r w:rsidRPr="0029175D">
              <w:rPr>
                <w:sz w:val="18"/>
                <w:szCs w:val="18"/>
              </w:rPr>
              <w:t xml:space="preserve">    producto          VARCHAR</w:t>
            </w:r>
            <w:r w:rsidR="57673EA5" w:rsidRPr="0029175D">
              <w:rPr>
                <w:sz w:val="18"/>
                <w:szCs w:val="18"/>
              </w:rPr>
              <w:t xml:space="preserve"> </w:t>
            </w:r>
            <w:r w:rsidRPr="0029175D">
              <w:rPr>
                <w:sz w:val="18"/>
                <w:szCs w:val="18"/>
              </w:rPr>
              <w:t>(60),</w:t>
            </w:r>
          </w:p>
          <w:p w14:paraId="45D46575" w14:textId="77777777" w:rsidR="00ED73BB" w:rsidRPr="0029175D" w:rsidRDefault="00ED73BB" w:rsidP="00ED73BB">
            <w:pPr>
              <w:pStyle w:val="ParrafoProyecto0"/>
              <w:jc w:val="left"/>
              <w:rPr>
                <w:sz w:val="18"/>
                <w:szCs w:val="18"/>
              </w:rPr>
            </w:pPr>
            <w:r w:rsidRPr="0029175D">
              <w:rPr>
                <w:sz w:val="18"/>
                <w:szCs w:val="18"/>
              </w:rPr>
              <w:t xml:space="preserve">    cantidad          INTEGER,</w:t>
            </w:r>
          </w:p>
          <w:p w14:paraId="004505DC" w14:textId="77777777" w:rsidR="00ED73BB" w:rsidRPr="0029175D" w:rsidRDefault="00ED73BB" w:rsidP="00ED73BB">
            <w:pPr>
              <w:pStyle w:val="ParrafoProyecto0"/>
              <w:jc w:val="left"/>
              <w:rPr>
                <w:sz w:val="18"/>
                <w:szCs w:val="18"/>
              </w:rPr>
            </w:pPr>
            <w:r w:rsidRPr="0029175D">
              <w:rPr>
                <w:sz w:val="18"/>
                <w:szCs w:val="18"/>
              </w:rPr>
              <w:t xml:space="preserve">    alto              INTEGER NOT NULL,</w:t>
            </w:r>
          </w:p>
          <w:p w14:paraId="72FE7FEB" w14:textId="77777777" w:rsidR="00ED73BB" w:rsidRPr="0029175D" w:rsidRDefault="00ED73BB" w:rsidP="00ED73BB">
            <w:pPr>
              <w:pStyle w:val="ParrafoProyecto0"/>
              <w:jc w:val="left"/>
              <w:rPr>
                <w:sz w:val="18"/>
                <w:szCs w:val="18"/>
              </w:rPr>
            </w:pPr>
            <w:r w:rsidRPr="0029175D">
              <w:rPr>
                <w:sz w:val="18"/>
                <w:szCs w:val="18"/>
              </w:rPr>
              <w:t xml:space="preserve">    ancho             INTEGER NOT NULL,</w:t>
            </w:r>
          </w:p>
          <w:p w14:paraId="287E40A7" w14:textId="77777777" w:rsidR="00ED73BB" w:rsidRPr="0029175D" w:rsidRDefault="00ED73BB" w:rsidP="00ED73BB">
            <w:pPr>
              <w:pStyle w:val="ParrafoProyecto0"/>
              <w:jc w:val="left"/>
              <w:rPr>
                <w:sz w:val="18"/>
                <w:szCs w:val="18"/>
              </w:rPr>
            </w:pPr>
            <w:r w:rsidRPr="0029175D">
              <w:rPr>
                <w:sz w:val="18"/>
                <w:szCs w:val="18"/>
              </w:rPr>
              <w:t xml:space="preserve">    largo             INTEGER NOT NULL,</w:t>
            </w:r>
          </w:p>
          <w:p w14:paraId="0E830649" w14:textId="77777777" w:rsidR="00ED73BB" w:rsidRPr="0029175D" w:rsidRDefault="00ED73BB" w:rsidP="00ED73BB">
            <w:pPr>
              <w:pStyle w:val="ParrafoProyecto0"/>
              <w:jc w:val="left"/>
              <w:rPr>
                <w:sz w:val="18"/>
                <w:szCs w:val="18"/>
              </w:rPr>
            </w:pPr>
            <w:r w:rsidRPr="0029175D">
              <w:rPr>
                <w:sz w:val="18"/>
                <w:szCs w:val="18"/>
              </w:rPr>
              <w:t xml:space="preserve">    peso_kgs          FLOAT NOT NULL</w:t>
            </w:r>
          </w:p>
          <w:p w14:paraId="5394DA29" w14:textId="77777777" w:rsidR="00ED73BB" w:rsidRPr="0029175D" w:rsidRDefault="00ED73BB" w:rsidP="00ED73BB">
            <w:pPr>
              <w:pStyle w:val="ParrafoProyecto0"/>
              <w:jc w:val="left"/>
              <w:rPr>
                <w:sz w:val="18"/>
                <w:szCs w:val="18"/>
              </w:rPr>
            </w:pPr>
            <w:r w:rsidRPr="0029175D">
              <w:rPr>
                <w:sz w:val="18"/>
                <w:szCs w:val="18"/>
              </w:rPr>
              <w:t>);</w:t>
            </w:r>
          </w:p>
          <w:p w14:paraId="10824737" w14:textId="77777777" w:rsidR="00ED73BB" w:rsidRPr="0029175D" w:rsidRDefault="00ED73BB" w:rsidP="00ED73BB">
            <w:pPr>
              <w:pStyle w:val="ParrafoProyecto0"/>
              <w:jc w:val="left"/>
              <w:rPr>
                <w:sz w:val="18"/>
                <w:szCs w:val="18"/>
              </w:rPr>
            </w:pPr>
          </w:p>
          <w:p w14:paraId="70F2C72B" w14:textId="2946425F" w:rsidR="00ED73BB" w:rsidRPr="0029175D" w:rsidRDefault="00ED73BB" w:rsidP="00ED73BB">
            <w:pPr>
              <w:pStyle w:val="ParrafoProyecto0"/>
              <w:jc w:val="left"/>
              <w:rPr>
                <w:sz w:val="18"/>
                <w:szCs w:val="18"/>
              </w:rPr>
            </w:pPr>
            <w:r w:rsidRPr="0029175D">
              <w:rPr>
                <w:sz w:val="18"/>
                <w:szCs w:val="18"/>
              </w:rPr>
              <w:t>ALTER TABLE detalle_</w:t>
            </w:r>
            <w:r w:rsidR="00C67118" w:rsidRPr="0029175D">
              <w:rPr>
                <w:sz w:val="18"/>
                <w:szCs w:val="18"/>
              </w:rPr>
              <w:t>órdenes</w:t>
            </w:r>
            <w:r w:rsidRPr="0029175D">
              <w:rPr>
                <w:sz w:val="18"/>
                <w:szCs w:val="18"/>
              </w:rPr>
              <w:t xml:space="preserve"> ADD CONSTRAINT detalle_</w:t>
            </w:r>
            <w:r w:rsidR="00C67118" w:rsidRPr="0029175D">
              <w:rPr>
                <w:sz w:val="18"/>
                <w:szCs w:val="18"/>
              </w:rPr>
              <w:t>órdenes</w:t>
            </w:r>
            <w:r w:rsidRPr="0029175D">
              <w:rPr>
                <w:sz w:val="18"/>
                <w:szCs w:val="18"/>
              </w:rPr>
              <w:t xml:space="preserve">_pk PRIMARY KEY ( </w:t>
            </w:r>
            <w:r w:rsidR="00C67118" w:rsidRPr="0029175D">
              <w:rPr>
                <w:sz w:val="18"/>
                <w:szCs w:val="18"/>
              </w:rPr>
              <w:t>órdenes</w:t>
            </w:r>
            <w:r w:rsidRPr="0029175D">
              <w:rPr>
                <w:sz w:val="18"/>
                <w:szCs w:val="18"/>
              </w:rPr>
              <w:t>_num_orden,</w:t>
            </w:r>
          </w:p>
          <w:p w14:paraId="2CCFB3AF" w14:textId="77777777" w:rsidR="00ED73BB" w:rsidRPr="0029175D" w:rsidRDefault="00ED73BB" w:rsidP="00ED73BB">
            <w:pPr>
              <w:pStyle w:val="ParrafoProyecto0"/>
              <w:jc w:val="left"/>
              <w:rPr>
                <w:sz w:val="18"/>
                <w:szCs w:val="18"/>
              </w:rPr>
            </w:pPr>
            <w:r w:rsidRPr="0029175D">
              <w:rPr>
                <w:sz w:val="18"/>
                <w:szCs w:val="18"/>
              </w:rPr>
              <w:lastRenderedPageBreak/>
              <w:t xml:space="preserve">                                                                            id_detalle );</w:t>
            </w:r>
          </w:p>
          <w:p w14:paraId="372D0C2D" w14:textId="77777777" w:rsidR="00ED73BB" w:rsidRPr="0029175D" w:rsidRDefault="00ED73BB" w:rsidP="00ED73BB">
            <w:pPr>
              <w:pStyle w:val="ParrafoProyecto0"/>
              <w:jc w:val="left"/>
              <w:rPr>
                <w:sz w:val="18"/>
                <w:szCs w:val="18"/>
              </w:rPr>
            </w:pPr>
          </w:p>
          <w:p w14:paraId="5638FEC0" w14:textId="77777777" w:rsidR="00ED73BB" w:rsidRPr="0029175D" w:rsidRDefault="00ED73BB" w:rsidP="00ED73BB">
            <w:pPr>
              <w:pStyle w:val="ParrafoProyecto0"/>
              <w:jc w:val="left"/>
              <w:rPr>
                <w:sz w:val="18"/>
                <w:szCs w:val="18"/>
              </w:rPr>
            </w:pPr>
            <w:r w:rsidRPr="0029175D">
              <w:rPr>
                <w:sz w:val="18"/>
                <w:szCs w:val="18"/>
              </w:rPr>
              <w:t>CREATE TABLE direccion_retiro (</w:t>
            </w:r>
          </w:p>
          <w:p w14:paraId="6391F4DF" w14:textId="77777777" w:rsidR="00ED73BB" w:rsidRPr="0029175D" w:rsidRDefault="00ED73BB" w:rsidP="00ED73BB">
            <w:pPr>
              <w:pStyle w:val="ParrafoProyecto0"/>
              <w:jc w:val="left"/>
              <w:rPr>
                <w:sz w:val="18"/>
                <w:szCs w:val="18"/>
              </w:rPr>
            </w:pPr>
            <w:r w:rsidRPr="0029175D">
              <w:rPr>
                <w:sz w:val="18"/>
                <w:szCs w:val="18"/>
              </w:rPr>
              <w:t xml:space="preserve">    cod_retiro         INTEGER NOT NULL,</w:t>
            </w:r>
          </w:p>
          <w:p w14:paraId="716C0924" w14:textId="4B4F817D" w:rsidR="00ED73BB" w:rsidRPr="0029175D" w:rsidRDefault="00ED73BB" w:rsidP="00ED73BB">
            <w:pPr>
              <w:pStyle w:val="ParrafoProyecto0"/>
              <w:jc w:val="left"/>
              <w:rPr>
                <w:sz w:val="18"/>
                <w:szCs w:val="18"/>
              </w:rPr>
            </w:pPr>
            <w:r w:rsidRPr="0029175D">
              <w:rPr>
                <w:sz w:val="18"/>
                <w:szCs w:val="18"/>
              </w:rPr>
              <w:t xml:space="preserve">    direccion          VARCHAR</w:t>
            </w:r>
            <w:r w:rsidR="16DFD3F4" w:rsidRPr="0029175D">
              <w:rPr>
                <w:sz w:val="18"/>
                <w:szCs w:val="18"/>
              </w:rPr>
              <w:t xml:space="preserve"> </w:t>
            </w:r>
            <w:r w:rsidRPr="0029175D">
              <w:rPr>
                <w:sz w:val="18"/>
                <w:szCs w:val="18"/>
              </w:rPr>
              <w:t>(80) NOT NULL,</w:t>
            </w:r>
          </w:p>
          <w:p w14:paraId="58A7AD20" w14:textId="77777777" w:rsidR="00ED73BB" w:rsidRPr="0029175D" w:rsidRDefault="00ED73BB" w:rsidP="00ED73BB">
            <w:pPr>
              <w:pStyle w:val="ParrafoProyecto0"/>
              <w:jc w:val="left"/>
              <w:rPr>
                <w:sz w:val="18"/>
                <w:szCs w:val="18"/>
              </w:rPr>
            </w:pPr>
            <w:r w:rsidRPr="0029175D">
              <w:rPr>
                <w:sz w:val="18"/>
                <w:szCs w:val="18"/>
              </w:rPr>
              <w:t xml:space="preserve">    region_cod_region  INTEGER NOT NULL,</w:t>
            </w:r>
          </w:p>
          <w:p w14:paraId="33A998FD" w14:textId="77777777" w:rsidR="00ED73BB" w:rsidRPr="0029175D" w:rsidRDefault="00ED73BB" w:rsidP="00ED73BB">
            <w:pPr>
              <w:pStyle w:val="ParrafoProyecto0"/>
              <w:jc w:val="left"/>
              <w:rPr>
                <w:sz w:val="18"/>
                <w:szCs w:val="18"/>
              </w:rPr>
            </w:pPr>
            <w:r w:rsidRPr="0029175D">
              <w:rPr>
                <w:sz w:val="18"/>
                <w:szCs w:val="18"/>
              </w:rPr>
              <w:t xml:space="preserve">    ciudad_cod_cuidad  INTEGER NOT NULL,</w:t>
            </w:r>
          </w:p>
          <w:p w14:paraId="0C5EFF20" w14:textId="77777777" w:rsidR="00ED73BB" w:rsidRPr="0029175D" w:rsidRDefault="00ED73BB" w:rsidP="00ED73BB">
            <w:pPr>
              <w:pStyle w:val="ParrafoProyecto0"/>
              <w:jc w:val="left"/>
              <w:rPr>
                <w:sz w:val="18"/>
                <w:szCs w:val="18"/>
              </w:rPr>
            </w:pPr>
            <w:r w:rsidRPr="0029175D">
              <w:rPr>
                <w:sz w:val="18"/>
                <w:szCs w:val="18"/>
              </w:rPr>
              <w:t xml:space="preserve">    comunas_cod_comuna INTEGER NOT NULL</w:t>
            </w:r>
          </w:p>
          <w:p w14:paraId="336E209A" w14:textId="77777777" w:rsidR="00ED73BB" w:rsidRPr="0029175D" w:rsidRDefault="00ED73BB" w:rsidP="00ED73BB">
            <w:pPr>
              <w:pStyle w:val="ParrafoProyecto0"/>
              <w:jc w:val="left"/>
              <w:rPr>
                <w:sz w:val="18"/>
                <w:szCs w:val="18"/>
              </w:rPr>
            </w:pPr>
            <w:r w:rsidRPr="0029175D">
              <w:rPr>
                <w:sz w:val="18"/>
                <w:szCs w:val="18"/>
              </w:rPr>
              <w:t>);</w:t>
            </w:r>
          </w:p>
          <w:p w14:paraId="22E593B5" w14:textId="77777777" w:rsidR="00ED73BB" w:rsidRPr="0029175D" w:rsidRDefault="00ED73BB" w:rsidP="00ED73BB">
            <w:pPr>
              <w:pStyle w:val="ParrafoProyecto0"/>
              <w:jc w:val="left"/>
              <w:rPr>
                <w:sz w:val="18"/>
                <w:szCs w:val="18"/>
              </w:rPr>
            </w:pPr>
          </w:p>
          <w:p w14:paraId="5C603F79" w14:textId="77777777" w:rsidR="00ED73BB" w:rsidRPr="0029175D" w:rsidRDefault="00ED73BB" w:rsidP="00ED73BB">
            <w:pPr>
              <w:pStyle w:val="ParrafoProyecto0"/>
              <w:jc w:val="left"/>
              <w:rPr>
                <w:sz w:val="18"/>
                <w:szCs w:val="18"/>
              </w:rPr>
            </w:pPr>
            <w:r w:rsidRPr="0029175D">
              <w:rPr>
                <w:sz w:val="18"/>
                <w:szCs w:val="18"/>
              </w:rPr>
              <w:t>ALTER TABLE direccion_retiro ADD CONSTRAINT direccion_retiro_pk PRIMARY KEY ( cod_retiro );</w:t>
            </w:r>
          </w:p>
          <w:p w14:paraId="736FF20D" w14:textId="77777777" w:rsidR="00ED73BB" w:rsidRPr="0029175D" w:rsidRDefault="00ED73BB" w:rsidP="00ED73BB">
            <w:pPr>
              <w:pStyle w:val="ParrafoProyecto0"/>
              <w:jc w:val="left"/>
              <w:rPr>
                <w:sz w:val="18"/>
                <w:szCs w:val="18"/>
              </w:rPr>
            </w:pPr>
          </w:p>
          <w:p w14:paraId="28A5C88C" w14:textId="77777777" w:rsidR="00ED73BB" w:rsidRPr="0029175D" w:rsidRDefault="00ED73BB" w:rsidP="00ED73BB">
            <w:pPr>
              <w:pStyle w:val="ParrafoProyecto0"/>
              <w:jc w:val="left"/>
              <w:rPr>
                <w:sz w:val="18"/>
                <w:szCs w:val="18"/>
              </w:rPr>
            </w:pPr>
            <w:r w:rsidRPr="0029175D">
              <w:rPr>
                <w:sz w:val="18"/>
                <w:szCs w:val="18"/>
              </w:rPr>
              <w:t>CREATE TABLE empresas (</w:t>
            </w:r>
          </w:p>
          <w:p w14:paraId="7B0B6505" w14:textId="77777777" w:rsidR="00ED73BB" w:rsidRPr="0029175D" w:rsidRDefault="00ED73BB" w:rsidP="00ED73BB">
            <w:pPr>
              <w:pStyle w:val="ParrafoProyecto0"/>
              <w:jc w:val="left"/>
              <w:rPr>
                <w:sz w:val="18"/>
                <w:szCs w:val="18"/>
              </w:rPr>
            </w:pPr>
            <w:r w:rsidRPr="0029175D">
              <w:rPr>
                <w:sz w:val="18"/>
                <w:szCs w:val="18"/>
              </w:rPr>
              <w:t xml:space="preserve">    rut                 INTEGER NOT NULL,</w:t>
            </w:r>
          </w:p>
          <w:p w14:paraId="7F2F5990" w14:textId="77777777" w:rsidR="00ED73BB" w:rsidRPr="0029175D" w:rsidRDefault="00ED73BB" w:rsidP="00ED73BB">
            <w:pPr>
              <w:pStyle w:val="ParrafoProyecto0"/>
              <w:jc w:val="left"/>
              <w:rPr>
                <w:sz w:val="18"/>
                <w:szCs w:val="18"/>
              </w:rPr>
            </w:pPr>
            <w:r w:rsidRPr="0029175D">
              <w:rPr>
                <w:sz w:val="18"/>
                <w:szCs w:val="18"/>
              </w:rPr>
              <w:t xml:space="preserve">    digito_verificador  VARCHAR(1) NOT NULL,</w:t>
            </w:r>
          </w:p>
          <w:p w14:paraId="568BE71E" w14:textId="1AD28947" w:rsidR="00ED73BB" w:rsidRPr="0029175D" w:rsidRDefault="00ED73BB" w:rsidP="00ED73BB">
            <w:pPr>
              <w:pStyle w:val="ParrafoProyecto0"/>
              <w:jc w:val="left"/>
              <w:rPr>
                <w:sz w:val="18"/>
                <w:szCs w:val="18"/>
              </w:rPr>
            </w:pPr>
            <w:r w:rsidRPr="0029175D">
              <w:rPr>
                <w:sz w:val="18"/>
                <w:szCs w:val="18"/>
              </w:rPr>
              <w:t xml:space="preserve">    nombre_fantasia     VARCHAR</w:t>
            </w:r>
            <w:r w:rsidR="0C036133" w:rsidRPr="0029175D">
              <w:rPr>
                <w:sz w:val="18"/>
                <w:szCs w:val="18"/>
              </w:rPr>
              <w:t xml:space="preserve"> </w:t>
            </w:r>
            <w:r w:rsidRPr="0029175D">
              <w:rPr>
                <w:sz w:val="18"/>
                <w:szCs w:val="18"/>
              </w:rPr>
              <w:t>(80) NOT NULL,</w:t>
            </w:r>
          </w:p>
          <w:p w14:paraId="502E42D6" w14:textId="4A2DE73E" w:rsidR="00ED73BB" w:rsidRPr="0029175D" w:rsidRDefault="00ED73BB" w:rsidP="00ED73BB">
            <w:pPr>
              <w:pStyle w:val="ParrafoProyecto0"/>
              <w:jc w:val="left"/>
              <w:rPr>
                <w:sz w:val="18"/>
                <w:szCs w:val="18"/>
              </w:rPr>
            </w:pPr>
            <w:r w:rsidRPr="0029175D">
              <w:rPr>
                <w:sz w:val="18"/>
                <w:szCs w:val="18"/>
              </w:rPr>
              <w:t xml:space="preserve">    razon_social        VARCHAR</w:t>
            </w:r>
            <w:r w:rsidR="57891CA0" w:rsidRPr="0029175D">
              <w:rPr>
                <w:sz w:val="18"/>
                <w:szCs w:val="18"/>
              </w:rPr>
              <w:t xml:space="preserve"> </w:t>
            </w:r>
            <w:r w:rsidRPr="0029175D">
              <w:rPr>
                <w:sz w:val="18"/>
                <w:szCs w:val="18"/>
              </w:rPr>
              <w:t>(80) NOT NULL,</w:t>
            </w:r>
          </w:p>
          <w:p w14:paraId="19C6FCE3" w14:textId="588E71F8" w:rsidR="00ED73BB" w:rsidRPr="0029175D" w:rsidRDefault="00ED73BB" w:rsidP="00ED73BB">
            <w:pPr>
              <w:pStyle w:val="ParrafoProyecto0"/>
              <w:jc w:val="left"/>
              <w:rPr>
                <w:sz w:val="18"/>
                <w:szCs w:val="18"/>
              </w:rPr>
            </w:pPr>
            <w:r w:rsidRPr="0029175D">
              <w:rPr>
                <w:sz w:val="18"/>
                <w:szCs w:val="18"/>
              </w:rPr>
              <w:t xml:space="preserve">    giro                VARCHAR</w:t>
            </w:r>
            <w:r w:rsidR="2DAD88C1" w:rsidRPr="0029175D">
              <w:rPr>
                <w:sz w:val="18"/>
                <w:szCs w:val="18"/>
              </w:rPr>
              <w:t xml:space="preserve"> </w:t>
            </w:r>
            <w:r w:rsidRPr="0029175D">
              <w:rPr>
                <w:sz w:val="18"/>
                <w:szCs w:val="18"/>
              </w:rPr>
              <w:t>(90),</w:t>
            </w:r>
          </w:p>
          <w:p w14:paraId="01E04E96" w14:textId="128E6884" w:rsidR="00ED73BB" w:rsidRPr="0029175D" w:rsidRDefault="00ED73BB" w:rsidP="00ED73BB">
            <w:pPr>
              <w:pStyle w:val="ParrafoProyecto0"/>
              <w:jc w:val="left"/>
              <w:rPr>
                <w:sz w:val="18"/>
                <w:szCs w:val="18"/>
              </w:rPr>
            </w:pPr>
            <w:r w:rsidRPr="0029175D">
              <w:rPr>
                <w:sz w:val="18"/>
                <w:szCs w:val="18"/>
              </w:rPr>
              <w:t xml:space="preserve">    direccion_comercial VARCHAR</w:t>
            </w:r>
            <w:r w:rsidR="2DAD88C1" w:rsidRPr="0029175D">
              <w:rPr>
                <w:sz w:val="18"/>
                <w:szCs w:val="18"/>
              </w:rPr>
              <w:t xml:space="preserve"> </w:t>
            </w:r>
            <w:r w:rsidRPr="0029175D">
              <w:rPr>
                <w:sz w:val="18"/>
                <w:szCs w:val="18"/>
              </w:rPr>
              <w:t>(60) NOT NULL,</w:t>
            </w:r>
          </w:p>
          <w:p w14:paraId="153373DC" w14:textId="77777777" w:rsidR="00ED73BB" w:rsidRPr="0029175D" w:rsidRDefault="00ED73BB" w:rsidP="00ED73BB">
            <w:pPr>
              <w:pStyle w:val="ParrafoProyecto0"/>
              <w:jc w:val="left"/>
              <w:rPr>
                <w:sz w:val="18"/>
                <w:szCs w:val="18"/>
              </w:rPr>
            </w:pPr>
            <w:r w:rsidRPr="0029175D">
              <w:rPr>
                <w:sz w:val="18"/>
                <w:szCs w:val="18"/>
              </w:rPr>
              <w:t xml:space="preserve">    region_cod_region   INTEGER NOT NULL,</w:t>
            </w:r>
          </w:p>
          <w:p w14:paraId="71F08E92" w14:textId="77777777" w:rsidR="00ED73BB" w:rsidRPr="0029175D" w:rsidRDefault="00ED73BB" w:rsidP="00ED73BB">
            <w:pPr>
              <w:pStyle w:val="ParrafoProyecto0"/>
              <w:jc w:val="left"/>
              <w:rPr>
                <w:sz w:val="18"/>
                <w:szCs w:val="18"/>
              </w:rPr>
            </w:pPr>
            <w:r w:rsidRPr="0029175D">
              <w:rPr>
                <w:sz w:val="18"/>
                <w:szCs w:val="18"/>
              </w:rPr>
              <w:t xml:space="preserve">    ciudad_cod_cuidad   INTEGER NOT NULL,</w:t>
            </w:r>
          </w:p>
          <w:p w14:paraId="349A6B1B" w14:textId="77777777" w:rsidR="00ED73BB" w:rsidRPr="0029175D" w:rsidRDefault="00ED73BB" w:rsidP="00ED73BB">
            <w:pPr>
              <w:pStyle w:val="ParrafoProyecto0"/>
              <w:jc w:val="left"/>
              <w:rPr>
                <w:sz w:val="18"/>
                <w:szCs w:val="18"/>
              </w:rPr>
            </w:pPr>
            <w:r w:rsidRPr="0029175D">
              <w:rPr>
                <w:sz w:val="18"/>
                <w:szCs w:val="18"/>
              </w:rPr>
              <w:t xml:space="preserve">    comunas_cod_comuna  INTEGER NOT NULL,</w:t>
            </w:r>
          </w:p>
          <w:p w14:paraId="230BAC39" w14:textId="77777777" w:rsidR="00ED73BB" w:rsidRPr="0029175D" w:rsidRDefault="00ED73BB" w:rsidP="00ED73BB">
            <w:pPr>
              <w:pStyle w:val="ParrafoProyecto0"/>
              <w:jc w:val="left"/>
              <w:rPr>
                <w:sz w:val="18"/>
                <w:szCs w:val="18"/>
              </w:rPr>
            </w:pPr>
            <w:r w:rsidRPr="0029175D">
              <w:rPr>
                <w:sz w:val="18"/>
                <w:szCs w:val="18"/>
              </w:rPr>
              <w:t xml:space="preserve">    giro_id_giro        INTEGER NOT NULL</w:t>
            </w:r>
          </w:p>
          <w:p w14:paraId="11DAD024" w14:textId="77777777" w:rsidR="00ED73BB" w:rsidRPr="0029175D" w:rsidRDefault="00ED73BB" w:rsidP="00ED73BB">
            <w:pPr>
              <w:pStyle w:val="ParrafoProyecto0"/>
              <w:jc w:val="left"/>
              <w:rPr>
                <w:sz w:val="18"/>
                <w:szCs w:val="18"/>
              </w:rPr>
            </w:pPr>
            <w:r w:rsidRPr="0029175D">
              <w:rPr>
                <w:sz w:val="18"/>
                <w:szCs w:val="18"/>
              </w:rPr>
              <w:t>);</w:t>
            </w:r>
          </w:p>
          <w:p w14:paraId="126FA8DB" w14:textId="77777777" w:rsidR="00ED73BB" w:rsidRPr="0029175D" w:rsidRDefault="00ED73BB" w:rsidP="00ED73BB">
            <w:pPr>
              <w:pStyle w:val="ParrafoProyecto0"/>
              <w:jc w:val="left"/>
              <w:rPr>
                <w:sz w:val="18"/>
                <w:szCs w:val="18"/>
              </w:rPr>
            </w:pPr>
          </w:p>
          <w:p w14:paraId="60ADA0BD" w14:textId="77777777" w:rsidR="00ED73BB" w:rsidRPr="0029175D" w:rsidRDefault="00ED73BB" w:rsidP="00ED73BB">
            <w:pPr>
              <w:pStyle w:val="ParrafoProyecto0"/>
              <w:jc w:val="left"/>
              <w:rPr>
                <w:sz w:val="18"/>
                <w:szCs w:val="18"/>
              </w:rPr>
            </w:pPr>
            <w:r w:rsidRPr="0029175D">
              <w:rPr>
                <w:sz w:val="18"/>
                <w:szCs w:val="18"/>
              </w:rPr>
              <w:t>ALTER TABLE empresas ADD CONSTRAINT empresas_pk PRIMARY KEY ( rut );</w:t>
            </w:r>
          </w:p>
          <w:p w14:paraId="7FFC61ED" w14:textId="77777777" w:rsidR="00ED73BB" w:rsidRPr="0029175D" w:rsidRDefault="00ED73BB" w:rsidP="00ED73BB">
            <w:pPr>
              <w:pStyle w:val="ParrafoProyecto0"/>
              <w:jc w:val="left"/>
              <w:rPr>
                <w:sz w:val="18"/>
                <w:szCs w:val="18"/>
              </w:rPr>
            </w:pPr>
          </w:p>
          <w:p w14:paraId="1045B730" w14:textId="7A1CAC46" w:rsidR="00ED73BB" w:rsidRPr="0029175D" w:rsidRDefault="00ED73BB" w:rsidP="00ED73BB">
            <w:pPr>
              <w:pStyle w:val="ParrafoProyecto0"/>
              <w:jc w:val="left"/>
              <w:rPr>
                <w:sz w:val="18"/>
                <w:szCs w:val="18"/>
              </w:rPr>
            </w:pPr>
            <w:r w:rsidRPr="0029175D">
              <w:rPr>
                <w:sz w:val="18"/>
                <w:szCs w:val="18"/>
              </w:rPr>
              <w:t>CREATE TABLE estado_</w:t>
            </w:r>
            <w:r w:rsidR="00C67118" w:rsidRPr="0029175D">
              <w:rPr>
                <w:sz w:val="18"/>
                <w:szCs w:val="18"/>
              </w:rPr>
              <w:t>órdenes</w:t>
            </w:r>
            <w:r w:rsidRPr="0029175D">
              <w:rPr>
                <w:sz w:val="18"/>
                <w:szCs w:val="18"/>
              </w:rPr>
              <w:t xml:space="preserve"> (</w:t>
            </w:r>
          </w:p>
          <w:p w14:paraId="5D916A1A" w14:textId="235E6656" w:rsidR="00ED73BB" w:rsidRPr="0029175D" w:rsidRDefault="00ED73BB" w:rsidP="00ED73BB">
            <w:pPr>
              <w:pStyle w:val="ParrafoProyecto0"/>
              <w:jc w:val="left"/>
              <w:rPr>
                <w:sz w:val="18"/>
                <w:szCs w:val="18"/>
              </w:rPr>
            </w:pPr>
            <w:r w:rsidRPr="0029175D">
              <w:rPr>
                <w:sz w:val="18"/>
                <w:szCs w:val="18"/>
              </w:rPr>
              <w:t xml:space="preserve">    cod_estado    VARCHAR</w:t>
            </w:r>
            <w:r w:rsidR="27827A41" w:rsidRPr="0029175D">
              <w:rPr>
                <w:sz w:val="18"/>
                <w:szCs w:val="18"/>
              </w:rPr>
              <w:t xml:space="preserve"> </w:t>
            </w:r>
            <w:r w:rsidRPr="0029175D">
              <w:rPr>
                <w:sz w:val="18"/>
                <w:szCs w:val="18"/>
              </w:rPr>
              <w:t>(1) NOT NULL,</w:t>
            </w:r>
          </w:p>
          <w:p w14:paraId="2EA05418" w14:textId="7AE23D59" w:rsidR="00ED73BB" w:rsidRPr="0029175D" w:rsidRDefault="00ED73BB" w:rsidP="00ED73BB">
            <w:pPr>
              <w:pStyle w:val="ParrafoProyecto0"/>
              <w:jc w:val="left"/>
              <w:rPr>
                <w:sz w:val="18"/>
                <w:szCs w:val="18"/>
              </w:rPr>
            </w:pPr>
            <w:r w:rsidRPr="0029175D">
              <w:rPr>
                <w:sz w:val="18"/>
                <w:szCs w:val="18"/>
              </w:rPr>
              <w:t xml:space="preserve">    nombre_estado VARCHAR</w:t>
            </w:r>
            <w:r w:rsidR="4174A105" w:rsidRPr="0029175D">
              <w:rPr>
                <w:sz w:val="18"/>
                <w:szCs w:val="18"/>
              </w:rPr>
              <w:t xml:space="preserve"> </w:t>
            </w:r>
            <w:r w:rsidRPr="0029175D">
              <w:rPr>
                <w:sz w:val="18"/>
                <w:szCs w:val="18"/>
              </w:rPr>
              <w:t>(15)</w:t>
            </w:r>
          </w:p>
          <w:p w14:paraId="57C6DEBB" w14:textId="77777777" w:rsidR="00ED73BB" w:rsidRPr="0029175D" w:rsidRDefault="00ED73BB" w:rsidP="00ED73BB">
            <w:pPr>
              <w:pStyle w:val="ParrafoProyecto0"/>
              <w:jc w:val="left"/>
              <w:rPr>
                <w:sz w:val="18"/>
                <w:szCs w:val="18"/>
              </w:rPr>
            </w:pPr>
            <w:r w:rsidRPr="0029175D">
              <w:rPr>
                <w:sz w:val="18"/>
                <w:szCs w:val="18"/>
              </w:rPr>
              <w:t>);</w:t>
            </w:r>
          </w:p>
          <w:p w14:paraId="035B86C0" w14:textId="77777777" w:rsidR="00ED73BB" w:rsidRPr="0029175D" w:rsidRDefault="00ED73BB" w:rsidP="00ED73BB">
            <w:pPr>
              <w:pStyle w:val="ParrafoProyecto0"/>
              <w:jc w:val="left"/>
              <w:rPr>
                <w:sz w:val="18"/>
                <w:szCs w:val="18"/>
              </w:rPr>
            </w:pPr>
          </w:p>
          <w:p w14:paraId="694D2CEB" w14:textId="43403C52" w:rsidR="00ED73BB" w:rsidRPr="0029175D" w:rsidRDefault="00ED73BB" w:rsidP="00ED73BB">
            <w:pPr>
              <w:pStyle w:val="ParrafoProyecto0"/>
              <w:jc w:val="left"/>
              <w:rPr>
                <w:sz w:val="18"/>
                <w:szCs w:val="18"/>
              </w:rPr>
            </w:pPr>
            <w:r w:rsidRPr="0029175D">
              <w:rPr>
                <w:sz w:val="18"/>
                <w:szCs w:val="18"/>
              </w:rPr>
              <w:t>ALTER TABLE estado_</w:t>
            </w:r>
            <w:r w:rsidR="00C67118" w:rsidRPr="0029175D">
              <w:rPr>
                <w:sz w:val="18"/>
                <w:szCs w:val="18"/>
              </w:rPr>
              <w:t>órdenes</w:t>
            </w:r>
            <w:r w:rsidRPr="0029175D">
              <w:rPr>
                <w:sz w:val="18"/>
                <w:szCs w:val="18"/>
              </w:rPr>
              <w:t xml:space="preserve"> ADD CONSTRAINT estado_</w:t>
            </w:r>
            <w:r w:rsidR="00C67118" w:rsidRPr="0029175D">
              <w:rPr>
                <w:sz w:val="18"/>
                <w:szCs w:val="18"/>
              </w:rPr>
              <w:t>órdenes</w:t>
            </w:r>
            <w:r w:rsidRPr="0029175D">
              <w:rPr>
                <w:sz w:val="18"/>
                <w:szCs w:val="18"/>
              </w:rPr>
              <w:t>_pk PRIMARY KEY ( cod_estado );</w:t>
            </w:r>
          </w:p>
          <w:p w14:paraId="50C123EA" w14:textId="77777777" w:rsidR="00ED73BB" w:rsidRPr="0029175D" w:rsidRDefault="00ED73BB" w:rsidP="00ED73BB">
            <w:pPr>
              <w:pStyle w:val="ParrafoProyecto0"/>
              <w:jc w:val="left"/>
              <w:rPr>
                <w:sz w:val="18"/>
                <w:szCs w:val="18"/>
              </w:rPr>
            </w:pPr>
          </w:p>
          <w:p w14:paraId="1C8B9B1B" w14:textId="77777777" w:rsidR="00ED73BB" w:rsidRPr="0029175D" w:rsidRDefault="00ED73BB" w:rsidP="00ED73BB">
            <w:pPr>
              <w:pStyle w:val="ParrafoProyecto0"/>
              <w:jc w:val="left"/>
              <w:rPr>
                <w:sz w:val="18"/>
                <w:szCs w:val="18"/>
              </w:rPr>
            </w:pPr>
            <w:r w:rsidRPr="0029175D">
              <w:rPr>
                <w:sz w:val="18"/>
                <w:szCs w:val="18"/>
              </w:rPr>
              <w:t>CREATE TABLE giro (</w:t>
            </w:r>
          </w:p>
          <w:p w14:paraId="32CA1F25" w14:textId="77777777" w:rsidR="00ED73BB" w:rsidRPr="0029175D" w:rsidRDefault="00ED73BB" w:rsidP="00ED73BB">
            <w:pPr>
              <w:pStyle w:val="ParrafoProyecto0"/>
              <w:jc w:val="left"/>
              <w:rPr>
                <w:sz w:val="18"/>
                <w:szCs w:val="18"/>
              </w:rPr>
            </w:pPr>
            <w:r w:rsidRPr="0029175D">
              <w:rPr>
                <w:sz w:val="18"/>
                <w:szCs w:val="18"/>
              </w:rPr>
              <w:t xml:space="preserve">    id_giro          INTEGER NOT NULL,</w:t>
            </w:r>
          </w:p>
          <w:p w14:paraId="0F199B19" w14:textId="0C455E56" w:rsidR="00ED73BB" w:rsidRPr="0029175D" w:rsidRDefault="00ED73BB" w:rsidP="00ED73BB">
            <w:pPr>
              <w:pStyle w:val="ParrafoProyecto0"/>
              <w:jc w:val="left"/>
              <w:rPr>
                <w:sz w:val="18"/>
                <w:szCs w:val="18"/>
              </w:rPr>
            </w:pPr>
            <w:r w:rsidRPr="0029175D">
              <w:rPr>
                <w:sz w:val="18"/>
                <w:szCs w:val="18"/>
              </w:rPr>
              <w:t xml:space="preserve">    descripcion_giro VARCHAR</w:t>
            </w:r>
            <w:r w:rsidR="4174A105" w:rsidRPr="0029175D">
              <w:rPr>
                <w:sz w:val="18"/>
                <w:szCs w:val="18"/>
              </w:rPr>
              <w:t xml:space="preserve"> </w:t>
            </w:r>
            <w:r w:rsidRPr="0029175D">
              <w:rPr>
                <w:sz w:val="18"/>
                <w:szCs w:val="18"/>
              </w:rPr>
              <w:t>(160) NOT NULL</w:t>
            </w:r>
          </w:p>
          <w:p w14:paraId="645FBA96" w14:textId="77777777" w:rsidR="00ED73BB" w:rsidRPr="0029175D" w:rsidRDefault="00ED73BB" w:rsidP="00ED73BB">
            <w:pPr>
              <w:pStyle w:val="ParrafoProyecto0"/>
              <w:jc w:val="left"/>
              <w:rPr>
                <w:sz w:val="18"/>
                <w:szCs w:val="18"/>
              </w:rPr>
            </w:pPr>
            <w:r w:rsidRPr="0029175D">
              <w:rPr>
                <w:sz w:val="18"/>
                <w:szCs w:val="18"/>
              </w:rPr>
              <w:t>);</w:t>
            </w:r>
          </w:p>
          <w:p w14:paraId="478608A6" w14:textId="77777777" w:rsidR="00ED73BB" w:rsidRPr="0029175D" w:rsidRDefault="00ED73BB" w:rsidP="00ED73BB">
            <w:pPr>
              <w:pStyle w:val="ParrafoProyecto0"/>
              <w:jc w:val="left"/>
              <w:rPr>
                <w:sz w:val="18"/>
                <w:szCs w:val="18"/>
              </w:rPr>
            </w:pPr>
          </w:p>
          <w:p w14:paraId="7C06A151" w14:textId="77777777" w:rsidR="00ED73BB" w:rsidRPr="0029175D" w:rsidRDefault="00ED73BB" w:rsidP="00ED73BB">
            <w:pPr>
              <w:pStyle w:val="ParrafoProyecto0"/>
              <w:jc w:val="left"/>
              <w:rPr>
                <w:sz w:val="18"/>
                <w:szCs w:val="18"/>
              </w:rPr>
            </w:pPr>
            <w:r w:rsidRPr="0029175D">
              <w:rPr>
                <w:sz w:val="18"/>
                <w:szCs w:val="18"/>
              </w:rPr>
              <w:t>ALTER TABLE giro ADD CONSTRAINT giro_pk PRIMARY KEY ( id_giro );</w:t>
            </w:r>
          </w:p>
          <w:p w14:paraId="2567988A" w14:textId="77777777" w:rsidR="00ED73BB" w:rsidRPr="0029175D" w:rsidRDefault="00ED73BB" w:rsidP="00ED73BB">
            <w:pPr>
              <w:pStyle w:val="ParrafoProyecto0"/>
              <w:jc w:val="left"/>
              <w:rPr>
                <w:sz w:val="18"/>
                <w:szCs w:val="18"/>
              </w:rPr>
            </w:pPr>
          </w:p>
          <w:p w14:paraId="1253A035" w14:textId="2B732DD4" w:rsidR="00ED73BB" w:rsidRPr="0029175D" w:rsidRDefault="00ED73BB" w:rsidP="00ED73BB">
            <w:pPr>
              <w:pStyle w:val="ParrafoProyecto0"/>
              <w:jc w:val="left"/>
              <w:rPr>
                <w:sz w:val="18"/>
                <w:szCs w:val="18"/>
              </w:rPr>
            </w:pPr>
            <w:r w:rsidRPr="0029175D">
              <w:rPr>
                <w:sz w:val="18"/>
                <w:szCs w:val="18"/>
              </w:rPr>
              <w:lastRenderedPageBreak/>
              <w:t xml:space="preserve">CREATE TABLE </w:t>
            </w:r>
            <w:r w:rsidR="00C67118" w:rsidRPr="0029175D">
              <w:rPr>
                <w:sz w:val="18"/>
                <w:szCs w:val="18"/>
              </w:rPr>
              <w:t>órdenes</w:t>
            </w:r>
            <w:r w:rsidRPr="0029175D">
              <w:rPr>
                <w:sz w:val="18"/>
                <w:szCs w:val="18"/>
              </w:rPr>
              <w:t xml:space="preserve"> (</w:t>
            </w:r>
          </w:p>
          <w:p w14:paraId="2D35BBF7" w14:textId="77777777" w:rsidR="00ED73BB" w:rsidRPr="0029175D" w:rsidRDefault="00ED73BB" w:rsidP="00ED73BB">
            <w:pPr>
              <w:pStyle w:val="ParrafoProyecto0"/>
              <w:jc w:val="left"/>
              <w:rPr>
                <w:sz w:val="18"/>
                <w:szCs w:val="18"/>
              </w:rPr>
            </w:pPr>
            <w:r w:rsidRPr="0029175D">
              <w:rPr>
                <w:sz w:val="18"/>
                <w:szCs w:val="18"/>
              </w:rPr>
              <w:t xml:space="preserve">    num_orden                    INTEGER NOT NULL,</w:t>
            </w:r>
          </w:p>
          <w:p w14:paraId="0178BABE" w14:textId="14DA27C1" w:rsidR="00ED73BB" w:rsidRPr="0029175D" w:rsidRDefault="00ED73BB" w:rsidP="00ED73BB">
            <w:pPr>
              <w:pStyle w:val="ParrafoProyecto0"/>
              <w:jc w:val="left"/>
              <w:rPr>
                <w:sz w:val="18"/>
                <w:szCs w:val="18"/>
              </w:rPr>
            </w:pPr>
            <w:r w:rsidRPr="0029175D">
              <w:rPr>
                <w:sz w:val="18"/>
                <w:szCs w:val="18"/>
              </w:rPr>
              <w:t xml:space="preserve">    detalle_orden                VARCHAR</w:t>
            </w:r>
            <w:r w:rsidR="79FDD2C8" w:rsidRPr="0029175D">
              <w:rPr>
                <w:sz w:val="18"/>
                <w:szCs w:val="18"/>
              </w:rPr>
              <w:t xml:space="preserve"> </w:t>
            </w:r>
            <w:r w:rsidRPr="0029175D">
              <w:rPr>
                <w:sz w:val="18"/>
                <w:szCs w:val="18"/>
              </w:rPr>
              <w:t>(256),</w:t>
            </w:r>
          </w:p>
          <w:p w14:paraId="0FA0AD7E" w14:textId="13224A0B" w:rsidR="00ED73BB" w:rsidRPr="0029175D" w:rsidRDefault="00ED73BB" w:rsidP="00ED73BB">
            <w:pPr>
              <w:pStyle w:val="ParrafoProyecto0"/>
              <w:jc w:val="left"/>
              <w:rPr>
                <w:sz w:val="18"/>
                <w:szCs w:val="18"/>
              </w:rPr>
            </w:pPr>
            <w:r w:rsidRPr="0029175D">
              <w:rPr>
                <w:sz w:val="18"/>
                <w:szCs w:val="18"/>
              </w:rPr>
              <w:t xml:space="preserve">    direccion_retiro             VARCHAR</w:t>
            </w:r>
            <w:r w:rsidR="7836AB65" w:rsidRPr="0029175D">
              <w:rPr>
                <w:sz w:val="18"/>
                <w:szCs w:val="18"/>
              </w:rPr>
              <w:t xml:space="preserve"> </w:t>
            </w:r>
            <w:r w:rsidRPr="0029175D">
              <w:rPr>
                <w:sz w:val="18"/>
                <w:szCs w:val="18"/>
              </w:rPr>
              <w:t>(256) NOT NULL,</w:t>
            </w:r>
          </w:p>
          <w:p w14:paraId="222C8388" w14:textId="7F0F49F5" w:rsidR="00ED73BB" w:rsidRPr="0029175D" w:rsidRDefault="00ED73BB" w:rsidP="00ED73BB">
            <w:pPr>
              <w:pStyle w:val="ParrafoProyecto0"/>
              <w:jc w:val="left"/>
              <w:rPr>
                <w:sz w:val="18"/>
                <w:szCs w:val="18"/>
              </w:rPr>
            </w:pPr>
            <w:r w:rsidRPr="0029175D">
              <w:rPr>
                <w:sz w:val="18"/>
                <w:szCs w:val="18"/>
              </w:rPr>
              <w:t xml:space="preserve">    direccion_despacho           VARCHAR</w:t>
            </w:r>
            <w:r w:rsidR="5DD1865F" w:rsidRPr="0029175D">
              <w:rPr>
                <w:sz w:val="18"/>
                <w:szCs w:val="18"/>
              </w:rPr>
              <w:t xml:space="preserve"> </w:t>
            </w:r>
            <w:r w:rsidRPr="0029175D">
              <w:rPr>
                <w:sz w:val="18"/>
                <w:szCs w:val="18"/>
              </w:rPr>
              <w:t>(256) NOT NULL,</w:t>
            </w:r>
          </w:p>
          <w:p w14:paraId="20BEC5B2" w14:textId="77777777" w:rsidR="00ED73BB" w:rsidRPr="0029175D" w:rsidRDefault="00ED73BB" w:rsidP="00ED73BB">
            <w:pPr>
              <w:pStyle w:val="ParrafoProyecto0"/>
              <w:jc w:val="left"/>
              <w:rPr>
                <w:sz w:val="18"/>
                <w:szCs w:val="18"/>
              </w:rPr>
            </w:pPr>
            <w:r w:rsidRPr="0029175D">
              <w:rPr>
                <w:sz w:val="18"/>
                <w:szCs w:val="18"/>
              </w:rPr>
              <w:t xml:space="preserve">    empresas_rut                 INTEGER NOT NULL,</w:t>
            </w:r>
          </w:p>
          <w:p w14:paraId="51B31238" w14:textId="77777777" w:rsidR="00ED73BB" w:rsidRPr="0029175D" w:rsidRDefault="00ED73BB" w:rsidP="00ED73BB">
            <w:pPr>
              <w:pStyle w:val="ParrafoProyecto0"/>
              <w:jc w:val="left"/>
              <w:rPr>
                <w:sz w:val="18"/>
                <w:szCs w:val="18"/>
              </w:rPr>
            </w:pPr>
            <w:r w:rsidRPr="0029175D">
              <w:rPr>
                <w:sz w:val="18"/>
                <w:szCs w:val="18"/>
              </w:rPr>
              <w:t xml:space="preserve">    usuarios_id_usuario          INTEGER NOT NULL,</w:t>
            </w:r>
          </w:p>
          <w:p w14:paraId="5DCEDAA7" w14:textId="4DCFB429" w:rsidR="00ED73BB" w:rsidRPr="0029175D" w:rsidRDefault="00ED73BB" w:rsidP="00ED73BB">
            <w:pPr>
              <w:pStyle w:val="ParrafoProyecto0"/>
              <w:jc w:val="left"/>
              <w:rPr>
                <w:sz w:val="18"/>
                <w:szCs w:val="18"/>
              </w:rPr>
            </w:pPr>
            <w:r w:rsidRPr="0029175D">
              <w:rPr>
                <w:sz w:val="18"/>
                <w:szCs w:val="18"/>
              </w:rPr>
              <w:t xml:space="preserve">    estado_</w:t>
            </w:r>
            <w:r w:rsidR="00C67118" w:rsidRPr="0029175D">
              <w:rPr>
                <w:sz w:val="18"/>
                <w:szCs w:val="18"/>
              </w:rPr>
              <w:t>órdenes</w:t>
            </w:r>
            <w:r w:rsidRPr="0029175D">
              <w:rPr>
                <w:sz w:val="18"/>
                <w:szCs w:val="18"/>
              </w:rPr>
              <w:t>_cod_estado    VARCHAR(1) NOT NULL,</w:t>
            </w:r>
          </w:p>
          <w:p w14:paraId="63A714D4" w14:textId="77777777" w:rsidR="00ED73BB" w:rsidRPr="0029175D" w:rsidRDefault="00ED73BB" w:rsidP="00ED73BB">
            <w:pPr>
              <w:pStyle w:val="ParrafoProyecto0"/>
              <w:jc w:val="left"/>
              <w:rPr>
                <w:sz w:val="18"/>
                <w:szCs w:val="18"/>
              </w:rPr>
            </w:pPr>
            <w:r w:rsidRPr="0029175D">
              <w:rPr>
                <w:sz w:val="18"/>
                <w:szCs w:val="18"/>
              </w:rPr>
              <w:t xml:space="preserve">    direccion_retiro_cod_retiro  INTEGER NOT NULL,</w:t>
            </w:r>
          </w:p>
          <w:p w14:paraId="1BD6F2E4" w14:textId="77777777" w:rsidR="00ED73BB" w:rsidRPr="0029175D" w:rsidRDefault="00ED73BB" w:rsidP="00ED73BB">
            <w:pPr>
              <w:pStyle w:val="ParrafoProyecto0"/>
              <w:jc w:val="left"/>
              <w:rPr>
                <w:sz w:val="18"/>
                <w:szCs w:val="18"/>
              </w:rPr>
            </w:pPr>
            <w:r w:rsidRPr="0029175D">
              <w:rPr>
                <w:sz w:val="18"/>
                <w:szCs w:val="18"/>
              </w:rPr>
              <w:t xml:space="preserve">    cod_despacho_cod_retiro      INTEGER NOT NULL,</w:t>
            </w:r>
          </w:p>
          <w:p w14:paraId="2030E18F" w14:textId="77777777" w:rsidR="00ED73BB" w:rsidRPr="0029175D" w:rsidRDefault="00ED73BB" w:rsidP="00ED73BB">
            <w:pPr>
              <w:pStyle w:val="ParrafoProyecto0"/>
              <w:jc w:val="left"/>
              <w:rPr>
                <w:sz w:val="18"/>
                <w:szCs w:val="18"/>
              </w:rPr>
            </w:pPr>
            <w:r w:rsidRPr="0029175D">
              <w:rPr>
                <w:sz w:val="18"/>
                <w:szCs w:val="18"/>
              </w:rPr>
              <w:t xml:space="preserve">    direccion_retiro_cod_retiro1 INTEGER NOT NULL,</w:t>
            </w:r>
          </w:p>
          <w:p w14:paraId="0E49DE6E" w14:textId="77777777" w:rsidR="00ED73BB" w:rsidRPr="0029175D" w:rsidRDefault="00ED73BB" w:rsidP="00ED73BB">
            <w:pPr>
              <w:pStyle w:val="ParrafoProyecto0"/>
              <w:jc w:val="left"/>
              <w:rPr>
                <w:sz w:val="18"/>
                <w:szCs w:val="18"/>
              </w:rPr>
            </w:pPr>
            <w:r w:rsidRPr="0029175D">
              <w:rPr>
                <w:sz w:val="18"/>
                <w:szCs w:val="18"/>
              </w:rPr>
              <w:t xml:space="preserve">    cod_despacho_cod_despacho    INTEGER NOT NULL,</w:t>
            </w:r>
          </w:p>
          <w:p w14:paraId="42E6CD45" w14:textId="77777777" w:rsidR="00ED73BB" w:rsidRPr="0029175D" w:rsidRDefault="00ED73BB" w:rsidP="00ED73BB">
            <w:pPr>
              <w:pStyle w:val="ParrafoProyecto0"/>
              <w:jc w:val="left"/>
              <w:rPr>
                <w:sz w:val="18"/>
                <w:szCs w:val="18"/>
              </w:rPr>
            </w:pPr>
            <w:r w:rsidRPr="0029175D">
              <w:rPr>
                <w:sz w:val="18"/>
                <w:szCs w:val="18"/>
              </w:rPr>
              <w:t xml:space="preserve">    correo_electronico           VARCHAR(60) NOT NULL</w:t>
            </w:r>
          </w:p>
          <w:p w14:paraId="2B5DA975" w14:textId="77777777" w:rsidR="00ED73BB" w:rsidRPr="0029175D" w:rsidRDefault="00ED73BB" w:rsidP="00ED73BB">
            <w:pPr>
              <w:pStyle w:val="ParrafoProyecto0"/>
              <w:jc w:val="left"/>
              <w:rPr>
                <w:sz w:val="18"/>
                <w:szCs w:val="18"/>
              </w:rPr>
            </w:pPr>
            <w:r w:rsidRPr="0029175D">
              <w:rPr>
                <w:sz w:val="18"/>
                <w:szCs w:val="18"/>
              </w:rPr>
              <w:t>);</w:t>
            </w:r>
          </w:p>
          <w:p w14:paraId="433ABBBB" w14:textId="77777777" w:rsidR="00ED73BB" w:rsidRPr="0029175D" w:rsidRDefault="00ED73BB" w:rsidP="00ED73BB">
            <w:pPr>
              <w:pStyle w:val="ParrafoProyecto0"/>
              <w:jc w:val="left"/>
              <w:rPr>
                <w:sz w:val="18"/>
                <w:szCs w:val="18"/>
              </w:rPr>
            </w:pPr>
          </w:p>
          <w:p w14:paraId="3F40C0B0" w14:textId="26B6930B" w:rsidR="00ED73BB" w:rsidRPr="0029175D" w:rsidRDefault="00ED73BB" w:rsidP="00ED73BB">
            <w:pPr>
              <w:pStyle w:val="ParrafoProyecto0"/>
              <w:jc w:val="left"/>
              <w:rPr>
                <w:sz w:val="18"/>
                <w:szCs w:val="18"/>
              </w:rPr>
            </w:pPr>
            <w:r w:rsidRPr="0029175D">
              <w:rPr>
                <w:sz w:val="18"/>
                <w:szCs w:val="18"/>
              </w:rPr>
              <w:t xml:space="preserve">ALTER TABLE </w:t>
            </w:r>
            <w:r w:rsidR="00C67118" w:rsidRPr="0029175D">
              <w:rPr>
                <w:sz w:val="18"/>
                <w:szCs w:val="18"/>
              </w:rPr>
              <w:t>órdenes</w:t>
            </w:r>
            <w:r w:rsidRPr="0029175D">
              <w:rPr>
                <w:sz w:val="18"/>
                <w:szCs w:val="18"/>
              </w:rPr>
              <w:t xml:space="preserve"> ADD CONSTRAINT </w:t>
            </w:r>
            <w:r w:rsidR="00C67118" w:rsidRPr="0029175D">
              <w:rPr>
                <w:sz w:val="18"/>
                <w:szCs w:val="18"/>
              </w:rPr>
              <w:t>órdenes</w:t>
            </w:r>
            <w:r w:rsidRPr="0029175D">
              <w:rPr>
                <w:sz w:val="18"/>
                <w:szCs w:val="18"/>
              </w:rPr>
              <w:t>_pk PRIMARY KEY ( num_orden );</w:t>
            </w:r>
          </w:p>
          <w:p w14:paraId="322CEBEA" w14:textId="77777777" w:rsidR="00ED73BB" w:rsidRPr="0029175D" w:rsidRDefault="00ED73BB" w:rsidP="00ED73BB">
            <w:pPr>
              <w:pStyle w:val="ParrafoProyecto0"/>
              <w:jc w:val="left"/>
              <w:rPr>
                <w:sz w:val="18"/>
                <w:szCs w:val="18"/>
              </w:rPr>
            </w:pPr>
          </w:p>
          <w:p w14:paraId="006350E5" w14:textId="77777777" w:rsidR="00ED73BB" w:rsidRPr="0029175D" w:rsidRDefault="00ED73BB" w:rsidP="00ED73BB">
            <w:pPr>
              <w:pStyle w:val="ParrafoProyecto0"/>
              <w:jc w:val="left"/>
              <w:rPr>
                <w:sz w:val="18"/>
                <w:szCs w:val="18"/>
              </w:rPr>
            </w:pPr>
            <w:r w:rsidRPr="0029175D">
              <w:rPr>
                <w:sz w:val="18"/>
                <w:szCs w:val="18"/>
              </w:rPr>
              <w:t>CREATE TABLE region (</w:t>
            </w:r>
          </w:p>
          <w:p w14:paraId="7D230F58" w14:textId="77777777" w:rsidR="00ED73BB" w:rsidRPr="0029175D" w:rsidRDefault="00ED73BB" w:rsidP="00ED73BB">
            <w:pPr>
              <w:pStyle w:val="ParrafoProyecto0"/>
              <w:jc w:val="left"/>
              <w:rPr>
                <w:sz w:val="18"/>
                <w:szCs w:val="18"/>
              </w:rPr>
            </w:pPr>
            <w:r w:rsidRPr="0029175D">
              <w:rPr>
                <w:sz w:val="18"/>
                <w:szCs w:val="18"/>
              </w:rPr>
              <w:t xml:space="preserve">    cod_region    INTEGER NOT NULL,</w:t>
            </w:r>
          </w:p>
          <w:p w14:paraId="45109EFA" w14:textId="77777777" w:rsidR="00ED73BB" w:rsidRPr="0029175D" w:rsidRDefault="00ED73BB" w:rsidP="00ED73BB">
            <w:pPr>
              <w:pStyle w:val="ParrafoProyecto0"/>
              <w:jc w:val="left"/>
              <w:rPr>
                <w:sz w:val="18"/>
                <w:szCs w:val="18"/>
              </w:rPr>
            </w:pPr>
            <w:r w:rsidRPr="0029175D">
              <w:rPr>
                <w:sz w:val="18"/>
                <w:szCs w:val="18"/>
              </w:rPr>
              <w:t xml:space="preserve">    nombre_region VARCHAR(30) NOT NULL</w:t>
            </w:r>
          </w:p>
          <w:p w14:paraId="29AFB65C" w14:textId="77777777" w:rsidR="00ED73BB" w:rsidRPr="0029175D" w:rsidRDefault="00ED73BB" w:rsidP="00ED73BB">
            <w:pPr>
              <w:pStyle w:val="ParrafoProyecto0"/>
              <w:jc w:val="left"/>
              <w:rPr>
                <w:sz w:val="18"/>
                <w:szCs w:val="18"/>
              </w:rPr>
            </w:pPr>
            <w:r w:rsidRPr="0029175D">
              <w:rPr>
                <w:sz w:val="18"/>
                <w:szCs w:val="18"/>
              </w:rPr>
              <w:t>);</w:t>
            </w:r>
          </w:p>
          <w:p w14:paraId="54F3C395" w14:textId="77777777" w:rsidR="00ED73BB" w:rsidRPr="0029175D" w:rsidRDefault="00ED73BB" w:rsidP="00ED73BB">
            <w:pPr>
              <w:pStyle w:val="ParrafoProyecto0"/>
              <w:jc w:val="left"/>
              <w:rPr>
                <w:sz w:val="18"/>
                <w:szCs w:val="18"/>
              </w:rPr>
            </w:pPr>
          </w:p>
          <w:p w14:paraId="26A31501" w14:textId="77777777" w:rsidR="00ED73BB" w:rsidRPr="0029175D" w:rsidRDefault="00ED73BB" w:rsidP="00ED73BB">
            <w:pPr>
              <w:pStyle w:val="ParrafoProyecto0"/>
              <w:jc w:val="left"/>
              <w:rPr>
                <w:sz w:val="18"/>
                <w:szCs w:val="18"/>
              </w:rPr>
            </w:pPr>
            <w:r w:rsidRPr="0029175D">
              <w:rPr>
                <w:sz w:val="18"/>
                <w:szCs w:val="18"/>
              </w:rPr>
              <w:t>ALTER TABLE region ADD CONSTRAINT region_pk PRIMARY KEY ( cod_region );</w:t>
            </w:r>
          </w:p>
          <w:p w14:paraId="59699417" w14:textId="77777777" w:rsidR="00ED73BB" w:rsidRPr="0029175D" w:rsidRDefault="00ED73BB" w:rsidP="00ED73BB">
            <w:pPr>
              <w:pStyle w:val="ParrafoProyecto0"/>
              <w:jc w:val="left"/>
              <w:rPr>
                <w:sz w:val="18"/>
                <w:szCs w:val="18"/>
              </w:rPr>
            </w:pPr>
          </w:p>
          <w:p w14:paraId="42631032" w14:textId="77777777" w:rsidR="00ED73BB" w:rsidRPr="0029175D" w:rsidRDefault="00ED73BB" w:rsidP="00ED73BB">
            <w:pPr>
              <w:pStyle w:val="ParrafoProyecto0"/>
              <w:jc w:val="left"/>
              <w:rPr>
                <w:sz w:val="18"/>
                <w:szCs w:val="18"/>
              </w:rPr>
            </w:pPr>
            <w:r w:rsidRPr="0029175D">
              <w:rPr>
                <w:sz w:val="18"/>
                <w:szCs w:val="18"/>
              </w:rPr>
              <w:t>CREATE TABLE usuario_empresa (</w:t>
            </w:r>
          </w:p>
          <w:p w14:paraId="6D711FD5" w14:textId="77777777" w:rsidR="00ED73BB" w:rsidRPr="0029175D" w:rsidRDefault="00ED73BB" w:rsidP="00ED73BB">
            <w:pPr>
              <w:pStyle w:val="ParrafoProyecto0"/>
              <w:jc w:val="left"/>
              <w:rPr>
                <w:sz w:val="18"/>
                <w:szCs w:val="18"/>
              </w:rPr>
            </w:pPr>
            <w:r w:rsidRPr="0029175D">
              <w:rPr>
                <w:sz w:val="18"/>
                <w:szCs w:val="18"/>
              </w:rPr>
              <w:t xml:space="preserve">    usuarios_correo_electronico VARCHAR(60) NOT NULL,</w:t>
            </w:r>
          </w:p>
          <w:p w14:paraId="27DF2E22" w14:textId="77777777" w:rsidR="00ED73BB" w:rsidRPr="0029175D" w:rsidRDefault="00ED73BB" w:rsidP="00ED73BB">
            <w:pPr>
              <w:pStyle w:val="ParrafoProyecto0"/>
              <w:jc w:val="left"/>
              <w:rPr>
                <w:sz w:val="18"/>
                <w:szCs w:val="18"/>
              </w:rPr>
            </w:pPr>
            <w:r w:rsidRPr="0029175D">
              <w:rPr>
                <w:sz w:val="18"/>
                <w:szCs w:val="18"/>
              </w:rPr>
              <w:t xml:space="preserve">    empresas_rut                INTEGER NOT NULL</w:t>
            </w:r>
          </w:p>
          <w:p w14:paraId="37F99CA7" w14:textId="77777777" w:rsidR="00ED73BB" w:rsidRPr="0029175D" w:rsidRDefault="00ED73BB" w:rsidP="00ED73BB">
            <w:pPr>
              <w:pStyle w:val="ParrafoProyecto0"/>
              <w:jc w:val="left"/>
              <w:rPr>
                <w:sz w:val="18"/>
                <w:szCs w:val="18"/>
              </w:rPr>
            </w:pPr>
            <w:r w:rsidRPr="0029175D">
              <w:rPr>
                <w:sz w:val="18"/>
                <w:szCs w:val="18"/>
              </w:rPr>
              <w:t>);</w:t>
            </w:r>
          </w:p>
          <w:p w14:paraId="7DFB8563" w14:textId="77777777" w:rsidR="00ED73BB" w:rsidRPr="0029175D" w:rsidRDefault="00ED73BB" w:rsidP="00ED73BB">
            <w:pPr>
              <w:pStyle w:val="ParrafoProyecto0"/>
              <w:jc w:val="left"/>
              <w:rPr>
                <w:sz w:val="18"/>
                <w:szCs w:val="18"/>
              </w:rPr>
            </w:pPr>
          </w:p>
          <w:p w14:paraId="3539152F" w14:textId="77777777" w:rsidR="00ED73BB" w:rsidRPr="0029175D" w:rsidRDefault="00ED73BB" w:rsidP="00ED73BB">
            <w:pPr>
              <w:pStyle w:val="ParrafoProyecto0"/>
              <w:jc w:val="left"/>
              <w:rPr>
                <w:sz w:val="18"/>
                <w:szCs w:val="18"/>
              </w:rPr>
            </w:pPr>
            <w:r w:rsidRPr="0029175D">
              <w:rPr>
                <w:sz w:val="18"/>
                <w:szCs w:val="18"/>
              </w:rPr>
              <w:t>CREATE UNIQUE INDEX usuario_empresa__idx ON</w:t>
            </w:r>
          </w:p>
          <w:p w14:paraId="69EE8D67" w14:textId="77777777" w:rsidR="00ED73BB" w:rsidRPr="0029175D" w:rsidRDefault="00ED73BB" w:rsidP="00ED73BB">
            <w:pPr>
              <w:pStyle w:val="ParrafoProyecto0"/>
              <w:jc w:val="left"/>
              <w:rPr>
                <w:sz w:val="18"/>
                <w:szCs w:val="18"/>
              </w:rPr>
            </w:pPr>
            <w:r w:rsidRPr="0029175D">
              <w:rPr>
                <w:sz w:val="18"/>
                <w:szCs w:val="18"/>
              </w:rPr>
              <w:t xml:space="preserve">    usuario_empresa (</w:t>
            </w:r>
          </w:p>
          <w:p w14:paraId="7FB3A6BE" w14:textId="77777777" w:rsidR="00ED73BB" w:rsidRPr="0029175D" w:rsidRDefault="00ED73BB" w:rsidP="00ED73BB">
            <w:pPr>
              <w:pStyle w:val="ParrafoProyecto0"/>
              <w:jc w:val="left"/>
              <w:rPr>
                <w:sz w:val="18"/>
                <w:szCs w:val="18"/>
              </w:rPr>
            </w:pPr>
            <w:r w:rsidRPr="0029175D">
              <w:rPr>
                <w:sz w:val="18"/>
                <w:szCs w:val="18"/>
              </w:rPr>
              <w:t xml:space="preserve">        usuarios_correo_electronico</w:t>
            </w:r>
          </w:p>
          <w:p w14:paraId="2A10D0AB" w14:textId="0FDE7052" w:rsidR="00ED73BB" w:rsidRPr="0029175D" w:rsidRDefault="00ED73BB" w:rsidP="00ED73BB">
            <w:pPr>
              <w:pStyle w:val="ParrafoProyecto0"/>
              <w:jc w:val="left"/>
              <w:rPr>
                <w:sz w:val="18"/>
                <w:szCs w:val="18"/>
              </w:rPr>
            </w:pPr>
            <w:r w:rsidRPr="0029175D">
              <w:rPr>
                <w:sz w:val="18"/>
                <w:szCs w:val="18"/>
              </w:rPr>
              <w:t xml:space="preserve">    ASC);</w:t>
            </w:r>
          </w:p>
          <w:p w14:paraId="6221FD85" w14:textId="77777777" w:rsidR="00ED73BB" w:rsidRPr="0029175D" w:rsidRDefault="00ED73BB" w:rsidP="00ED73BB">
            <w:pPr>
              <w:pStyle w:val="ParrafoProyecto0"/>
              <w:jc w:val="left"/>
              <w:rPr>
                <w:sz w:val="18"/>
                <w:szCs w:val="18"/>
              </w:rPr>
            </w:pPr>
          </w:p>
          <w:p w14:paraId="4D07C982" w14:textId="77777777" w:rsidR="00ED73BB" w:rsidRPr="0029175D" w:rsidRDefault="00ED73BB" w:rsidP="00ED73BB">
            <w:pPr>
              <w:pStyle w:val="ParrafoProyecto0"/>
              <w:jc w:val="left"/>
              <w:rPr>
                <w:sz w:val="18"/>
                <w:szCs w:val="18"/>
              </w:rPr>
            </w:pPr>
            <w:r w:rsidRPr="0029175D">
              <w:rPr>
                <w:sz w:val="18"/>
                <w:szCs w:val="18"/>
              </w:rPr>
              <w:t>CREATE TABLE usuarios (</w:t>
            </w:r>
          </w:p>
          <w:p w14:paraId="3ECA532C" w14:textId="77777777" w:rsidR="00ED73BB" w:rsidRPr="0029175D" w:rsidRDefault="00ED73BB" w:rsidP="00ED73BB">
            <w:pPr>
              <w:pStyle w:val="ParrafoProyecto0"/>
              <w:jc w:val="left"/>
              <w:rPr>
                <w:sz w:val="18"/>
                <w:szCs w:val="18"/>
              </w:rPr>
            </w:pPr>
            <w:r w:rsidRPr="0029175D">
              <w:rPr>
                <w:sz w:val="18"/>
                <w:szCs w:val="18"/>
              </w:rPr>
              <w:t xml:space="preserve">    id_usuario         INTEGER NOT NULL,</w:t>
            </w:r>
          </w:p>
          <w:p w14:paraId="72E59BBE" w14:textId="10ADF3E0" w:rsidR="00ED73BB" w:rsidRPr="0029175D" w:rsidRDefault="00ED73BB" w:rsidP="00ED73BB">
            <w:pPr>
              <w:pStyle w:val="ParrafoProyecto0"/>
              <w:jc w:val="left"/>
              <w:rPr>
                <w:sz w:val="18"/>
                <w:szCs w:val="18"/>
              </w:rPr>
            </w:pPr>
            <w:r w:rsidRPr="0029175D">
              <w:rPr>
                <w:sz w:val="18"/>
                <w:szCs w:val="18"/>
              </w:rPr>
              <w:t xml:space="preserve">    correo_electronico VARCHAR</w:t>
            </w:r>
            <w:r w:rsidR="06760784" w:rsidRPr="0029175D">
              <w:rPr>
                <w:sz w:val="18"/>
                <w:szCs w:val="18"/>
              </w:rPr>
              <w:t xml:space="preserve"> </w:t>
            </w:r>
            <w:r w:rsidRPr="0029175D">
              <w:rPr>
                <w:sz w:val="18"/>
                <w:szCs w:val="18"/>
              </w:rPr>
              <w:t>(60) NOT NULL,</w:t>
            </w:r>
          </w:p>
          <w:p w14:paraId="6D94C347" w14:textId="01D6467E" w:rsidR="00ED73BB" w:rsidRPr="0029175D" w:rsidRDefault="00ED73BB" w:rsidP="00ED73BB">
            <w:pPr>
              <w:pStyle w:val="ParrafoProyecto0"/>
              <w:jc w:val="left"/>
              <w:rPr>
                <w:sz w:val="18"/>
                <w:szCs w:val="18"/>
              </w:rPr>
            </w:pPr>
            <w:r w:rsidRPr="0029175D">
              <w:rPr>
                <w:sz w:val="18"/>
                <w:szCs w:val="18"/>
              </w:rPr>
              <w:t xml:space="preserve">    password           VARCHAR</w:t>
            </w:r>
            <w:r w:rsidR="06760784" w:rsidRPr="0029175D">
              <w:rPr>
                <w:sz w:val="18"/>
                <w:szCs w:val="18"/>
              </w:rPr>
              <w:t xml:space="preserve"> </w:t>
            </w:r>
            <w:r w:rsidRPr="0029175D">
              <w:rPr>
                <w:sz w:val="18"/>
                <w:szCs w:val="18"/>
              </w:rPr>
              <w:t>(15) NOT NULL,</w:t>
            </w:r>
          </w:p>
          <w:p w14:paraId="7F147359" w14:textId="56A684D0" w:rsidR="00ED73BB" w:rsidRPr="0029175D" w:rsidRDefault="00ED73BB" w:rsidP="00ED73BB">
            <w:pPr>
              <w:pStyle w:val="ParrafoProyecto0"/>
              <w:jc w:val="left"/>
              <w:rPr>
                <w:sz w:val="18"/>
                <w:szCs w:val="18"/>
              </w:rPr>
            </w:pPr>
            <w:r w:rsidRPr="0029175D">
              <w:rPr>
                <w:sz w:val="18"/>
                <w:szCs w:val="18"/>
              </w:rPr>
              <w:t xml:space="preserve">    nombre             VARCHAR</w:t>
            </w:r>
            <w:r w:rsidR="1C65AD88" w:rsidRPr="0029175D">
              <w:rPr>
                <w:sz w:val="18"/>
                <w:szCs w:val="18"/>
              </w:rPr>
              <w:t xml:space="preserve"> </w:t>
            </w:r>
            <w:r w:rsidRPr="0029175D">
              <w:rPr>
                <w:sz w:val="18"/>
                <w:szCs w:val="18"/>
              </w:rPr>
              <w:t>(60) NOT NULL,</w:t>
            </w:r>
          </w:p>
          <w:p w14:paraId="4E9A2793" w14:textId="1D385D34" w:rsidR="00ED73BB" w:rsidRPr="0029175D" w:rsidRDefault="00ED73BB" w:rsidP="00ED73BB">
            <w:pPr>
              <w:pStyle w:val="ParrafoProyecto0"/>
              <w:jc w:val="left"/>
              <w:rPr>
                <w:sz w:val="18"/>
                <w:szCs w:val="18"/>
              </w:rPr>
            </w:pPr>
            <w:r w:rsidRPr="0029175D">
              <w:rPr>
                <w:sz w:val="18"/>
                <w:szCs w:val="18"/>
              </w:rPr>
              <w:t xml:space="preserve">    tipo_usuario       VARCHAR</w:t>
            </w:r>
            <w:r w:rsidR="3162EF4C" w:rsidRPr="0029175D">
              <w:rPr>
                <w:sz w:val="18"/>
                <w:szCs w:val="18"/>
              </w:rPr>
              <w:t xml:space="preserve"> </w:t>
            </w:r>
            <w:r w:rsidRPr="0029175D">
              <w:rPr>
                <w:sz w:val="18"/>
                <w:szCs w:val="18"/>
              </w:rPr>
              <w:t>(5)</w:t>
            </w:r>
          </w:p>
          <w:p w14:paraId="0AED1131" w14:textId="77777777" w:rsidR="00ED73BB" w:rsidRPr="0029175D" w:rsidRDefault="00ED73BB" w:rsidP="00ED73BB">
            <w:pPr>
              <w:pStyle w:val="ParrafoProyecto0"/>
              <w:jc w:val="left"/>
              <w:rPr>
                <w:sz w:val="18"/>
                <w:szCs w:val="18"/>
              </w:rPr>
            </w:pPr>
            <w:r w:rsidRPr="0029175D">
              <w:rPr>
                <w:sz w:val="18"/>
                <w:szCs w:val="18"/>
              </w:rPr>
              <w:t>);</w:t>
            </w:r>
          </w:p>
          <w:p w14:paraId="43B92FA9" w14:textId="77777777" w:rsidR="00ED73BB" w:rsidRPr="0029175D" w:rsidRDefault="00ED73BB" w:rsidP="00ED73BB">
            <w:pPr>
              <w:pStyle w:val="ParrafoProyecto0"/>
              <w:jc w:val="left"/>
              <w:rPr>
                <w:sz w:val="18"/>
                <w:szCs w:val="18"/>
              </w:rPr>
            </w:pPr>
          </w:p>
          <w:p w14:paraId="32663C57" w14:textId="77777777" w:rsidR="00ED73BB" w:rsidRPr="0029175D" w:rsidRDefault="00ED73BB" w:rsidP="00ED73BB">
            <w:pPr>
              <w:pStyle w:val="ParrafoProyecto0"/>
              <w:jc w:val="left"/>
              <w:rPr>
                <w:sz w:val="18"/>
                <w:szCs w:val="18"/>
              </w:rPr>
            </w:pPr>
            <w:r w:rsidRPr="0029175D">
              <w:rPr>
                <w:sz w:val="18"/>
                <w:szCs w:val="18"/>
              </w:rPr>
              <w:t>ALTER TABLE usuarios ADD CONSTRAINT usuarios_pk PRIMARY KEY ( correo_electronico );</w:t>
            </w:r>
          </w:p>
          <w:p w14:paraId="17259632" w14:textId="77777777" w:rsidR="00ED73BB" w:rsidRPr="0029175D" w:rsidRDefault="00ED73BB" w:rsidP="00ED73BB">
            <w:pPr>
              <w:pStyle w:val="ParrafoProyecto0"/>
              <w:jc w:val="left"/>
              <w:rPr>
                <w:sz w:val="18"/>
                <w:szCs w:val="18"/>
              </w:rPr>
            </w:pPr>
          </w:p>
          <w:p w14:paraId="17FFC5AC" w14:textId="77777777" w:rsidR="00ED73BB" w:rsidRPr="0029175D" w:rsidRDefault="00ED73BB" w:rsidP="00ED73BB">
            <w:pPr>
              <w:pStyle w:val="ParrafoProyecto0"/>
              <w:jc w:val="left"/>
              <w:rPr>
                <w:sz w:val="18"/>
                <w:szCs w:val="18"/>
              </w:rPr>
            </w:pPr>
            <w:r w:rsidRPr="0029175D">
              <w:rPr>
                <w:sz w:val="18"/>
                <w:szCs w:val="18"/>
              </w:rPr>
              <w:t>ALTER TABLE cod_despacho</w:t>
            </w:r>
          </w:p>
          <w:p w14:paraId="4A4F123A" w14:textId="77777777" w:rsidR="00ED73BB" w:rsidRPr="0029175D" w:rsidRDefault="00ED73BB" w:rsidP="00ED73BB">
            <w:pPr>
              <w:pStyle w:val="ParrafoProyecto0"/>
              <w:jc w:val="left"/>
              <w:rPr>
                <w:sz w:val="18"/>
                <w:szCs w:val="18"/>
              </w:rPr>
            </w:pPr>
            <w:r w:rsidRPr="0029175D">
              <w:rPr>
                <w:sz w:val="18"/>
                <w:szCs w:val="18"/>
              </w:rPr>
              <w:t xml:space="preserve">    ADD CONSTRAINT cod_despacho_ciudad_fk FOREIGN KEY ( ciudad_cod_cuidad )</w:t>
            </w:r>
          </w:p>
          <w:p w14:paraId="567B247E" w14:textId="77777777" w:rsidR="00ED73BB" w:rsidRPr="0029175D" w:rsidRDefault="00ED73BB" w:rsidP="00ED73BB">
            <w:pPr>
              <w:pStyle w:val="ParrafoProyecto0"/>
              <w:jc w:val="left"/>
              <w:rPr>
                <w:sz w:val="18"/>
                <w:szCs w:val="18"/>
              </w:rPr>
            </w:pPr>
            <w:r w:rsidRPr="0029175D">
              <w:rPr>
                <w:sz w:val="18"/>
                <w:szCs w:val="18"/>
              </w:rPr>
              <w:t xml:space="preserve">        REFERENCES ciudad ( cod_cuidad );</w:t>
            </w:r>
          </w:p>
          <w:p w14:paraId="4D33E56B" w14:textId="77777777" w:rsidR="00ED73BB" w:rsidRPr="0029175D" w:rsidRDefault="00ED73BB" w:rsidP="00ED73BB">
            <w:pPr>
              <w:pStyle w:val="ParrafoProyecto0"/>
              <w:jc w:val="left"/>
              <w:rPr>
                <w:sz w:val="18"/>
                <w:szCs w:val="18"/>
              </w:rPr>
            </w:pPr>
          </w:p>
          <w:p w14:paraId="5AF50612" w14:textId="77777777" w:rsidR="00ED73BB" w:rsidRPr="0029175D" w:rsidRDefault="00ED73BB" w:rsidP="00ED73BB">
            <w:pPr>
              <w:pStyle w:val="ParrafoProyecto0"/>
              <w:jc w:val="left"/>
              <w:rPr>
                <w:sz w:val="18"/>
                <w:szCs w:val="18"/>
              </w:rPr>
            </w:pPr>
            <w:r w:rsidRPr="0029175D">
              <w:rPr>
                <w:sz w:val="18"/>
                <w:szCs w:val="18"/>
              </w:rPr>
              <w:t>ALTER TABLE cod_despacho</w:t>
            </w:r>
          </w:p>
          <w:p w14:paraId="04F6D655" w14:textId="77777777" w:rsidR="00ED73BB" w:rsidRPr="0029175D" w:rsidRDefault="00ED73BB" w:rsidP="00ED73BB">
            <w:pPr>
              <w:pStyle w:val="ParrafoProyecto0"/>
              <w:jc w:val="left"/>
              <w:rPr>
                <w:sz w:val="18"/>
                <w:szCs w:val="18"/>
              </w:rPr>
            </w:pPr>
            <w:r w:rsidRPr="0029175D">
              <w:rPr>
                <w:sz w:val="18"/>
                <w:szCs w:val="18"/>
              </w:rPr>
              <w:t xml:space="preserve">    ADD CONSTRAINT cod_despacho_comunas_fk FOREIGN KEY ( comunas_cod_comuna )</w:t>
            </w:r>
          </w:p>
          <w:p w14:paraId="0C891CAD" w14:textId="77777777" w:rsidR="00ED73BB" w:rsidRPr="0029175D" w:rsidRDefault="00ED73BB" w:rsidP="00ED73BB">
            <w:pPr>
              <w:pStyle w:val="ParrafoProyecto0"/>
              <w:jc w:val="left"/>
              <w:rPr>
                <w:sz w:val="18"/>
                <w:szCs w:val="18"/>
              </w:rPr>
            </w:pPr>
            <w:r w:rsidRPr="0029175D">
              <w:rPr>
                <w:sz w:val="18"/>
                <w:szCs w:val="18"/>
              </w:rPr>
              <w:t xml:space="preserve">        REFERENCES comunas ( cod_comuna );</w:t>
            </w:r>
          </w:p>
          <w:p w14:paraId="031DC941" w14:textId="77777777" w:rsidR="00ED73BB" w:rsidRPr="0029175D" w:rsidRDefault="00ED73BB" w:rsidP="00ED73BB">
            <w:pPr>
              <w:pStyle w:val="ParrafoProyecto0"/>
              <w:jc w:val="left"/>
              <w:rPr>
                <w:sz w:val="18"/>
                <w:szCs w:val="18"/>
              </w:rPr>
            </w:pPr>
          </w:p>
          <w:p w14:paraId="28BE8321" w14:textId="77777777" w:rsidR="00ED73BB" w:rsidRPr="0029175D" w:rsidRDefault="00ED73BB" w:rsidP="00ED73BB">
            <w:pPr>
              <w:pStyle w:val="ParrafoProyecto0"/>
              <w:jc w:val="left"/>
              <w:rPr>
                <w:sz w:val="18"/>
                <w:szCs w:val="18"/>
              </w:rPr>
            </w:pPr>
            <w:r w:rsidRPr="0029175D">
              <w:rPr>
                <w:sz w:val="18"/>
                <w:szCs w:val="18"/>
              </w:rPr>
              <w:t>ALTER TABLE cod_despacho</w:t>
            </w:r>
          </w:p>
          <w:p w14:paraId="2FB94B87" w14:textId="77777777" w:rsidR="00ED73BB" w:rsidRPr="0029175D" w:rsidRDefault="00ED73BB" w:rsidP="00ED73BB">
            <w:pPr>
              <w:pStyle w:val="ParrafoProyecto0"/>
              <w:jc w:val="left"/>
              <w:rPr>
                <w:sz w:val="18"/>
                <w:szCs w:val="18"/>
              </w:rPr>
            </w:pPr>
            <w:r w:rsidRPr="0029175D">
              <w:rPr>
                <w:sz w:val="18"/>
                <w:szCs w:val="18"/>
              </w:rPr>
              <w:t xml:space="preserve">    ADD CONSTRAINT cod_despacho_region_fk FOREIGN KEY ( region_cod_region )</w:t>
            </w:r>
          </w:p>
          <w:p w14:paraId="72934FE8" w14:textId="77777777" w:rsidR="00ED73BB" w:rsidRPr="0029175D" w:rsidRDefault="00ED73BB" w:rsidP="00ED73BB">
            <w:pPr>
              <w:pStyle w:val="ParrafoProyecto0"/>
              <w:jc w:val="left"/>
              <w:rPr>
                <w:sz w:val="18"/>
                <w:szCs w:val="18"/>
              </w:rPr>
            </w:pPr>
            <w:r w:rsidRPr="0029175D">
              <w:rPr>
                <w:sz w:val="18"/>
                <w:szCs w:val="18"/>
              </w:rPr>
              <w:t xml:space="preserve">        REFERENCES region ( cod_region );</w:t>
            </w:r>
          </w:p>
          <w:p w14:paraId="186D7DA1" w14:textId="77777777" w:rsidR="00ED73BB" w:rsidRPr="0029175D" w:rsidRDefault="00ED73BB" w:rsidP="00ED73BB">
            <w:pPr>
              <w:pStyle w:val="ParrafoProyecto0"/>
              <w:jc w:val="left"/>
              <w:rPr>
                <w:sz w:val="18"/>
                <w:szCs w:val="18"/>
              </w:rPr>
            </w:pPr>
          </w:p>
          <w:p w14:paraId="3B795731" w14:textId="72AA173B" w:rsidR="00ED73BB" w:rsidRPr="0029175D" w:rsidRDefault="00ED73BB" w:rsidP="00ED73BB">
            <w:pPr>
              <w:pStyle w:val="ParrafoProyecto0"/>
              <w:jc w:val="left"/>
              <w:rPr>
                <w:sz w:val="18"/>
                <w:szCs w:val="18"/>
              </w:rPr>
            </w:pPr>
            <w:r w:rsidRPr="0029175D">
              <w:rPr>
                <w:sz w:val="18"/>
                <w:szCs w:val="18"/>
              </w:rPr>
              <w:t>ALTER TABLE detalle_</w:t>
            </w:r>
            <w:r w:rsidR="00C67118" w:rsidRPr="0029175D">
              <w:rPr>
                <w:sz w:val="18"/>
                <w:szCs w:val="18"/>
              </w:rPr>
              <w:t>órdenes</w:t>
            </w:r>
          </w:p>
          <w:p w14:paraId="3912B424" w14:textId="376427BF" w:rsidR="00ED73BB" w:rsidRPr="0029175D" w:rsidRDefault="00ED73BB" w:rsidP="00ED73BB">
            <w:pPr>
              <w:pStyle w:val="ParrafoProyecto0"/>
              <w:jc w:val="left"/>
              <w:rPr>
                <w:sz w:val="18"/>
                <w:szCs w:val="18"/>
              </w:rPr>
            </w:pPr>
            <w:r w:rsidRPr="0029175D">
              <w:rPr>
                <w:sz w:val="18"/>
                <w:szCs w:val="18"/>
              </w:rPr>
              <w:t xml:space="preserve">    ADD CONSTRAINT detalle_</w:t>
            </w:r>
            <w:r w:rsidR="00C67118" w:rsidRPr="0029175D">
              <w:rPr>
                <w:sz w:val="18"/>
                <w:szCs w:val="18"/>
              </w:rPr>
              <w:t>órdenes</w:t>
            </w:r>
            <w:r w:rsidRPr="0029175D">
              <w:rPr>
                <w:sz w:val="18"/>
                <w:szCs w:val="18"/>
              </w:rPr>
              <w:t>_</w:t>
            </w:r>
            <w:r w:rsidR="00C67118" w:rsidRPr="0029175D">
              <w:rPr>
                <w:sz w:val="18"/>
                <w:szCs w:val="18"/>
              </w:rPr>
              <w:t>órdenes</w:t>
            </w:r>
            <w:r w:rsidRPr="0029175D">
              <w:rPr>
                <w:sz w:val="18"/>
                <w:szCs w:val="18"/>
              </w:rPr>
              <w:t xml:space="preserve">_fk FOREIGN KEY ( </w:t>
            </w:r>
            <w:r w:rsidR="00C67118" w:rsidRPr="0029175D">
              <w:rPr>
                <w:sz w:val="18"/>
                <w:szCs w:val="18"/>
              </w:rPr>
              <w:t>órdenes</w:t>
            </w:r>
            <w:r w:rsidRPr="0029175D">
              <w:rPr>
                <w:sz w:val="18"/>
                <w:szCs w:val="18"/>
              </w:rPr>
              <w:t>_num_orden )</w:t>
            </w:r>
          </w:p>
          <w:p w14:paraId="1D958B8B" w14:textId="271A274C" w:rsidR="00ED73BB" w:rsidRPr="0029175D" w:rsidRDefault="00ED73BB" w:rsidP="00ED73BB">
            <w:pPr>
              <w:pStyle w:val="ParrafoProyecto0"/>
              <w:jc w:val="left"/>
              <w:rPr>
                <w:sz w:val="18"/>
                <w:szCs w:val="18"/>
              </w:rPr>
            </w:pPr>
            <w:r w:rsidRPr="0029175D">
              <w:rPr>
                <w:sz w:val="18"/>
                <w:szCs w:val="18"/>
              </w:rPr>
              <w:t xml:space="preserve">        REFERENCES </w:t>
            </w:r>
            <w:r w:rsidR="00C67118" w:rsidRPr="0029175D">
              <w:rPr>
                <w:sz w:val="18"/>
                <w:szCs w:val="18"/>
              </w:rPr>
              <w:t>órdenes</w:t>
            </w:r>
            <w:r w:rsidRPr="0029175D">
              <w:rPr>
                <w:sz w:val="18"/>
                <w:szCs w:val="18"/>
              </w:rPr>
              <w:t xml:space="preserve"> ( num_orden );</w:t>
            </w:r>
          </w:p>
          <w:p w14:paraId="0D170B65" w14:textId="77777777" w:rsidR="00ED73BB" w:rsidRPr="0029175D" w:rsidRDefault="00ED73BB" w:rsidP="00ED73BB">
            <w:pPr>
              <w:pStyle w:val="ParrafoProyecto0"/>
              <w:jc w:val="left"/>
              <w:rPr>
                <w:sz w:val="18"/>
                <w:szCs w:val="18"/>
              </w:rPr>
            </w:pPr>
          </w:p>
          <w:p w14:paraId="481CE880" w14:textId="77777777" w:rsidR="00ED73BB" w:rsidRPr="0029175D" w:rsidRDefault="00ED73BB" w:rsidP="00ED73BB">
            <w:pPr>
              <w:pStyle w:val="ParrafoProyecto0"/>
              <w:jc w:val="left"/>
              <w:rPr>
                <w:sz w:val="18"/>
                <w:szCs w:val="18"/>
              </w:rPr>
            </w:pPr>
            <w:r w:rsidRPr="0029175D">
              <w:rPr>
                <w:sz w:val="18"/>
                <w:szCs w:val="18"/>
              </w:rPr>
              <w:t>ALTER TABLE direccion_retiro</w:t>
            </w:r>
          </w:p>
          <w:p w14:paraId="181042EE" w14:textId="77777777" w:rsidR="00ED73BB" w:rsidRPr="0029175D" w:rsidRDefault="00ED73BB" w:rsidP="00ED73BB">
            <w:pPr>
              <w:pStyle w:val="ParrafoProyecto0"/>
              <w:jc w:val="left"/>
              <w:rPr>
                <w:sz w:val="18"/>
                <w:szCs w:val="18"/>
              </w:rPr>
            </w:pPr>
            <w:r w:rsidRPr="0029175D">
              <w:rPr>
                <w:sz w:val="18"/>
                <w:szCs w:val="18"/>
              </w:rPr>
              <w:t xml:space="preserve">    ADD CONSTRAINT direccion_retiro_ciudad_fk FOREIGN KEY ( ciudad_cod_cuidad )</w:t>
            </w:r>
          </w:p>
          <w:p w14:paraId="42E4626D" w14:textId="77777777" w:rsidR="00ED73BB" w:rsidRPr="0029175D" w:rsidRDefault="00ED73BB" w:rsidP="00ED73BB">
            <w:pPr>
              <w:pStyle w:val="ParrafoProyecto0"/>
              <w:jc w:val="left"/>
              <w:rPr>
                <w:sz w:val="18"/>
                <w:szCs w:val="18"/>
              </w:rPr>
            </w:pPr>
            <w:r w:rsidRPr="0029175D">
              <w:rPr>
                <w:sz w:val="18"/>
                <w:szCs w:val="18"/>
              </w:rPr>
              <w:t xml:space="preserve">        REFERENCES ciudad ( cod_cuidad );</w:t>
            </w:r>
          </w:p>
          <w:p w14:paraId="4EA0D1C1" w14:textId="77777777" w:rsidR="00ED73BB" w:rsidRPr="0029175D" w:rsidRDefault="00ED73BB" w:rsidP="00ED73BB">
            <w:pPr>
              <w:pStyle w:val="ParrafoProyecto0"/>
              <w:jc w:val="left"/>
              <w:rPr>
                <w:sz w:val="18"/>
                <w:szCs w:val="18"/>
              </w:rPr>
            </w:pPr>
          </w:p>
          <w:p w14:paraId="0A9BB102" w14:textId="77777777" w:rsidR="00ED73BB" w:rsidRPr="0029175D" w:rsidRDefault="00ED73BB" w:rsidP="00ED73BB">
            <w:pPr>
              <w:pStyle w:val="ParrafoProyecto0"/>
              <w:jc w:val="left"/>
              <w:rPr>
                <w:sz w:val="18"/>
                <w:szCs w:val="18"/>
              </w:rPr>
            </w:pPr>
            <w:r w:rsidRPr="0029175D">
              <w:rPr>
                <w:sz w:val="18"/>
                <w:szCs w:val="18"/>
              </w:rPr>
              <w:t>ALTER TABLE direccion_retiro</w:t>
            </w:r>
          </w:p>
          <w:p w14:paraId="11E24FAE" w14:textId="77777777" w:rsidR="00ED73BB" w:rsidRPr="0029175D" w:rsidRDefault="00ED73BB" w:rsidP="00ED73BB">
            <w:pPr>
              <w:pStyle w:val="ParrafoProyecto0"/>
              <w:jc w:val="left"/>
              <w:rPr>
                <w:sz w:val="18"/>
                <w:szCs w:val="18"/>
              </w:rPr>
            </w:pPr>
            <w:r w:rsidRPr="0029175D">
              <w:rPr>
                <w:sz w:val="18"/>
                <w:szCs w:val="18"/>
              </w:rPr>
              <w:t xml:space="preserve">    ADD CONSTRAINT direccion_retiro_comunas_fk FOREIGN KEY ( comunas_cod_comuna )</w:t>
            </w:r>
          </w:p>
          <w:p w14:paraId="3217714C" w14:textId="77777777" w:rsidR="00ED73BB" w:rsidRPr="0029175D" w:rsidRDefault="00ED73BB" w:rsidP="00ED73BB">
            <w:pPr>
              <w:pStyle w:val="ParrafoProyecto0"/>
              <w:jc w:val="left"/>
              <w:rPr>
                <w:sz w:val="18"/>
                <w:szCs w:val="18"/>
              </w:rPr>
            </w:pPr>
            <w:r w:rsidRPr="0029175D">
              <w:rPr>
                <w:sz w:val="18"/>
                <w:szCs w:val="18"/>
              </w:rPr>
              <w:t xml:space="preserve">        REFERENCES comunas ( cod_comuna );</w:t>
            </w:r>
          </w:p>
          <w:p w14:paraId="48623518" w14:textId="77777777" w:rsidR="00ED73BB" w:rsidRPr="0029175D" w:rsidRDefault="00ED73BB" w:rsidP="00ED73BB">
            <w:pPr>
              <w:pStyle w:val="ParrafoProyecto0"/>
              <w:jc w:val="left"/>
              <w:rPr>
                <w:sz w:val="18"/>
                <w:szCs w:val="18"/>
              </w:rPr>
            </w:pPr>
          </w:p>
          <w:p w14:paraId="7A9BB44E" w14:textId="77777777" w:rsidR="00ED73BB" w:rsidRPr="0029175D" w:rsidRDefault="00ED73BB" w:rsidP="00ED73BB">
            <w:pPr>
              <w:pStyle w:val="ParrafoProyecto0"/>
              <w:jc w:val="left"/>
              <w:rPr>
                <w:sz w:val="18"/>
                <w:szCs w:val="18"/>
              </w:rPr>
            </w:pPr>
            <w:r w:rsidRPr="0029175D">
              <w:rPr>
                <w:sz w:val="18"/>
                <w:szCs w:val="18"/>
              </w:rPr>
              <w:t>ALTER TABLE direccion_retiro</w:t>
            </w:r>
          </w:p>
          <w:p w14:paraId="42610554" w14:textId="77777777" w:rsidR="00ED73BB" w:rsidRPr="0029175D" w:rsidRDefault="00ED73BB" w:rsidP="00ED73BB">
            <w:pPr>
              <w:pStyle w:val="ParrafoProyecto0"/>
              <w:jc w:val="left"/>
              <w:rPr>
                <w:sz w:val="18"/>
                <w:szCs w:val="18"/>
              </w:rPr>
            </w:pPr>
            <w:r w:rsidRPr="0029175D">
              <w:rPr>
                <w:sz w:val="18"/>
                <w:szCs w:val="18"/>
              </w:rPr>
              <w:t xml:space="preserve">    ADD CONSTRAINT direccion_retiro_region_fk FOREIGN KEY ( region_cod_region )</w:t>
            </w:r>
          </w:p>
          <w:p w14:paraId="1F163E0F" w14:textId="77777777" w:rsidR="00ED73BB" w:rsidRPr="0029175D" w:rsidRDefault="00ED73BB" w:rsidP="00ED73BB">
            <w:pPr>
              <w:pStyle w:val="ParrafoProyecto0"/>
              <w:jc w:val="left"/>
              <w:rPr>
                <w:sz w:val="18"/>
                <w:szCs w:val="18"/>
              </w:rPr>
            </w:pPr>
            <w:r w:rsidRPr="0029175D">
              <w:rPr>
                <w:sz w:val="18"/>
                <w:szCs w:val="18"/>
              </w:rPr>
              <w:t xml:space="preserve">        REFERENCES region ( cod_region );</w:t>
            </w:r>
          </w:p>
          <w:p w14:paraId="3357976C" w14:textId="77777777" w:rsidR="00ED73BB" w:rsidRPr="0029175D" w:rsidRDefault="00ED73BB" w:rsidP="00ED73BB">
            <w:pPr>
              <w:pStyle w:val="ParrafoProyecto0"/>
              <w:jc w:val="left"/>
              <w:rPr>
                <w:sz w:val="18"/>
                <w:szCs w:val="18"/>
              </w:rPr>
            </w:pPr>
          </w:p>
          <w:p w14:paraId="4258D922" w14:textId="77777777" w:rsidR="00ED73BB" w:rsidRPr="0029175D" w:rsidRDefault="00ED73BB" w:rsidP="00ED73BB">
            <w:pPr>
              <w:pStyle w:val="ParrafoProyecto0"/>
              <w:jc w:val="left"/>
              <w:rPr>
                <w:sz w:val="18"/>
                <w:szCs w:val="18"/>
              </w:rPr>
            </w:pPr>
            <w:r w:rsidRPr="0029175D">
              <w:rPr>
                <w:sz w:val="18"/>
                <w:szCs w:val="18"/>
              </w:rPr>
              <w:t>ALTER TABLE empresas</w:t>
            </w:r>
          </w:p>
          <w:p w14:paraId="658ED174" w14:textId="77777777" w:rsidR="00ED73BB" w:rsidRPr="0029175D" w:rsidRDefault="00ED73BB" w:rsidP="00ED73BB">
            <w:pPr>
              <w:pStyle w:val="ParrafoProyecto0"/>
              <w:jc w:val="left"/>
              <w:rPr>
                <w:sz w:val="18"/>
                <w:szCs w:val="18"/>
              </w:rPr>
            </w:pPr>
            <w:r w:rsidRPr="0029175D">
              <w:rPr>
                <w:sz w:val="18"/>
                <w:szCs w:val="18"/>
              </w:rPr>
              <w:t xml:space="preserve">    ADD CONSTRAINT empresas_ciudad_fk FOREIGN KEY ( ciudad_cod_cuidad )</w:t>
            </w:r>
          </w:p>
          <w:p w14:paraId="330642C2" w14:textId="77777777" w:rsidR="00ED73BB" w:rsidRPr="0029175D" w:rsidRDefault="00ED73BB" w:rsidP="00ED73BB">
            <w:pPr>
              <w:pStyle w:val="ParrafoProyecto0"/>
              <w:jc w:val="left"/>
              <w:rPr>
                <w:sz w:val="18"/>
                <w:szCs w:val="18"/>
              </w:rPr>
            </w:pPr>
            <w:r w:rsidRPr="0029175D">
              <w:rPr>
                <w:sz w:val="18"/>
                <w:szCs w:val="18"/>
              </w:rPr>
              <w:t xml:space="preserve">        REFERENCES ciudad ( cod_cuidad );</w:t>
            </w:r>
          </w:p>
          <w:p w14:paraId="123BCA5F" w14:textId="77777777" w:rsidR="00ED73BB" w:rsidRPr="0029175D" w:rsidRDefault="00ED73BB" w:rsidP="00ED73BB">
            <w:pPr>
              <w:pStyle w:val="ParrafoProyecto0"/>
              <w:jc w:val="left"/>
              <w:rPr>
                <w:sz w:val="18"/>
                <w:szCs w:val="18"/>
              </w:rPr>
            </w:pPr>
          </w:p>
          <w:p w14:paraId="1ACF5357" w14:textId="77777777" w:rsidR="00ED73BB" w:rsidRPr="0029175D" w:rsidRDefault="00ED73BB" w:rsidP="00ED73BB">
            <w:pPr>
              <w:pStyle w:val="ParrafoProyecto0"/>
              <w:jc w:val="left"/>
              <w:rPr>
                <w:sz w:val="18"/>
                <w:szCs w:val="18"/>
              </w:rPr>
            </w:pPr>
            <w:r w:rsidRPr="0029175D">
              <w:rPr>
                <w:sz w:val="18"/>
                <w:szCs w:val="18"/>
              </w:rPr>
              <w:t>ALTER TABLE empresas</w:t>
            </w:r>
          </w:p>
          <w:p w14:paraId="1EBCE642" w14:textId="77777777" w:rsidR="00ED73BB" w:rsidRPr="0029175D" w:rsidRDefault="00ED73BB" w:rsidP="00ED73BB">
            <w:pPr>
              <w:pStyle w:val="ParrafoProyecto0"/>
              <w:jc w:val="left"/>
              <w:rPr>
                <w:sz w:val="18"/>
                <w:szCs w:val="18"/>
              </w:rPr>
            </w:pPr>
            <w:r w:rsidRPr="0029175D">
              <w:rPr>
                <w:sz w:val="18"/>
                <w:szCs w:val="18"/>
              </w:rPr>
              <w:t xml:space="preserve">    ADD CONSTRAINT empresas_comunas_fk FOREIGN KEY ( comunas_cod_comuna )</w:t>
            </w:r>
          </w:p>
          <w:p w14:paraId="4FDA278D" w14:textId="77777777" w:rsidR="00ED73BB" w:rsidRPr="0029175D" w:rsidRDefault="00ED73BB" w:rsidP="00ED73BB">
            <w:pPr>
              <w:pStyle w:val="ParrafoProyecto0"/>
              <w:jc w:val="left"/>
              <w:rPr>
                <w:sz w:val="18"/>
                <w:szCs w:val="18"/>
              </w:rPr>
            </w:pPr>
            <w:r w:rsidRPr="0029175D">
              <w:rPr>
                <w:sz w:val="18"/>
                <w:szCs w:val="18"/>
              </w:rPr>
              <w:t xml:space="preserve">        REFERENCES comunas ( cod_comuna );</w:t>
            </w:r>
          </w:p>
          <w:p w14:paraId="7F2C2130" w14:textId="77777777" w:rsidR="00ED73BB" w:rsidRPr="0029175D" w:rsidRDefault="00ED73BB" w:rsidP="00ED73BB">
            <w:pPr>
              <w:pStyle w:val="ParrafoProyecto0"/>
              <w:jc w:val="left"/>
              <w:rPr>
                <w:sz w:val="18"/>
                <w:szCs w:val="18"/>
              </w:rPr>
            </w:pPr>
          </w:p>
          <w:p w14:paraId="5B022DE4" w14:textId="77777777" w:rsidR="00ED73BB" w:rsidRPr="0029175D" w:rsidRDefault="00ED73BB" w:rsidP="00ED73BB">
            <w:pPr>
              <w:pStyle w:val="ParrafoProyecto0"/>
              <w:jc w:val="left"/>
              <w:rPr>
                <w:sz w:val="18"/>
                <w:szCs w:val="18"/>
              </w:rPr>
            </w:pPr>
            <w:r w:rsidRPr="0029175D">
              <w:rPr>
                <w:sz w:val="18"/>
                <w:szCs w:val="18"/>
              </w:rPr>
              <w:t>ALTER TABLE empresas</w:t>
            </w:r>
          </w:p>
          <w:p w14:paraId="7DA75C9D" w14:textId="77777777" w:rsidR="00ED73BB" w:rsidRPr="0029175D" w:rsidRDefault="00ED73BB" w:rsidP="00ED73BB">
            <w:pPr>
              <w:pStyle w:val="ParrafoProyecto0"/>
              <w:jc w:val="left"/>
              <w:rPr>
                <w:sz w:val="18"/>
                <w:szCs w:val="18"/>
              </w:rPr>
            </w:pPr>
            <w:r w:rsidRPr="0029175D">
              <w:rPr>
                <w:sz w:val="18"/>
                <w:szCs w:val="18"/>
              </w:rPr>
              <w:t xml:space="preserve">    ADD CONSTRAINT empresas_giro_fk FOREIGN KEY ( giro_id_giro )</w:t>
            </w:r>
          </w:p>
          <w:p w14:paraId="1898FC9B" w14:textId="77777777" w:rsidR="00ED73BB" w:rsidRPr="0029175D" w:rsidRDefault="00ED73BB" w:rsidP="00ED73BB">
            <w:pPr>
              <w:pStyle w:val="ParrafoProyecto0"/>
              <w:jc w:val="left"/>
              <w:rPr>
                <w:sz w:val="18"/>
                <w:szCs w:val="18"/>
              </w:rPr>
            </w:pPr>
            <w:r w:rsidRPr="0029175D">
              <w:rPr>
                <w:sz w:val="18"/>
                <w:szCs w:val="18"/>
              </w:rPr>
              <w:lastRenderedPageBreak/>
              <w:t xml:space="preserve">        REFERENCES giro ( id_giro );</w:t>
            </w:r>
          </w:p>
          <w:p w14:paraId="401F8CAB" w14:textId="77777777" w:rsidR="00ED73BB" w:rsidRPr="0029175D" w:rsidRDefault="00ED73BB" w:rsidP="00ED73BB">
            <w:pPr>
              <w:pStyle w:val="ParrafoProyecto0"/>
              <w:jc w:val="left"/>
              <w:rPr>
                <w:sz w:val="18"/>
                <w:szCs w:val="18"/>
              </w:rPr>
            </w:pPr>
          </w:p>
          <w:p w14:paraId="1564451B" w14:textId="77777777" w:rsidR="00ED73BB" w:rsidRPr="0029175D" w:rsidRDefault="00ED73BB" w:rsidP="00ED73BB">
            <w:pPr>
              <w:pStyle w:val="ParrafoProyecto0"/>
              <w:jc w:val="left"/>
              <w:rPr>
                <w:sz w:val="18"/>
                <w:szCs w:val="18"/>
              </w:rPr>
            </w:pPr>
            <w:r w:rsidRPr="0029175D">
              <w:rPr>
                <w:sz w:val="18"/>
                <w:szCs w:val="18"/>
              </w:rPr>
              <w:t>ALTER TABLE empresas</w:t>
            </w:r>
          </w:p>
          <w:p w14:paraId="42BBCD23" w14:textId="77777777" w:rsidR="00ED73BB" w:rsidRPr="0029175D" w:rsidRDefault="00ED73BB" w:rsidP="00ED73BB">
            <w:pPr>
              <w:pStyle w:val="ParrafoProyecto0"/>
              <w:jc w:val="left"/>
              <w:rPr>
                <w:sz w:val="18"/>
                <w:szCs w:val="18"/>
              </w:rPr>
            </w:pPr>
            <w:r w:rsidRPr="0029175D">
              <w:rPr>
                <w:sz w:val="18"/>
                <w:szCs w:val="18"/>
              </w:rPr>
              <w:t xml:space="preserve">    ADD CONSTRAINT empresas_region_fk FOREIGN KEY ( region_cod_region )</w:t>
            </w:r>
          </w:p>
          <w:p w14:paraId="39B997A0" w14:textId="77777777" w:rsidR="00ED73BB" w:rsidRPr="0029175D" w:rsidRDefault="00ED73BB" w:rsidP="00ED73BB">
            <w:pPr>
              <w:pStyle w:val="ParrafoProyecto0"/>
              <w:jc w:val="left"/>
              <w:rPr>
                <w:sz w:val="18"/>
                <w:szCs w:val="18"/>
              </w:rPr>
            </w:pPr>
            <w:r w:rsidRPr="0029175D">
              <w:rPr>
                <w:sz w:val="18"/>
                <w:szCs w:val="18"/>
              </w:rPr>
              <w:t xml:space="preserve">        REFERENCES region ( cod_region );</w:t>
            </w:r>
          </w:p>
          <w:p w14:paraId="1FFA9BC9" w14:textId="77777777" w:rsidR="00ED73BB" w:rsidRPr="0029175D" w:rsidRDefault="00ED73BB" w:rsidP="00ED73BB">
            <w:pPr>
              <w:pStyle w:val="ParrafoProyecto0"/>
              <w:jc w:val="left"/>
              <w:rPr>
                <w:sz w:val="18"/>
                <w:szCs w:val="18"/>
              </w:rPr>
            </w:pPr>
          </w:p>
          <w:p w14:paraId="6C372C82" w14:textId="25CCA6C8" w:rsidR="00ED73BB" w:rsidRPr="0029175D" w:rsidRDefault="00ED73BB" w:rsidP="00ED73BB">
            <w:pPr>
              <w:pStyle w:val="ParrafoProyecto0"/>
              <w:jc w:val="left"/>
              <w:rPr>
                <w:sz w:val="18"/>
                <w:szCs w:val="18"/>
              </w:rPr>
            </w:pPr>
            <w:r w:rsidRPr="0029175D">
              <w:rPr>
                <w:sz w:val="18"/>
                <w:szCs w:val="18"/>
              </w:rPr>
              <w:t xml:space="preserve">ALTER TABLE </w:t>
            </w:r>
            <w:r w:rsidR="00C67118" w:rsidRPr="0029175D">
              <w:rPr>
                <w:sz w:val="18"/>
                <w:szCs w:val="18"/>
              </w:rPr>
              <w:t>órdenes</w:t>
            </w:r>
          </w:p>
          <w:p w14:paraId="1BB363CD" w14:textId="6F8A22AC" w:rsidR="00ED73BB" w:rsidRPr="0029175D" w:rsidRDefault="00ED73BB" w:rsidP="00ED73BB">
            <w:pPr>
              <w:pStyle w:val="ParrafoProyecto0"/>
              <w:jc w:val="left"/>
              <w:rPr>
                <w:sz w:val="18"/>
                <w:szCs w:val="18"/>
              </w:rPr>
            </w:pPr>
            <w:r w:rsidRPr="0029175D">
              <w:rPr>
                <w:sz w:val="18"/>
                <w:szCs w:val="18"/>
              </w:rPr>
              <w:t xml:space="preserve">    ADD CONSTRAINT </w:t>
            </w:r>
            <w:r w:rsidR="00C67118" w:rsidRPr="0029175D">
              <w:rPr>
                <w:sz w:val="18"/>
                <w:szCs w:val="18"/>
              </w:rPr>
              <w:t>órdenes</w:t>
            </w:r>
            <w:r w:rsidRPr="0029175D">
              <w:rPr>
                <w:sz w:val="18"/>
                <w:szCs w:val="18"/>
              </w:rPr>
              <w:t>_cod_despacho_fk FOREIGN KEY ( cod_despacho_cod_retiro )</w:t>
            </w:r>
          </w:p>
          <w:p w14:paraId="4C086A97" w14:textId="77777777" w:rsidR="00ED73BB" w:rsidRPr="0029175D" w:rsidRDefault="00ED73BB" w:rsidP="00ED73BB">
            <w:pPr>
              <w:pStyle w:val="ParrafoProyecto0"/>
              <w:jc w:val="left"/>
              <w:rPr>
                <w:sz w:val="18"/>
                <w:szCs w:val="18"/>
              </w:rPr>
            </w:pPr>
            <w:r w:rsidRPr="0029175D">
              <w:rPr>
                <w:sz w:val="18"/>
                <w:szCs w:val="18"/>
              </w:rPr>
              <w:t xml:space="preserve">        REFERENCES cod_despacho ( cod_despacho );</w:t>
            </w:r>
          </w:p>
          <w:p w14:paraId="79EE08C1" w14:textId="77777777" w:rsidR="00ED73BB" w:rsidRPr="0029175D" w:rsidRDefault="00ED73BB" w:rsidP="00ED73BB">
            <w:pPr>
              <w:pStyle w:val="ParrafoProyecto0"/>
              <w:jc w:val="left"/>
              <w:rPr>
                <w:sz w:val="18"/>
                <w:szCs w:val="18"/>
              </w:rPr>
            </w:pPr>
          </w:p>
          <w:p w14:paraId="3BD2D584" w14:textId="25CE1615" w:rsidR="00ED73BB" w:rsidRPr="0029175D" w:rsidRDefault="00ED73BB" w:rsidP="00ED73BB">
            <w:pPr>
              <w:pStyle w:val="ParrafoProyecto0"/>
              <w:jc w:val="left"/>
              <w:rPr>
                <w:sz w:val="18"/>
                <w:szCs w:val="18"/>
              </w:rPr>
            </w:pPr>
            <w:r w:rsidRPr="0029175D">
              <w:rPr>
                <w:sz w:val="18"/>
                <w:szCs w:val="18"/>
              </w:rPr>
              <w:t xml:space="preserve">ALTER TABLE </w:t>
            </w:r>
            <w:r w:rsidR="00C67118" w:rsidRPr="0029175D">
              <w:rPr>
                <w:sz w:val="18"/>
                <w:szCs w:val="18"/>
              </w:rPr>
              <w:t>órdenes</w:t>
            </w:r>
          </w:p>
          <w:p w14:paraId="2255F71B" w14:textId="0DD0220A" w:rsidR="00ED73BB" w:rsidRPr="0029175D" w:rsidRDefault="00ED73BB" w:rsidP="00ED73BB">
            <w:pPr>
              <w:pStyle w:val="ParrafoProyecto0"/>
              <w:jc w:val="left"/>
              <w:rPr>
                <w:sz w:val="18"/>
                <w:szCs w:val="18"/>
              </w:rPr>
            </w:pPr>
            <w:r w:rsidRPr="0029175D">
              <w:rPr>
                <w:sz w:val="18"/>
                <w:szCs w:val="18"/>
              </w:rPr>
              <w:t xml:space="preserve">    ADD CONSTRAINT </w:t>
            </w:r>
            <w:r w:rsidR="00C67118" w:rsidRPr="0029175D">
              <w:rPr>
                <w:sz w:val="18"/>
                <w:szCs w:val="18"/>
              </w:rPr>
              <w:t>órdenes</w:t>
            </w:r>
            <w:r w:rsidRPr="0029175D">
              <w:rPr>
                <w:sz w:val="18"/>
                <w:szCs w:val="18"/>
              </w:rPr>
              <w:t>_cod_despacho_fkv1 FOREIGN KEY ( cod_despacho_cod_despacho )</w:t>
            </w:r>
          </w:p>
          <w:p w14:paraId="56F58B97" w14:textId="77777777" w:rsidR="00ED73BB" w:rsidRPr="0029175D" w:rsidRDefault="00ED73BB" w:rsidP="00ED73BB">
            <w:pPr>
              <w:pStyle w:val="ParrafoProyecto0"/>
              <w:jc w:val="left"/>
              <w:rPr>
                <w:sz w:val="18"/>
                <w:szCs w:val="18"/>
              </w:rPr>
            </w:pPr>
            <w:r w:rsidRPr="0029175D">
              <w:rPr>
                <w:sz w:val="18"/>
                <w:szCs w:val="18"/>
              </w:rPr>
              <w:t xml:space="preserve">        REFERENCES cod_despacho ( cod_despacho );</w:t>
            </w:r>
          </w:p>
          <w:p w14:paraId="24F91652" w14:textId="77777777" w:rsidR="00ED73BB" w:rsidRPr="0029175D" w:rsidRDefault="00ED73BB" w:rsidP="00ED73BB">
            <w:pPr>
              <w:pStyle w:val="ParrafoProyecto0"/>
              <w:jc w:val="left"/>
              <w:rPr>
                <w:sz w:val="18"/>
                <w:szCs w:val="18"/>
              </w:rPr>
            </w:pPr>
          </w:p>
          <w:p w14:paraId="02DA01F0" w14:textId="68F74C5C" w:rsidR="00ED73BB" w:rsidRPr="0029175D" w:rsidRDefault="00ED73BB" w:rsidP="00ED73BB">
            <w:pPr>
              <w:pStyle w:val="ParrafoProyecto0"/>
              <w:jc w:val="left"/>
              <w:rPr>
                <w:sz w:val="18"/>
                <w:szCs w:val="18"/>
              </w:rPr>
            </w:pPr>
            <w:r w:rsidRPr="0029175D">
              <w:rPr>
                <w:sz w:val="18"/>
                <w:szCs w:val="18"/>
              </w:rPr>
              <w:t xml:space="preserve">ALTER TABLE </w:t>
            </w:r>
            <w:r w:rsidR="00C67118" w:rsidRPr="0029175D">
              <w:rPr>
                <w:sz w:val="18"/>
                <w:szCs w:val="18"/>
              </w:rPr>
              <w:t>órdenes</w:t>
            </w:r>
          </w:p>
          <w:p w14:paraId="008905DF" w14:textId="1E4A44D1" w:rsidR="00ED73BB" w:rsidRPr="0029175D" w:rsidRDefault="00ED73BB" w:rsidP="00ED73BB">
            <w:pPr>
              <w:pStyle w:val="ParrafoProyecto0"/>
              <w:jc w:val="left"/>
              <w:rPr>
                <w:sz w:val="18"/>
                <w:szCs w:val="18"/>
              </w:rPr>
            </w:pPr>
            <w:r w:rsidRPr="0029175D">
              <w:rPr>
                <w:sz w:val="18"/>
                <w:szCs w:val="18"/>
              </w:rPr>
              <w:t xml:space="preserve">    ADD CONSTRAINT </w:t>
            </w:r>
            <w:r w:rsidR="00C67118" w:rsidRPr="0029175D">
              <w:rPr>
                <w:sz w:val="18"/>
                <w:szCs w:val="18"/>
              </w:rPr>
              <w:t>órdenes</w:t>
            </w:r>
            <w:r w:rsidRPr="0029175D">
              <w:rPr>
                <w:sz w:val="18"/>
                <w:szCs w:val="18"/>
              </w:rPr>
              <w:t>_direccion_retiro_fk FOREIGN KEY ( direccion_retiro_cod_retiro )</w:t>
            </w:r>
          </w:p>
          <w:p w14:paraId="23B2D98A" w14:textId="77777777" w:rsidR="00ED73BB" w:rsidRPr="0029175D" w:rsidRDefault="00ED73BB" w:rsidP="00ED73BB">
            <w:pPr>
              <w:pStyle w:val="ParrafoProyecto0"/>
              <w:jc w:val="left"/>
              <w:rPr>
                <w:sz w:val="18"/>
                <w:szCs w:val="18"/>
              </w:rPr>
            </w:pPr>
            <w:r w:rsidRPr="0029175D">
              <w:rPr>
                <w:sz w:val="18"/>
                <w:szCs w:val="18"/>
              </w:rPr>
              <w:t xml:space="preserve">        REFERENCES direccion_retiro ( cod_retiro );</w:t>
            </w:r>
          </w:p>
          <w:p w14:paraId="1F503CF9" w14:textId="77777777" w:rsidR="00ED73BB" w:rsidRPr="0029175D" w:rsidRDefault="00ED73BB" w:rsidP="00ED73BB">
            <w:pPr>
              <w:pStyle w:val="ParrafoProyecto0"/>
              <w:jc w:val="left"/>
              <w:rPr>
                <w:sz w:val="18"/>
                <w:szCs w:val="18"/>
              </w:rPr>
            </w:pPr>
          </w:p>
          <w:p w14:paraId="643FEBD7" w14:textId="5F15CB27" w:rsidR="00ED73BB" w:rsidRPr="0029175D" w:rsidRDefault="00ED73BB" w:rsidP="00ED73BB">
            <w:pPr>
              <w:pStyle w:val="ParrafoProyecto0"/>
              <w:jc w:val="left"/>
              <w:rPr>
                <w:sz w:val="18"/>
                <w:szCs w:val="18"/>
              </w:rPr>
            </w:pPr>
            <w:r w:rsidRPr="0029175D">
              <w:rPr>
                <w:sz w:val="18"/>
                <w:szCs w:val="18"/>
              </w:rPr>
              <w:t xml:space="preserve">ALTER TABLE </w:t>
            </w:r>
            <w:r w:rsidR="00C67118" w:rsidRPr="0029175D">
              <w:rPr>
                <w:sz w:val="18"/>
                <w:szCs w:val="18"/>
              </w:rPr>
              <w:t>órdenes</w:t>
            </w:r>
          </w:p>
          <w:p w14:paraId="03479554" w14:textId="1654C636" w:rsidR="00ED73BB" w:rsidRPr="0029175D" w:rsidRDefault="00ED73BB" w:rsidP="00ED73BB">
            <w:pPr>
              <w:pStyle w:val="ParrafoProyecto0"/>
              <w:jc w:val="left"/>
              <w:rPr>
                <w:sz w:val="18"/>
                <w:szCs w:val="18"/>
              </w:rPr>
            </w:pPr>
            <w:r w:rsidRPr="0029175D">
              <w:rPr>
                <w:sz w:val="18"/>
                <w:szCs w:val="18"/>
              </w:rPr>
              <w:t xml:space="preserve">    ADD CONSTRAINT </w:t>
            </w:r>
            <w:r w:rsidR="00C67118" w:rsidRPr="0029175D">
              <w:rPr>
                <w:sz w:val="18"/>
                <w:szCs w:val="18"/>
              </w:rPr>
              <w:t>órdenes</w:t>
            </w:r>
            <w:r w:rsidRPr="0029175D">
              <w:rPr>
                <w:sz w:val="18"/>
                <w:szCs w:val="18"/>
              </w:rPr>
              <w:t>_direccion_retiro_fkv1 FOREIGN KEY (direccion_retiro_cod_retiro1)</w:t>
            </w:r>
          </w:p>
          <w:p w14:paraId="6C3856D5" w14:textId="77777777" w:rsidR="00ED73BB" w:rsidRPr="0029175D" w:rsidRDefault="00ED73BB" w:rsidP="00ED73BB">
            <w:pPr>
              <w:pStyle w:val="ParrafoProyecto0"/>
              <w:jc w:val="left"/>
              <w:rPr>
                <w:sz w:val="18"/>
                <w:szCs w:val="18"/>
              </w:rPr>
            </w:pPr>
            <w:r w:rsidRPr="0029175D">
              <w:rPr>
                <w:sz w:val="18"/>
                <w:szCs w:val="18"/>
              </w:rPr>
              <w:t xml:space="preserve">        REFERENCES direccion_retiro ( cod_retiro );</w:t>
            </w:r>
          </w:p>
          <w:p w14:paraId="486826BC" w14:textId="77777777" w:rsidR="00ED73BB" w:rsidRPr="0029175D" w:rsidRDefault="00ED73BB" w:rsidP="00ED73BB">
            <w:pPr>
              <w:pStyle w:val="ParrafoProyecto0"/>
              <w:jc w:val="left"/>
              <w:rPr>
                <w:sz w:val="18"/>
                <w:szCs w:val="18"/>
              </w:rPr>
            </w:pPr>
          </w:p>
          <w:p w14:paraId="5EA2E6B7" w14:textId="31360260" w:rsidR="00ED73BB" w:rsidRPr="0029175D" w:rsidRDefault="00ED73BB" w:rsidP="00ED73BB">
            <w:pPr>
              <w:pStyle w:val="ParrafoProyecto0"/>
              <w:jc w:val="left"/>
              <w:rPr>
                <w:sz w:val="18"/>
                <w:szCs w:val="18"/>
              </w:rPr>
            </w:pPr>
            <w:r w:rsidRPr="0029175D">
              <w:rPr>
                <w:sz w:val="18"/>
                <w:szCs w:val="18"/>
              </w:rPr>
              <w:t xml:space="preserve">ALTER TABLE </w:t>
            </w:r>
            <w:r w:rsidR="00C67118" w:rsidRPr="0029175D">
              <w:rPr>
                <w:sz w:val="18"/>
                <w:szCs w:val="18"/>
              </w:rPr>
              <w:t>órdenes</w:t>
            </w:r>
          </w:p>
          <w:p w14:paraId="2A79F451" w14:textId="7D69B815" w:rsidR="00ED73BB" w:rsidRPr="0029175D" w:rsidRDefault="00ED73BB" w:rsidP="00ED73BB">
            <w:pPr>
              <w:pStyle w:val="ParrafoProyecto0"/>
              <w:jc w:val="left"/>
              <w:rPr>
                <w:sz w:val="18"/>
                <w:szCs w:val="18"/>
              </w:rPr>
            </w:pPr>
            <w:r w:rsidRPr="0029175D">
              <w:rPr>
                <w:sz w:val="18"/>
                <w:szCs w:val="18"/>
              </w:rPr>
              <w:t xml:space="preserve">    ADD CONSTRAINT </w:t>
            </w:r>
            <w:r w:rsidR="00C67118" w:rsidRPr="0029175D">
              <w:rPr>
                <w:sz w:val="18"/>
                <w:szCs w:val="18"/>
              </w:rPr>
              <w:t>órdenes</w:t>
            </w:r>
            <w:r w:rsidRPr="0029175D">
              <w:rPr>
                <w:sz w:val="18"/>
                <w:szCs w:val="18"/>
              </w:rPr>
              <w:t>_empresas_fk FOREIGN KEY ( empresas_rut )</w:t>
            </w:r>
          </w:p>
          <w:p w14:paraId="239E883E" w14:textId="77777777" w:rsidR="00ED73BB" w:rsidRPr="0029175D" w:rsidRDefault="00ED73BB" w:rsidP="00ED73BB">
            <w:pPr>
              <w:pStyle w:val="ParrafoProyecto0"/>
              <w:jc w:val="left"/>
              <w:rPr>
                <w:sz w:val="18"/>
                <w:szCs w:val="18"/>
              </w:rPr>
            </w:pPr>
            <w:r w:rsidRPr="0029175D">
              <w:rPr>
                <w:sz w:val="18"/>
                <w:szCs w:val="18"/>
              </w:rPr>
              <w:t xml:space="preserve">        REFERENCES empresas ( rut );</w:t>
            </w:r>
          </w:p>
          <w:p w14:paraId="13DD6A93" w14:textId="77777777" w:rsidR="00ED73BB" w:rsidRPr="0029175D" w:rsidRDefault="00ED73BB" w:rsidP="00ED73BB">
            <w:pPr>
              <w:pStyle w:val="ParrafoProyecto0"/>
              <w:jc w:val="left"/>
              <w:rPr>
                <w:sz w:val="18"/>
                <w:szCs w:val="18"/>
              </w:rPr>
            </w:pPr>
          </w:p>
          <w:p w14:paraId="304E37C9" w14:textId="237B673E" w:rsidR="00ED73BB" w:rsidRPr="0029175D" w:rsidRDefault="00ED73BB" w:rsidP="00ED73BB">
            <w:pPr>
              <w:pStyle w:val="ParrafoProyecto0"/>
              <w:jc w:val="left"/>
              <w:rPr>
                <w:sz w:val="18"/>
                <w:szCs w:val="18"/>
              </w:rPr>
            </w:pPr>
            <w:r w:rsidRPr="0029175D">
              <w:rPr>
                <w:sz w:val="18"/>
                <w:szCs w:val="18"/>
              </w:rPr>
              <w:t xml:space="preserve">ALTER TABLE </w:t>
            </w:r>
            <w:r w:rsidR="00C67118" w:rsidRPr="0029175D">
              <w:rPr>
                <w:sz w:val="18"/>
                <w:szCs w:val="18"/>
              </w:rPr>
              <w:t>órdenes</w:t>
            </w:r>
          </w:p>
          <w:p w14:paraId="43BEDE34" w14:textId="4E2BC9EB" w:rsidR="00ED73BB" w:rsidRPr="0029175D" w:rsidRDefault="00ED73BB" w:rsidP="00ED73BB">
            <w:pPr>
              <w:pStyle w:val="ParrafoProyecto0"/>
              <w:jc w:val="left"/>
              <w:rPr>
                <w:sz w:val="18"/>
                <w:szCs w:val="18"/>
              </w:rPr>
            </w:pPr>
            <w:r w:rsidRPr="0029175D">
              <w:rPr>
                <w:sz w:val="18"/>
                <w:szCs w:val="18"/>
              </w:rPr>
              <w:t xml:space="preserve">    ADD CONSTRAINT </w:t>
            </w:r>
            <w:r w:rsidR="00C67118" w:rsidRPr="0029175D">
              <w:rPr>
                <w:sz w:val="18"/>
                <w:szCs w:val="18"/>
              </w:rPr>
              <w:t>órdenes</w:t>
            </w:r>
            <w:r w:rsidRPr="0029175D">
              <w:rPr>
                <w:sz w:val="18"/>
                <w:szCs w:val="18"/>
              </w:rPr>
              <w:t>_estado_</w:t>
            </w:r>
            <w:r w:rsidR="00C67118" w:rsidRPr="0029175D">
              <w:rPr>
                <w:sz w:val="18"/>
                <w:szCs w:val="18"/>
              </w:rPr>
              <w:t>órdenes</w:t>
            </w:r>
            <w:r w:rsidRPr="0029175D">
              <w:rPr>
                <w:sz w:val="18"/>
                <w:szCs w:val="18"/>
              </w:rPr>
              <w:t>_fk FOREIGN KEY ( estado_</w:t>
            </w:r>
            <w:r w:rsidR="00C67118" w:rsidRPr="0029175D">
              <w:rPr>
                <w:sz w:val="18"/>
                <w:szCs w:val="18"/>
              </w:rPr>
              <w:t>órdenes</w:t>
            </w:r>
            <w:r w:rsidRPr="0029175D">
              <w:rPr>
                <w:sz w:val="18"/>
                <w:szCs w:val="18"/>
              </w:rPr>
              <w:t>_cod_estado )</w:t>
            </w:r>
          </w:p>
          <w:p w14:paraId="0C5F55F9" w14:textId="47A914DE" w:rsidR="00ED73BB" w:rsidRPr="0029175D" w:rsidRDefault="00ED73BB" w:rsidP="00ED73BB">
            <w:pPr>
              <w:pStyle w:val="ParrafoProyecto0"/>
              <w:jc w:val="left"/>
              <w:rPr>
                <w:sz w:val="18"/>
                <w:szCs w:val="18"/>
              </w:rPr>
            </w:pPr>
            <w:r w:rsidRPr="0029175D">
              <w:rPr>
                <w:sz w:val="18"/>
                <w:szCs w:val="18"/>
              </w:rPr>
              <w:t xml:space="preserve">        REFERENCES estado_</w:t>
            </w:r>
            <w:r w:rsidR="00C67118" w:rsidRPr="0029175D">
              <w:rPr>
                <w:sz w:val="18"/>
                <w:szCs w:val="18"/>
              </w:rPr>
              <w:t>órdenes</w:t>
            </w:r>
            <w:r w:rsidRPr="0029175D">
              <w:rPr>
                <w:sz w:val="18"/>
                <w:szCs w:val="18"/>
              </w:rPr>
              <w:t xml:space="preserve"> ( cod_estado );</w:t>
            </w:r>
          </w:p>
          <w:p w14:paraId="4071E635" w14:textId="77777777" w:rsidR="00ED73BB" w:rsidRPr="0029175D" w:rsidRDefault="00ED73BB" w:rsidP="00ED73BB">
            <w:pPr>
              <w:pStyle w:val="ParrafoProyecto0"/>
              <w:jc w:val="left"/>
              <w:rPr>
                <w:sz w:val="18"/>
                <w:szCs w:val="18"/>
              </w:rPr>
            </w:pPr>
          </w:p>
          <w:p w14:paraId="6C99544C" w14:textId="586300D4" w:rsidR="00ED73BB" w:rsidRPr="0029175D" w:rsidRDefault="00ED73BB" w:rsidP="00ED73BB">
            <w:pPr>
              <w:pStyle w:val="ParrafoProyecto0"/>
              <w:jc w:val="left"/>
              <w:rPr>
                <w:sz w:val="18"/>
                <w:szCs w:val="18"/>
              </w:rPr>
            </w:pPr>
            <w:r w:rsidRPr="0029175D">
              <w:rPr>
                <w:sz w:val="18"/>
                <w:szCs w:val="18"/>
              </w:rPr>
              <w:t xml:space="preserve">ALTER TABLE </w:t>
            </w:r>
            <w:r w:rsidR="00C67118" w:rsidRPr="0029175D">
              <w:rPr>
                <w:sz w:val="18"/>
                <w:szCs w:val="18"/>
              </w:rPr>
              <w:t>órdenes</w:t>
            </w:r>
          </w:p>
          <w:p w14:paraId="5143C7AB" w14:textId="16EE0518" w:rsidR="00ED73BB" w:rsidRPr="0029175D" w:rsidRDefault="00ED73BB" w:rsidP="00ED73BB">
            <w:pPr>
              <w:pStyle w:val="ParrafoProyecto0"/>
              <w:jc w:val="left"/>
              <w:rPr>
                <w:sz w:val="18"/>
                <w:szCs w:val="18"/>
              </w:rPr>
            </w:pPr>
            <w:r w:rsidRPr="0029175D">
              <w:rPr>
                <w:sz w:val="18"/>
                <w:szCs w:val="18"/>
              </w:rPr>
              <w:t xml:space="preserve">    ADD CONSTRAINT </w:t>
            </w:r>
            <w:r w:rsidR="00C67118" w:rsidRPr="0029175D">
              <w:rPr>
                <w:sz w:val="18"/>
                <w:szCs w:val="18"/>
              </w:rPr>
              <w:t>órdenes</w:t>
            </w:r>
            <w:r w:rsidRPr="0029175D">
              <w:rPr>
                <w:sz w:val="18"/>
                <w:szCs w:val="18"/>
              </w:rPr>
              <w:t>_usuarios_fk FOREIGN KEY ( correo_electronico )</w:t>
            </w:r>
          </w:p>
          <w:p w14:paraId="304FBFDE" w14:textId="77777777" w:rsidR="00ED73BB" w:rsidRPr="0029175D" w:rsidRDefault="00ED73BB" w:rsidP="00ED73BB">
            <w:pPr>
              <w:pStyle w:val="ParrafoProyecto0"/>
              <w:jc w:val="left"/>
              <w:rPr>
                <w:sz w:val="18"/>
                <w:szCs w:val="18"/>
              </w:rPr>
            </w:pPr>
            <w:r w:rsidRPr="0029175D">
              <w:rPr>
                <w:sz w:val="18"/>
                <w:szCs w:val="18"/>
              </w:rPr>
              <w:t xml:space="preserve">        REFERENCES usuarios ( correo_electronico );</w:t>
            </w:r>
          </w:p>
          <w:p w14:paraId="7E806BD4" w14:textId="77777777" w:rsidR="00ED73BB" w:rsidRPr="0029175D" w:rsidRDefault="00ED73BB" w:rsidP="00ED73BB">
            <w:pPr>
              <w:pStyle w:val="ParrafoProyecto0"/>
              <w:jc w:val="left"/>
              <w:rPr>
                <w:sz w:val="18"/>
                <w:szCs w:val="18"/>
              </w:rPr>
            </w:pPr>
          </w:p>
          <w:p w14:paraId="1FB5AF76" w14:textId="77777777" w:rsidR="00ED73BB" w:rsidRPr="0029175D" w:rsidRDefault="00ED73BB" w:rsidP="00ED73BB">
            <w:pPr>
              <w:pStyle w:val="ParrafoProyecto0"/>
              <w:jc w:val="left"/>
              <w:rPr>
                <w:sz w:val="18"/>
                <w:szCs w:val="18"/>
              </w:rPr>
            </w:pPr>
            <w:r w:rsidRPr="0029175D">
              <w:rPr>
                <w:sz w:val="18"/>
                <w:szCs w:val="18"/>
              </w:rPr>
              <w:t>ALTER TABLE usuario_empresa</w:t>
            </w:r>
          </w:p>
          <w:p w14:paraId="1818F6B2" w14:textId="77777777" w:rsidR="00ED73BB" w:rsidRPr="0029175D" w:rsidRDefault="00ED73BB" w:rsidP="00ED73BB">
            <w:pPr>
              <w:pStyle w:val="ParrafoProyecto0"/>
              <w:jc w:val="left"/>
              <w:rPr>
                <w:sz w:val="18"/>
                <w:szCs w:val="18"/>
              </w:rPr>
            </w:pPr>
            <w:r w:rsidRPr="0029175D">
              <w:rPr>
                <w:sz w:val="18"/>
                <w:szCs w:val="18"/>
              </w:rPr>
              <w:t xml:space="preserve">    ADD CONSTRAINT usuario_empresa_empresas_fk FOREIGN KEY ( empresas_rut )</w:t>
            </w:r>
          </w:p>
          <w:p w14:paraId="10BCC051" w14:textId="77777777" w:rsidR="00ED73BB" w:rsidRPr="0029175D" w:rsidRDefault="00ED73BB" w:rsidP="00ED73BB">
            <w:pPr>
              <w:pStyle w:val="ParrafoProyecto0"/>
              <w:jc w:val="left"/>
              <w:rPr>
                <w:sz w:val="18"/>
                <w:szCs w:val="18"/>
              </w:rPr>
            </w:pPr>
            <w:r w:rsidRPr="0029175D">
              <w:rPr>
                <w:sz w:val="18"/>
                <w:szCs w:val="18"/>
              </w:rPr>
              <w:t xml:space="preserve">        REFERENCES empresas ( rut );</w:t>
            </w:r>
          </w:p>
          <w:p w14:paraId="342A9900" w14:textId="77777777" w:rsidR="00ED73BB" w:rsidRPr="0029175D" w:rsidRDefault="00ED73BB" w:rsidP="00ED73BB">
            <w:pPr>
              <w:pStyle w:val="ParrafoProyecto0"/>
              <w:jc w:val="left"/>
              <w:rPr>
                <w:sz w:val="18"/>
                <w:szCs w:val="18"/>
              </w:rPr>
            </w:pPr>
          </w:p>
          <w:p w14:paraId="613C69F8" w14:textId="77777777" w:rsidR="00ED73BB" w:rsidRPr="0029175D" w:rsidRDefault="00ED73BB" w:rsidP="00ED73BB">
            <w:pPr>
              <w:pStyle w:val="ParrafoProyecto0"/>
              <w:jc w:val="left"/>
              <w:rPr>
                <w:sz w:val="18"/>
                <w:szCs w:val="18"/>
              </w:rPr>
            </w:pPr>
            <w:r w:rsidRPr="0029175D">
              <w:rPr>
                <w:sz w:val="18"/>
                <w:szCs w:val="18"/>
              </w:rPr>
              <w:t>ALTER TABLE usuario_empresa</w:t>
            </w:r>
          </w:p>
          <w:p w14:paraId="65BA282E" w14:textId="77777777" w:rsidR="00ED73BB" w:rsidRPr="0029175D" w:rsidRDefault="00ED73BB" w:rsidP="00ED73BB">
            <w:pPr>
              <w:pStyle w:val="ParrafoProyecto0"/>
              <w:jc w:val="left"/>
              <w:rPr>
                <w:sz w:val="18"/>
                <w:szCs w:val="18"/>
              </w:rPr>
            </w:pPr>
            <w:r w:rsidRPr="0029175D">
              <w:rPr>
                <w:sz w:val="18"/>
                <w:szCs w:val="18"/>
              </w:rPr>
              <w:t xml:space="preserve">    ADD CONSTRAINT usuario_empresa_usuarios_fk FOREIGN KEY ( usuarios_correo_electronico )</w:t>
            </w:r>
          </w:p>
          <w:p w14:paraId="0FA06FA0" w14:textId="4EDF7921" w:rsidR="00ED73BB" w:rsidRPr="0029175D" w:rsidRDefault="00ED73BB" w:rsidP="00ED73BB">
            <w:pPr>
              <w:rPr>
                <w:sz w:val="18"/>
                <w:szCs w:val="18"/>
              </w:rPr>
            </w:pPr>
            <w:r w:rsidRPr="0029175D">
              <w:rPr>
                <w:sz w:val="18"/>
                <w:szCs w:val="18"/>
              </w:rPr>
              <w:t xml:space="preserve">        REFERENCES usuarios ( correo_electronico );</w:t>
            </w:r>
          </w:p>
        </w:tc>
      </w:tr>
    </w:tbl>
    <w:p w14:paraId="1E85895E" w14:textId="77777777" w:rsidR="00ED73BB" w:rsidRPr="00242C52" w:rsidRDefault="00ED73BB" w:rsidP="00242C52"/>
    <w:p w14:paraId="458C658C" w14:textId="77777777" w:rsidR="00242C52" w:rsidRDefault="00242C52" w:rsidP="00242C52"/>
    <w:p w14:paraId="1B8A551D" w14:textId="77777777" w:rsidR="00242C52" w:rsidRPr="00242C52" w:rsidRDefault="00242C52" w:rsidP="00242C52"/>
    <w:p w14:paraId="463F893D" w14:textId="77777777" w:rsidR="00242C52" w:rsidRDefault="00242C52" w:rsidP="00242C52"/>
    <w:p w14:paraId="059B326B" w14:textId="77777777" w:rsidR="00242C52" w:rsidRDefault="00242C52" w:rsidP="00242C52"/>
    <w:p w14:paraId="7F902903" w14:textId="77777777" w:rsidR="00242C52" w:rsidRDefault="00242C52" w:rsidP="00242C52"/>
    <w:p w14:paraId="1A3D35AF" w14:textId="77777777" w:rsidR="00242C52" w:rsidRDefault="00242C52" w:rsidP="00242C52"/>
    <w:p w14:paraId="33E18479" w14:textId="77777777" w:rsidR="00242C52" w:rsidRDefault="00242C52" w:rsidP="00242C52"/>
    <w:p w14:paraId="44EFA9D2" w14:textId="77777777" w:rsidR="00242C52" w:rsidRDefault="00242C52" w:rsidP="00242C52"/>
    <w:p w14:paraId="355F3DA0" w14:textId="77777777" w:rsidR="00242C52" w:rsidRPr="00242C52" w:rsidRDefault="00242C52" w:rsidP="00242C52"/>
    <w:p w14:paraId="1007DCBF" w14:textId="77777777" w:rsidR="000D3262" w:rsidRPr="00234948" w:rsidRDefault="000D3262" w:rsidP="0009683A">
      <w:pPr>
        <w:spacing w:line="360" w:lineRule="auto"/>
        <w:jc w:val="both"/>
        <w:rPr>
          <w:rFonts w:ascii="Arial" w:hAnsi="Arial" w:cs="Arial"/>
        </w:rPr>
      </w:pPr>
    </w:p>
    <w:p w14:paraId="24C06144" w14:textId="77777777" w:rsidR="000D3262" w:rsidRPr="00234948" w:rsidRDefault="000D3262" w:rsidP="0009683A">
      <w:pPr>
        <w:spacing w:line="360" w:lineRule="auto"/>
        <w:jc w:val="both"/>
        <w:rPr>
          <w:rFonts w:ascii="Arial" w:hAnsi="Arial" w:cs="Arial"/>
        </w:rPr>
      </w:pPr>
    </w:p>
    <w:p w14:paraId="122B4BD3" w14:textId="77777777" w:rsidR="000D3262" w:rsidRPr="00234948" w:rsidRDefault="000D3262" w:rsidP="0009683A">
      <w:pPr>
        <w:spacing w:line="360" w:lineRule="auto"/>
        <w:jc w:val="both"/>
        <w:rPr>
          <w:rFonts w:ascii="Arial" w:hAnsi="Arial" w:cs="Arial"/>
        </w:rPr>
      </w:pPr>
    </w:p>
    <w:p w14:paraId="357BDA19" w14:textId="77777777" w:rsidR="000D3262" w:rsidRPr="00234948" w:rsidRDefault="000D3262" w:rsidP="0009683A">
      <w:pPr>
        <w:spacing w:line="360" w:lineRule="auto"/>
        <w:jc w:val="both"/>
        <w:rPr>
          <w:rFonts w:ascii="Arial" w:hAnsi="Arial" w:cs="Arial"/>
        </w:rPr>
      </w:pPr>
    </w:p>
    <w:sectPr w:rsidR="000D3262" w:rsidRPr="00234948" w:rsidSect="007958FE">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E9AB3" w14:textId="77777777" w:rsidR="00C56150" w:rsidRDefault="00C56150" w:rsidP="000D3262">
      <w:pPr>
        <w:spacing w:after="0" w:line="240" w:lineRule="auto"/>
      </w:pPr>
      <w:r>
        <w:separator/>
      </w:r>
    </w:p>
  </w:endnote>
  <w:endnote w:type="continuationSeparator" w:id="0">
    <w:p w14:paraId="3649C5F3" w14:textId="77777777" w:rsidR="00C56150" w:rsidRDefault="00C56150" w:rsidP="000D3262">
      <w:pPr>
        <w:spacing w:after="0" w:line="240" w:lineRule="auto"/>
      </w:pPr>
      <w:r>
        <w:continuationSeparator/>
      </w:r>
    </w:p>
  </w:endnote>
  <w:endnote w:type="continuationNotice" w:id="1">
    <w:p w14:paraId="59FEF903" w14:textId="77777777" w:rsidR="00C56150" w:rsidRDefault="00C561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Nova">
    <w:charset w:val="00"/>
    <w:family w:val="swiss"/>
    <w:pitch w:val="variable"/>
    <w:sig w:usb0="0000028F" w:usb1="00000002" w:usb2="00000000" w:usb3="00000000" w:csb0="000001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8140837"/>
      <w:docPartObj>
        <w:docPartGallery w:val="Page Numbers (Bottom of Page)"/>
        <w:docPartUnique/>
      </w:docPartObj>
    </w:sdtPr>
    <w:sdtEndPr/>
    <w:sdtContent>
      <w:p w14:paraId="081AA53D" w14:textId="751D9F53" w:rsidR="0009683A" w:rsidRDefault="0009683A">
        <w:pPr>
          <w:pStyle w:val="Piedepgina"/>
          <w:jc w:val="right"/>
        </w:pPr>
        <w:r>
          <w:fldChar w:fldCharType="begin"/>
        </w:r>
        <w:r>
          <w:instrText>PAGE   \* MERGEFORMAT</w:instrText>
        </w:r>
        <w:r>
          <w:fldChar w:fldCharType="separate"/>
        </w:r>
        <w:r>
          <w:rPr>
            <w:lang w:val="es-ES"/>
          </w:rPr>
          <w:t>2</w:t>
        </w:r>
        <w:r>
          <w:fldChar w:fldCharType="end"/>
        </w:r>
      </w:p>
    </w:sdtContent>
  </w:sdt>
  <w:p w14:paraId="53D4D190" w14:textId="77777777" w:rsidR="0009683A" w:rsidRDefault="000968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89AE7C" w14:textId="77777777" w:rsidR="00C56150" w:rsidRDefault="00C56150" w:rsidP="000D3262">
      <w:pPr>
        <w:spacing w:after="0" w:line="240" w:lineRule="auto"/>
      </w:pPr>
      <w:r>
        <w:separator/>
      </w:r>
    </w:p>
  </w:footnote>
  <w:footnote w:type="continuationSeparator" w:id="0">
    <w:p w14:paraId="7ACFECD5" w14:textId="77777777" w:rsidR="00C56150" w:rsidRDefault="00C56150" w:rsidP="000D3262">
      <w:pPr>
        <w:spacing w:after="0" w:line="240" w:lineRule="auto"/>
      </w:pPr>
      <w:r>
        <w:continuationSeparator/>
      </w:r>
    </w:p>
  </w:footnote>
  <w:footnote w:type="continuationNotice" w:id="1">
    <w:p w14:paraId="283A4C39" w14:textId="77777777" w:rsidR="00C56150" w:rsidRDefault="00C561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34781" w14:textId="76E8AF14" w:rsidR="000D3262" w:rsidRDefault="000D3262">
    <w:pPr>
      <w:pStyle w:val="Encabezado"/>
    </w:pPr>
    <w:r>
      <w:rPr>
        <w:noProof/>
      </w:rPr>
      <w:drawing>
        <wp:inline distT="0" distB="0" distL="0" distR="0" wp14:anchorId="57917E9C" wp14:editId="03B319B1">
          <wp:extent cx="1509469" cy="371475"/>
          <wp:effectExtent l="0" t="0" r="0" b="0"/>
          <wp:docPr id="129988433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06508" name="Imagen 1"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7127" cy="373360"/>
                  </a:xfrm>
                  <a:prstGeom prst="rect">
                    <a:avLst/>
                  </a:prstGeom>
                  <a:noFill/>
                  <a:ln>
                    <a:noFill/>
                  </a:ln>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ZKDum+x6wnu9ml" int2:id="0P0BNRps">
      <int2:state int2:value="Rejected" int2:type="AugLoop_Text_Critique"/>
    </int2:textHash>
    <int2:textHash int2:hashCode="pmqYVCtuUE3nfG" int2:id="0T9kFDXw">
      <int2:state int2:value="Rejected" int2:type="AugLoop_Text_Critique"/>
    </int2:textHash>
    <int2:textHash int2:hashCode="dBzoxOTDRl1+XN" int2:id="1Z1qus5V">
      <int2:state int2:value="Rejected" int2:type="AugLoop_Text_Critique"/>
    </int2:textHash>
    <int2:textHash int2:hashCode="Bt+TeDcru9kQ0T" int2:id="1tMyccAt">
      <int2:state int2:value="Rejected" int2:type="AugLoop_Text_Critique"/>
    </int2:textHash>
    <int2:textHash int2:hashCode="nsyEWepfOfnaVc" int2:id="3SaiffRF">
      <int2:state int2:value="Rejected" int2:type="AugLoop_Text_Critique"/>
    </int2:textHash>
    <int2:textHash int2:hashCode="AA55PbcMWTCfpv" int2:id="3YrmcoOD">
      <int2:state int2:value="Rejected" int2:type="AugLoop_Text_Critique"/>
    </int2:textHash>
    <int2:textHash int2:hashCode="oQGB7xmncadZ3i" int2:id="4Zs5Ua9E">
      <int2:state int2:value="Rejected" int2:type="AugLoop_Text_Critique"/>
    </int2:textHash>
    <int2:textHash int2:hashCode="N0gDZxlzev9sU/" int2:id="4oSYXlTg">
      <int2:state int2:value="Rejected" int2:type="AugLoop_Text_Critique"/>
    </int2:textHash>
    <int2:textHash int2:hashCode="gL4mGyelB53EP5" int2:id="58qBagNu">
      <int2:state int2:value="Rejected" int2:type="AugLoop_Text_Critique"/>
    </int2:textHash>
    <int2:textHash int2:hashCode="eOotfj88Ewli6S" int2:id="6UxRglDI">
      <int2:state int2:value="Rejected" int2:type="AugLoop_Text_Critique"/>
    </int2:textHash>
    <int2:textHash int2:hashCode="YlqC0l5E7VlovB" int2:id="75VIpOzO">
      <int2:state int2:value="Rejected" int2:type="AugLoop_Text_Critique"/>
    </int2:textHash>
    <int2:textHash int2:hashCode="lcib9BTBbLPISL" int2:id="7SpA6YES">
      <int2:state int2:value="Rejected" int2:type="AugLoop_Text_Critique"/>
    </int2:textHash>
    <int2:textHash int2:hashCode="Aany37HWkQJkCd" int2:id="885DATvw">
      <int2:state int2:value="Rejected" int2:type="AugLoop_Text_Critique"/>
    </int2:textHash>
    <int2:textHash int2:hashCode="kheMHhYDeOpD+w" int2:id="9O8k81aI">
      <int2:state int2:value="Rejected" int2:type="AugLoop_Text_Critique"/>
    </int2:textHash>
    <int2:textHash int2:hashCode="+Olm0eIH0CxEUR" int2:id="B3PmygT9">
      <int2:state int2:value="Rejected" int2:type="AugLoop_Text_Critique"/>
    </int2:textHash>
    <int2:textHash int2:hashCode="0lGH3BN/NciLyA" int2:id="BWv4U4LP">
      <int2:state int2:value="Rejected" int2:type="AugLoop_Text_Critique"/>
    </int2:textHash>
    <int2:textHash int2:hashCode="2Hkw11jPj97lVt" int2:id="C3j8f8xN">
      <int2:state int2:value="Rejected" int2:type="AugLoop_Text_Critique"/>
    </int2:textHash>
    <int2:textHash int2:hashCode="0DPiKuNIrrVmD8" int2:id="CrIrWMuB">
      <int2:state int2:value="Rejected" int2:type="AugLoop_Text_Critique"/>
    </int2:textHash>
    <int2:textHash int2:hashCode="qUpYQG7yTpMf/l" int2:id="CyvfiL2o">
      <int2:state int2:value="Rejected" int2:type="AugLoop_Text_Critique"/>
    </int2:textHash>
    <int2:textHash int2:hashCode="bGrdB+5vQnZo56" int2:id="DNIwKJEf">
      <int2:state int2:value="Rejected" int2:type="AugLoop_Text_Critique"/>
    </int2:textHash>
    <int2:textHash int2:hashCode="MQm+6glpXY2FCH" int2:id="DSwlm6fh">
      <int2:state int2:value="Rejected" int2:type="AugLoop_Text_Critique"/>
    </int2:textHash>
    <int2:textHash int2:hashCode="KAoPzkFQV8Pd1z" int2:id="EFQGKhOX">
      <int2:state int2:value="Rejected" int2:type="AugLoop_Text_Critique"/>
    </int2:textHash>
    <int2:textHash int2:hashCode="ZHtTsMmGMD9nMt" int2:id="F8C2kRnR">
      <int2:state int2:value="Rejected" int2:type="AugLoop_Text_Critique"/>
    </int2:textHash>
    <int2:textHash int2:hashCode="xeiXyXcTvCbKhc" int2:id="FTVZiLrc">
      <int2:state int2:value="Rejected" int2:type="AugLoop_Text_Critique"/>
    </int2:textHash>
    <int2:textHash int2:hashCode="iRIdyZx9uc4lU6" int2:id="FdlTubj4">
      <int2:state int2:value="Rejected" int2:type="AugLoop_Text_Critique"/>
    </int2:textHash>
    <int2:textHash int2:hashCode="rLf7S6tlI5CpmH" int2:id="FycrJF66">
      <int2:state int2:value="Rejected" int2:type="AugLoop_Text_Critique"/>
    </int2:textHash>
    <int2:textHash int2:hashCode="czSL7WPhs/sGcO" int2:id="GoufWIDV">
      <int2:state int2:value="Rejected" int2:type="AugLoop_Text_Critique"/>
    </int2:textHash>
    <int2:textHash int2:hashCode="3+Wds2l0n5BCSZ" int2:id="HWHidiCw">
      <int2:state int2:value="Rejected" int2:type="AugLoop_Text_Critique"/>
    </int2:textHash>
    <int2:textHash int2:hashCode="YUX02SWi1oSZdh" int2:id="I3kTbO9m">
      <int2:state int2:value="Rejected" int2:type="AugLoop_Text_Critique"/>
    </int2:textHash>
    <int2:textHash int2:hashCode="W6ph5Mm5Pz8Ggi" int2:id="ID76u51B">
      <int2:state int2:value="Rejected" int2:type="AugLoop_Text_Critique"/>
    </int2:textHash>
    <int2:textHash int2:hashCode="OKAHFRq+h8wBpb" int2:id="IKRvueF4">
      <int2:state int2:value="Rejected" int2:type="AugLoop_Text_Critique"/>
    </int2:textHash>
    <int2:textHash int2:hashCode="phAqcLJM7gsk6/" int2:id="K5rS6k8J">
      <int2:state int2:value="Rejected" int2:type="AugLoop_Text_Critique"/>
    </int2:textHash>
    <int2:textHash int2:hashCode="lcvxBW1sonZ8Kq" int2:id="KlwibhW3">
      <int2:state int2:value="Rejected" int2:type="AugLoop_Text_Critique"/>
    </int2:textHash>
    <int2:textHash int2:hashCode="wS5hfP2XDPFmVd" int2:id="LV6EHum1">
      <int2:state int2:value="Rejected" int2:type="AugLoop_Text_Critique"/>
    </int2:textHash>
    <int2:textHash int2:hashCode="oEJT7JCZ4srfvz" int2:id="MCfzPK69">
      <int2:state int2:value="Rejected" int2:type="AugLoop_Text_Critique"/>
    </int2:textHash>
    <int2:textHash int2:hashCode="BRNEJrzRdQULCB" int2:id="MO9yzB3v">
      <int2:state int2:value="Rejected" int2:type="AugLoop_Text_Critique"/>
    </int2:textHash>
    <int2:textHash int2:hashCode="VJt0ToJ6KKfbxP" int2:id="MOs6Szmv">
      <int2:state int2:value="Rejected" int2:type="AugLoop_Text_Critique"/>
    </int2:textHash>
    <int2:textHash int2:hashCode="60d0wocKDrWJgC" int2:id="MmZLFdHE">
      <int2:state int2:value="Rejected" int2:type="AugLoop_Text_Critique"/>
    </int2:textHash>
    <int2:textHash int2:hashCode="UWhBJJAmRSF/uP" int2:id="NjsknnSY">
      <int2:state int2:value="Rejected" int2:type="AugLoop_Text_Critique"/>
    </int2:textHash>
    <int2:textHash int2:hashCode="32cGpLM1nRdbL+" int2:id="NxnrQOJK">
      <int2:state int2:value="Rejected" int2:type="AugLoop_Text_Critique"/>
    </int2:textHash>
    <int2:textHash int2:hashCode="8XiGfaKHnK4PYG" int2:id="O0nJGCtD">
      <int2:state int2:value="Rejected" int2:type="AugLoop_Text_Critique"/>
    </int2:textHash>
    <int2:textHash int2:hashCode="MA98cJ8obdBbND" int2:id="OGogmWrl">
      <int2:state int2:value="Rejected" int2:type="AugLoop_Text_Critique"/>
    </int2:textHash>
    <int2:textHash int2:hashCode="RXCDzutIfwY5wI" int2:id="OLLmxE2e">
      <int2:state int2:value="Rejected" int2:type="AugLoop_Text_Critique"/>
    </int2:textHash>
    <int2:textHash int2:hashCode="WGtKXFFFOkPi3y" int2:id="OLO6MSZj">
      <int2:state int2:value="Rejected" int2:type="AugLoop_Text_Critique"/>
    </int2:textHash>
    <int2:textHash int2:hashCode="jRJja45wG4M4fN" int2:id="OZdtiuSu">
      <int2:state int2:value="Rejected" int2:type="AugLoop_Text_Critique"/>
    </int2:textHash>
    <int2:textHash int2:hashCode="TdCzsGsDe18FgX" int2:id="OqfPknVV">
      <int2:state int2:value="Rejected" int2:type="AugLoop_Text_Critique"/>
    </int2:textHash>
    <int2:textHash int2:hashCode="E0E2JUb8tgGuKy" int2:id="P8gkcMPj">
      <int2:state int2:value="Rejected" int2:type="AugLoop_Text_Critique"/>
    </int2:textHash>
    <int2:textHash int2:hashCode="MoLfvXD5lpyhah" int2:id="Q7BXP2bH">
      <int2:state int2:value="Rejected" int2:type="AugLoop_Text_Critique"/>
    </int2:textHash>
    <int2:textHash int2:hashCode="PnqqeWAa2bV38z" int2:id="QW2fcriL">
      <int2:state int2:value="Rejected" int2:type="AugLoop_Text_Critique"/>
    </int2:textHash>
    <int2:textHash int2:hashCode="fei3Z4vOivKWqn" int2:id="QznJuCKF">
      <int2:state int2:value="Rejected" int2:type="AugLoop_Text_Critique"/>
    </int2:textHash>
    <int2:textHash int2:hashCode="wvxyAsA3fz+ra6" int2:id="SVF6GV8M">
      <int2:state int2:value="Rejected" int2:type="AugLoop_Text_Critique"/>
    </int2:textHash>
    <int2:textHash int2:hashCode="9uif4Mz6o0JaxE" int2:id="SWhaBMNx">
      <int2:state int2:value="Rejected" int2:type="AugLoop_Text_Critique"/>
    </int2:textHash>
    <int2:textHash int2:hashCode="YJECmiHItOmBE3" int2:id="StvxAHkE">
      <int2:state int2:value="Rejected" int2:type="AugLoop_Text_Critique"/>
    </int2:textHash>
    <int2:textHash int2:hashCode="aN9H+NzgC01mMl" int2:id="TOAhb5gH">
      <int2:state int2:value="Rejected" int2:type="AugLoop_Text_Critique"/>
    </int2:textHash>
    <int2:textHash int2:hashCode="lsDL/LMWY98PJ+" int2:id="TXYpnRRU">
      <int2:state int2:value="Rejected" int2:type="AugLoop_Text_Critique"/>
    </int2:textHash>
    <int2:textHash int2:hashCode="dUoI3fi8sc8i8x" int2:id="UEFh1cyi">
      <int2:state int2:value="Rejected" int2:type="AugLoop_Text_Critique"/>
    </int2:textHash>
    <int2:textHash int2:hashCode="iJd5pJYxbEhyiv" int2:id="UV2VgL40">
      <int2:state int2:value="Rejected" int2:type="AugLoop_Text_Critique"/>
    </int2:textHash>
    <int2:textHash int2:hashCode="6MHksJaJFN9KWC" int2:id="VTcc7j77">
      <int2:state int2:value="Rejected" int2:type="AugLoop_Text_Critique"/>
    </int2:textHash>
    <int2:textHash int2:hashCode="bWE6HuAe7EwPjK" int2:id="VXgLfKTt">
      <int2:state int2:value="Rejected" int2:type="AugLoop_Text_Critique"/>
    </int2:textHash>
    <int2:textHash int2:hashCode="2bvcFDHZJ9CDK5" int2:id="VgKAIXoL">
      <int2:state int2:value="Rejected" int2:type="AugLoop_Text_Critique"/>
    </int2:textHash>
    <int2:textHash int2:hashCode="88Yt5FWWL72s3f" int2:id="VlPsLuX7">
      <int2:state int2:value="Rejected" int2:type="AugLoop_Text_Critique"/>
    </int2:textHash>
    <int2:textHash int2:hashCode="S0TjCu4rVdQqgf" int2:id="W2322wEJ">
      <int2:state int2:value="Rejected" int2:type="AugLoop_Text_Critique"/>
    </int2:textHash>
    <int2:textHash int2:hashCode="Tn9ibfeU9kkVdK" int2:id="X7hS1iZ8">
      <int2:state int2:value="Rejected" int2:type="AugLoop_Text_Critique"/>
    </int2:textHash>
    <int2:textHash int2:hashCode="SWVRz2n1EEx/UV" int2:id="Y4XHS6n4">
      <int2:state int2:value="Rejected" int2:type="AugLoop_Text_Critique"/>
    </int2:textHash>
    <int2:textHash int2:hashCode="4NPhuovi9Ot9w/" int2:id="Z1SyZPUP">
      <int2:state int2:value="Rejected" int2:type="AugLoop_Text_Critique"/>
    </int2:textHash>
    <int2:textHash int2:hashCode="NmZ8ncsggxPkRd" int2:id="ZykudlrJ">
      <int2:state int2:value="Rejected" int2:type="AugLoop_Text_Critique"/>
    </int2:textHash>
    <int2:textHash int2:hashCode="Il/3i4NRIU48AU" int2:id="aEwrsyiE">
      <int2:state int2:value="Rejected" int2:type="AugLoop_Text_Critique"/>
    </int2:textHash>
    <int2:textHash int2:hashCode="V5IzssR5JBUjy6" int2:id="aWObxpwF">
      <int2:state int2:value="Rejected" int2:type="AugLoop_Text_Critique"/>
    </int2:textHash>
    <int2:textHash int2:hashCode="YGKcDaGTDhbgUH" int2:id="bREbE9vY">
      <int2:state int2:value="Rejected" int2:type="AugLoop_Text_Critique"/>
    </int2:textHash>
    <int2:textHash int2:hashCode="8vQ4IG936Oq1Q0" int2:id="beTvqEkc">
      <int2:state int2:value="Rejected" int2:type="AugLoop_Text_Critique"/>
    </int2:textHash>
    <int2:textHash int2:hashCode="Yh0m4vZpgp/5yf" int2:id="bstkhQO8">
      <int2:state int2:value="Rejected" int2:type="AugLoop_Text_Critique"/>
    </int2:textHash>
    <int2:textHash int2:hashCode="A9PAub/UE+eBme" int2:id="ccm9ZryU">
      <int2:state int2:value="Rejected" int2:type="AugLoop_Text_Critique"/>
    </int2:textHash>
    <int2:textHash int2:hashCode="OzHGdxiqeSNtmv" int2:id="dYjOfXeq">
      <int2:state int2:value="Rejected" int2:type="AugLoop_Text_Critique"/>
    </int2:textHash>
    <int2:textHash int2:hashCode="qbzmkiJisiA9J2" int2:id="dx799bAr">
      <int2:state int2:value="Rejected" int2:type="AugLoop_Text_Critique"/>
    </int2:textHash>
    <int2:textHash int2:hashCode="gWV5fHuMPN7zQb" int2:id="e6NqwRTi">
      <int2:state int2:value="Rejected" int2:type="AugLoop_Text_Critique"/>
    </int2:textHash>
    <int2:textHash int2:hashCode="DoBHcFwTUZOWVy" int2:id="eC8xoCHT">
      <int2:state int2:value="Rejected" int2:type="AugLoop_Text_Critique"/>
    </int2:textHash>
    <int2:textHash int2:hashCode="nvAxj3EyMQnoqU" int2:id="eCgxWGCb">
      <int2:state int2:value="Rejected" int2:type="AugLoop_Text_Critique"/>
    </int2:textHash>
    <int2:textHash int2:hashCode="D1cWGPRiBxoCGb" int2:id="f0U1PeRM">
      <int2:state int2:value="Rejected" int2:type="AugLoop_Text_Critique"/>
    </int2:textHash>
    <int2:textHash int2:hashCode="51lKCxlwLFnV6o" int2:id="fLypd5fV">
      <int2:state int2:value="Rejected" int2:type="AugLoop_Text_Critique"/>
    </int2:textHash>
    <int2:textHash int2:hashCode="7xX0jJZUuFeEo9" int2:id="fbfB7qA4">
      <int2:state int2:value="Rejected" int2:type="AugLoop_Text_Critique"/>
    </int2:textHash>
    <int2:textHash int2:hashCode="d4ZX/6k2XVJ7ib" int2:id="feQxdy4W">
      <int2:state int2:value="Rejected" int2:type="AugLoop_Text_Critique"/>
    </int2:textHash>
    <int2:textHash int2:hashCode="MGP5jz/8m0pDPl" int2:id="jZKYuE4U">
      <int2:state int2:value="Rejected" int2:type="AugLoop_Text_Critique"/>
    </int2:textHash>
    <int2:textHash int2:hashCode="yLdF1UIcSCgZQE" int2:id="kpcaf1wU">
      <int2:state int2:value="Rejected" int2:type="AugLoop_Text_Critique"/>
    </int2:textHash>
    <int2:textHash int2:hashCode="UBPDMhg+LKwvXG" int2:id="lqcpb1an">
      <int2:state int2:value="Rejected" int2:type="AugLoop_Text_Critique"/>
    </int2:textHash>
    <int2:textHash int2:hashCode="0TY54dP+2h3fYt" int2:id="mpOpOkbN">
      <int2:state int2:value="Rejected" int2:type="AugLoop_Text_Critique"/>
    </int2:textHash>
    <int2:textHash int2:hashCode="e05mcfZJEnC3/s" int2:id="o98NqYY3">
      <int2:state int2:value="Rejected" int2:type="AugLoop_Text_Critique"/>
    </int2:textHash>
    <int2:textHash int2:hashCode="s7c7bvcyUMAnWK" int2:id="olNGeA5r">
      <int2:state int2:value="Rejected" int2:type="AugLoop_Text_Critique"/>
    </int2:textHash>
    <int2:textHash int2:hashCode="713G6PbygRrCM0" int2:id="pnr0q5en">
      <int2:state int2:value="Rejected" int2:type="AugLoop_Text_Critique"/>
    </int2:textHash>
    <int2:textHash int2:hashCode="LsJKawSQ05z3fx" int2:id="rVuVTYTf">
      <int2:state int2:value="Rejected" int2:type="AugLoop_Text_Critique"/>
    </int2:textHash>
    <int2:textHash int2:hashCode="NzuaQqJHyrrMpn" int2:id="sMZco5Un">
      <int2:state int2:value="Rejected" int2:type="AugLoop_Text_Critique"/>
    </int2:textHash>
    <int2:textHash int2:hashCode="dLy1ZXVcVcONVb" int2:id="sxBsFqdg">
      <int2:state int2:value="Rejected" int2:type="AugLoop_Text_Critique"/>
    </int2:textHash>
    <int2:textHash int2:hashCode="x9OmHoTao78IW3" int2:id="tZo0cfvA">
      <int2:state int2:value="Rejected" int2:type="AugLoop_Text_Critique"/>
    </int2:textHash>
    <int2:textHash int2:hashCode="Jzb6spHwTmm2LU" int2:id="tu9SR7HD">
      <int2:state int2:value="Rejected" int2:type="AugLoop_Text_Critique"/>
    </int2:textHash>
    <int2:textHash int2:hashCode="fmZ01QlfAAGlfD" int2:id="u5rgx5jG">
      <int2:state int2:value="Rejected" int2:type="AugLoop_Text_Critique"/>
    </int2:textHash>
    <int2:textHash int2:hashCode="+QRT7HEs5FBcxC" int2:id="uK8L1kyW">
      <int2:state int2:value="Rejected" int2:type="AugLoop_Text_Critique"/>
    </int2:textHash>
    <int2:textHash int2:hashCode="6HG3FX5LdCkN+b" int2:id="uhkr6XA6">
      <int2:state int2:value="Rejected" int2:type="AugLoop_Text_Critique"/>
    </int2:textHash>
    <int2:textHash int2:hashCode="YWk7636ovojhtl" int2:id="vA5NCkUp">
      <int2:state int2:value="Rejected" int2:type="AugLoop_Text_Critique"/>
    </int2:textHash>
    <int2:textHash int2:hashCode="StWDryLC59QMHJ" int2:id="vnn5WkVb">
      <int2:state int2:value="Rejected" int2:type="AugLoop_Text_Critique"/>
    </int2:textHash>
    <int2:textHash int2:hashCode="WupXvwnargeDqu" int2:id="wOq9qA8K">
      <int2:state int2:value="Rejected" int2:type="AugLoop_Text_Critique"/>
    </int2:textHash>
    <int2:textHash int2:hashCode="M5st21m3FvHvoM" int2:id="xQMrWoXP">
      <int2:state int2:value="Rejected" int2:type="AugLoop_Text_Critique"/>
    </int2:textHash>
    <int2:textHash int2:hashCode="IOTylxwWbxy78E" int2:id="xVuxu0Xa">
      <int2:state int2:value="Rejected" int2:type="AugLoop_Text_Critique"/>
    </int2:textHash>
    <int2:textHash int2:hashCode="GN5V0SDVj9O+CX" int2:id="xixdhTzF">
      <int2:state int2:value="Rejected" int2:type="AugLoop_Text_Critique"/>
    </int2:textHash>
    <int2:textHash int2:hashCode="rvD5C/ke5uR+34" int2:id="xuekEAf3">
      <int2:state int2:value="Rejected" int2:type="AugLoop_Text_Critique"/>
    </int2:textHash>
    <int2:textHash int2:hashCode="OG8xOobclfOAuz" int2:id="yXLdwc7W">
      <int2:state int2:value="Rejected" int2:type="AugLoop_Text_Critique"/>
    </int2:textHash>
    <int2:textHash int2:hashCode="zBpN5wvIW9JSnx" int2:id="yvj8uPB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F2993"/>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861C6"/>
    <w:multiLevelType w:val="hybridMultilevel"/>
    <w:tmpl w:val="7A8CB8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CB51D43"/>
    <w:multiLevelType w:val="hybridMultilevel"/>
    <w:tmpl w:val="70D63F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062F38"/>
    <w:multiLevelType w:val="multilevel"/>
    <w:tmpl w:val="5E4AD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447C0"/>
    <w:multiLevelType w:val="hybridMultilevel"/>
    <w:tmpl w:val="C4A6BD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1CF6BAC"/>
    <w:multiLevelType w:val="hybridMultilevel"/>
    <w:tmpl w:val="045A5F08"/>
    <w:lvl w:ilvl="0" w:tplc="340A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6" w15:restartNumberingAfterBreak="0">
    <w:nsid w:val="13E320B7"/>
    <w:multiLevelType w:val="hybridMultilevel"/>
    <w:tmpl w:val="7C9AA652"/>
    <w:lvl w:ilvl="0" w:tplc="6324F3EE">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47B6B89"/>
    <w:multiLevelType w:val="hybridMultilevel"/>
    <w:tmpl w:val="BE30BAD2"/>
    <w:lvl w:ilvl="0" w:tplc="3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C358A4"/>
    <w:multiLevelType w:val="hybridMultilevel"/>
    <w:tmpl w:val="B350B044"/>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9" w15:restartNumberingAfterBreak="0">
    <w:nsid w:val="1FB75989"/>
    <w:multiLevelType w:val="hybridMultilevel"/>
    <w:tmpl w:val="2FE030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74703AE"/>
    <w:multiLevelType w:val="hybridMultilevel"/>
    <w:tmpl w:val="77C2ECFA"/>
    <w:lvl w:ilvl="0" w:tplc="3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A6177EF"/>
    <w:multiLevelType w:val="hybridMultilevel"/>
    <w:tmpl w:val="C6924EF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326871BB"/>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71624F"/>
    <w:multiLevelType w:val="multilevel"/>
    <w:tmpl w:val="979CD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791B87"/>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4005CF"/>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636E19"/>
    <w:multiLevelType w:val="hybridMultilevel"/>
    <w:tmpl w:val="FFFFFFFF"/>
    <w:lvl w:ilvl="0" w:tplc="DD244A50">
      <w:start w:val="1"/>
      <w:numFmt w:val="bullet"/>
      <w:lvlText w:val=""/>
      <w:lvlJc w:val="left"/>
      <w:pPr>
        <w:ind w:left="720" w:hanging="360"/>
      </w:pPr>
      <w:rPr>
        <w:rFonts w:ascii="Symbol" w:hAnsi="Symbol" w:hint="default"/>
      </w:rPr>
    </w:lvl>
    <w:lvl w:ilvl="1" w:tplc="71205A16">
      <w:start w:val="1"/>
      <w:numFmt w:val="bullet"/>
      <w:lvlText w:val="o"/>
      <w:lvlJc w:val="left"/>
      <w:pPr>
        <w:ind w:left="1440" w:hanging="360"/>
      </w:pPr>
      <w:rPr>
        <w:rFonts w:ascii="Courier New" w:hAnsi="Courier New" w:hint="default"/>
      </w:rPr>
    </w:lvl>
    <w:lvl w:ilvl="2" w:tplc="6BD89C72">
      <w:start w:val="1"/>
      <w:numFmt w:val="bullet"/>
      <w:lvlText w:val=""/>
      <w:lvlJc w:val="left"/>
      <w:pPr>
        <w:ind w:left="2160" w:hanging="360"/>
      </w:pPr>
      <w:rPr>
        <w:rFonts w:ascii="Wingdings" w:hAnsi="Wingdings" w:hint="default"/>
      </w:rPr>
    </w:lvl>
    <w:lvl w:ilvl="3" w:tplc="56B268D0">
      <w:start w:val="1"/>
      <w:numFmt w:val="bullet"/>
      <w:lvlText w:val=""/>
      <w:lvlJc w:val="left"/>
      <w:pPr>
        <w:ind w:left="2880" w:hanging="360"/>
      </w:pPr>
      <w:rPr>
        <w:rFonts w:ascii="Symbol" w:hAnsi="Symbol" w:hint="default"/>
      </w:rPr>
    </w:lvl>
    <w:lvl w:ilvl="4" w:tplc="850A578C">
      <w:start w:val="1"/>
      <w:numFmt w:val="bullet"/>
      <w:lvlText w:val="o"/>
      <w:lvlJc w:val="left"/>
      <w:pPr>
        <w:ind w:left="3600" w:hanging="360"/>
      </w:pPr>
      <w:rPr>
        <w:rFonts w:ascii="Courier New" w:hAnsi="Courier New" w:hint="default"/>
      </w:rPr>
    </w:lvl>
    <w:lvl w:ilvl="5" w:tplc="2FF8C32C">
      <w:start w:val="1"/>
      <w:numFmt w:val="bullet"/>
      <w:lvlText w:val=""/>
      <w:lvlJc w:val="left"/>
      <w:pPr>
        <w:ind w:left="4320" w:hanging="360"/>
      </w:pPr>
      <w:rPr>
        <w:rFonts w:ascii="Wingdings" w:hAnsi="Wingdings" w:hint="default"/>
      </w:rPr>
    </w:lvl>
    <w:lvl w:ilvl="6" w:tplc="E61C5702">
      <w:start w:val="1"/>
      <w:numFmt w:val="bullet"/>
      <w:lvlText w:val=""/>
      <w:lvlJc w:val="left"/>
      <w:pPr>
        <w:ind w:left="5040" w:hanging="360"/>
      </w:pPr>
      <w:rPr>
        <w:rFonts w:ascii="Symbol" w:hAnsi="Symbol" w:hint="default"/>
      </w:rPr>
    </w:lvl>
    <w:lvl w:ilvl="7" w:tplc="7C02E2D6">
      <w:start w:val="1"/>
      <w:numFmt w:val="bullet"/>
      <w:lvlText w:val="o"/>
      <w:lvlJc w:val="left"/>
      <w:pPr>
        <w:ind w:left="5760" w:hanging="360"/>
      </w:pPr>
      <w:rPr>
        <w:rFonts w:ascii="Courier New" w:hAnsi="Courier New" w:hint="default"/>
      </w:rPr>
    </w:lvl>
    <w:lvl w:ilvl="8" w:tplc="EFB808C6">
      <w:start w:val="1"/>
      <w:numFmt w:val="bullet"/>
      <w:lvlText w:val=""/>
      <w:lvlJc w:val="left"/>
      <w:pPr>
        <w:ind w:left="6480" w:hanging="360"/>
      </w:pPr>
      <w:rPr>
        <w:rFonts w:ascii="Wingdings" w:hAnsi="Wingdings" w:hint="default"/>
      </w:rPr>
    </w:lvl>
  </w:abstractNum>
  <w:abstractNum w:abstractNumId="17" w15:restartNumberingAfterBreak="0">
    <w:nsid w:val="3AA87516"/>
    <w:multiLevelType w:val="multilevel"/>
    <w:tmpl w:val="5E66FFBE"/>
    <w:lvl w:ilvl="0">
      <w:start w:val="1"/>
      <w:numFmt w:val="bullet"/>
      <w:lvlText w:val=""/>
      <w:lvlJc w:val="left"/>
      <w:pPr>
        <w:tabs>
          <w:tab w:val="num" w:pos="720"/>
        </w:tabs>
        <w:ind w:left="720" w:hanging="360"/>
      </w:pPr>
      <w:rPr>
        <w:rFonts w:ascii="Symbol" w:hAnsi="Symbol" w:hint="default"/>
        <w:sz w:val="20"/>
      </w:rPr>
    </w:lvl>
    <w:lvl w:ilvl="1">
      <w:start w:val="20"/>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A56FF2"/>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EE536E"/>
    <w:multiLevelType w:val="multilevel"/>
    <w:tmpl w:val="B4E2B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A4573FF"/>
    <w:multiLevelType w:val="hybridMultilevel"/>
    <w:tmpl w:val="D3D08408"/>
    <w:lvl w:ilvl="0" w:tplc="DB421B6E">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4E2829B0"/>
    <w:multiLevelType w:val="hybridMultilevel"/>
    <w:tmpl w:val="134CBE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2761F2"/>
    <w:multiLevelType w:val="hybridMultilevel"/>
    <w:tmpl w:val="A48E6698"/>
    <w:lvl w:ilvl="0" w:tplc="340A000B">
      <w:start w:val="1"/>
      <w:numFmt w:val="bullet"/>
      <w:lvlText w:val=""/>
      <w:lvlJc w:val="left"/>
      <w:pPr>
        <w:ind w:left="1080" w:hanging="360"/>
      </w:pPr>
      <w:rPr>
        <w:rFonts w:ascii="Wingdings" w:hAnsi="Wingdings" w:hint="default"/>
        <w:b w:val="0"/>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3" w15:restartNumberingAfterBreak="0">
    <w:nsid w:val="55304626"/>
    <w:multiLevelType w:val="hybridMultilevel"/>
    <w:tmpl w:val="FFFFFFFF"/>
    <w:lvl w:ilvl="0" w:tplc="6D26A786">
      <w:start w:val="1"/>
      <w:numFmt w:val="decimal"/>
      <w:lvlText w:val="%1-"/>
      <w:lvlJc w:val="left"/>
      <w:pPr>
        <w:ind w:left="720" w:hanging="360"/>
      </w:pPr>
    </w:lvl>
    <w:lvl w:ilvl="1" w:tplc="5B987416">
      <w:start w:val="1"/>
      <w:numFmt w:val="lowerLetter"/>
      <w:lvlText w:val="%2."/>
      <w:lvlJc w:val="left"/>
      <w:pPr>
        <w:ind w:left="1440" w:hanging="360"/>
      </w:pPr>
    </w:lvl>
    <w:lvl w:ilvl="2" w:tplc="E7E03F7E">
      <w:start w:val="1"/>
      <w:numFmt w:val="lowerRoman"/>
      <w:lvlText w:val="%3."/>
      <w:lvlJc w:val="right"/>
      <w:pPr>
        <w:ind w:left="2160" w:hanging="180"/>
      </w:pPr>
    </w:lvl>
    <w:lvl w:ilvl="3" w:tplc="4C32857A">
      <w:start w:val="1"/>
      <w:numFmt w:val="decimal"/>
      <w:lvlText w:val="%4."/>
      <w:lvlJc w:val="left"/>
      <w:pPr>
        <w:ind w:left="2880" w:hanging="360"/>
      </w:pPr>
    </w:lvl>
    <w:lvl w:ilvl="4" w:tplc="F81E454E">
      <w:start w:val="1"/>
      <w:numFmt w:val="lowerLetter"/>
      <w:lvlText w:val="%5."/>
      <w:lvlJc w:val="left"/>
      <w:pPr>
        <w:ind w:left="3600" w:hanging="360"/>
      </w:pPr>
    </w:lvl>
    <w:lvl w:ilvl="5" w:tplc="4014AF0A">
      <w:start w:val="1"/>
      <w:numFmt w:val="lowerRoman"/>
      <w:lvlText w:val="%6."/>
      <w:lvlJc w:val="right"/>
      <w:pPr>
        <w:ind w:left="4320" w:hanging="180"/>
      </w:pPr>
    </w:lvl>
    <w:lvl w:ilvl="6" w:tplc="BCA6A24C">
      <w:start w:val="1"/>
      <w:numFmt w:val="decimal"/>
      <w:lvlText w:val="%7."/>
      <w:lvlJc w:val="left"/>
      <w:pPr>
        <w:ind w:left="5040" w:hanging="360"/>
      </w:pPr>
    </w:lvl>
    <w:lvl w:ilvl="7" w:tplc="B39E2C84">
      <w:start w:val="1"/>
      <w:numFmt w:val="lowerLetter"/>
      <w:lvlText w:val="%8."/>
      <w:lvlJc w:val="left"/>
      <w:pPr>
        <w:ind w:left="5760" w:hanging="360"/>
      </w:pPr>
    </w:lvl>
    <w:lvl w:ilvl="8" w:tplc="1F58E1BA">
      <w:start w:val="1"/>
      <w:numFmt w:val="lowerRoman"/>
      <w:lvlText w:val="%9."/>
      <w:lvlJc w:val="right"/>
      <w:pPr>
        <w:ind w:left="6480" w:hanging="180"/>
      </w:pPr>
    </w:lvl>
  </w:abstractNum>
  <w:abstractNum w:abstractNumId="24" w15:restartNumberingAfterBreak="0">
    <w:nsid w:val="610720E6"/>
    <w:multiLevelType w:val="hybridMultilevel"/>
    <w:tmpl w:val="B3A2DEB4"/>
    <w:lvl w:ilvl="0" w:tplc="340A0003">
      <w:start w:val="1"/>
      <w:numFmt w:val="bullet"/>
      <w:lvlText w:val="o"/>
      <w:lvlJc w:val="left"/>
      <w:pPr>
        <w:ind w:left="1080" w:hanging="360"/>
      </w:pPr>
      <w:rPr>
        <w:rFonts w:ascii="Courier New" w:hAnsi="Courier New" w:cs="Courier New"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5" w15:restartNumberingAfterBreak="0">
    <w:nsid w:val="631020A6"/>
    <w:multiLevelType w:val="hybridMultilevel"/>
    <w:tmpl w:val="F24273E2"/>
    <w:lvl w:ilvl="0" w:tplc="1A9C42BE">
      <w:start w:val="1"/>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6A2D1CAF"/>
    <w:multiLevelType w:val="hybridMultilevel"/>
    <w:tmpl w:val="16727F50"/>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7" w15:restartNumberingAfterBreak="0">
    <w:nsid w:val="6CB943AB"/>
    <w:multiLevelType w:val="multilevel"/>
    <w:tmpl w:val="93A4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6A5D8D"/>
    <w:multiLevelType w:val="hybridMultilevel"/>
    <w:tmpl w:val="2730C6AE"/>
    <w:lvl w:ilvl="0" w:tplc="812AADA8">
      <w:start w:val="1"/>
      <w:numFmt w:val="bullet"/>
      <w:pStyle w:val="Parrafoproyecto"/>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E365C8A"/>
    <w:multiLevelType w:val="hybridMultilevel"/>
    <w:tmpl w:val="5AF2870E"/>
    <w:lvl w:ilvl="0" w:tplc="6F220C7C">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F2474D9"/>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AC45BD"/>
    <w:multiLevelType w:val="multilevel"/>
    <w:tmpl w:val="5E4AD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AEE386"/>
    <w:multiLevelType w:val="hybridMultilevel"/>
    <w:tmpl w:val="FFFFFFFF"/>
    <w:lvl w:ilvl="0" w:tplc="557255AE">
      <w:start w:val="1"/>
      <w:numFmt w:val="decimal"/>
      <w:lvlText w:val="%1-"/>
      <w:lvlJc w:val="left"/>
      <w:pPr>
        <w:ind w:left="720" w:hanging="360"/>
      </w:pPr>
    </w:lvl>
    <w:lvl w:ilvl="1" w:tplc="6F6ABB50">
      <w:start w:val="1"/>
      <w:numFmt w:val="lowerLetter"/>
      <w:lvlText w:val="%2."/>
      <w:lvlJc w:val="left"/>
      <w:pPr>
        <w:ind w:left="1440" w:hanging="360"/>
      </w:pPr>
    </w:lvl>
    <w:lvl w:ilvl="2" w:tplc="834EBC9A">
      <w:start w:val="1"/>
      <w:numFmt w:val="lowerRoman"/>
      <w:lvlText w:val="%3."/>
      <w:lvlJc w:val="right"/>
      <w:pPr>
        <w:ind w:left="2160" w:hanging="180"/>
      </w:pPr>
    </w:lvl>
    <w:lvl w:ilvl="3" w:tplc="D2BC1216">
      <w:start w:val="1"/>
      <w:numFmt w:val="decimal"/>
      <w:lvlText w:val="%4."/>
      <w:lvlJc w:val="left"/>
      <w:pPr>
        <w:ind w:left="2880" w:hanging="360"/>
      </w:pPr>
    </w:lvl>
    <w:lvl w:ilvl="4" w:tplc="190ADF2E">
      <w:start w:val="1"/>
      <w:numFmt w:val="lowerLetter"/>
      <w:lvlText w:val="%5."/>
      <w:lvlJc w:val="left"/>
      <w:pPr>
        <w:ind w:left="3600" w:hanging="360"/>
      </w:pPr>
    </w:lvl>
    <w:lvl w:ilvl="5" w:tplc="81D2BFD0">
      <w:start w:val="1"/>
      <w:numFmt w:val="lowerRoman"/>
      <w:lvlText w:val="%6."/>
      <w:lvlJc w:val="right"/>
      <w:pPr>
        <w:ind w:left="4320" w:hanging="180"/>
      </w:pPr>
    </w:lvl>
    <w:lvl w:ilvl="6" w:tplc="054CA2BC">
      <w:start w:val="1"/>
      <w:numFmt w:val="decimal"/>
      <w:lvlText w:val="%7."/>
      <w:lvlJc w:val="left"/>
      <w:pPr>
        <w:ind w:left="5040" w:hanging="360"/>
      </w:pPr>
    </w:lvl>
    <w:lvl w:ilvl="7" w:tplc="7B2CBD64">
      <w:start w:val="1"/>
      <w:numFmt w:val="lowerLetter"/>
      <w:lvlText w:val="%8."/>
      <w:lvlJc w:val="left"/>
      <w:pPr>
        <w:ind w:left="5760" w:hanging="360"/>
      </w:pPr>
    </w:lvl>
    <w:lvl w:ilvl="8" w:tplc="3BFEFA46">
      <w:start w:val="1"/>
      <w:numFmt w:val="lowerRoman"/>
      <w:lvlText w:val="%9."/>
      <w:lvlJc w:val="right"/>
      <w:pPr>
        <w:ind w:left="6480" w:hanging="180"/>
      </w:pPr>
    </w:lvl>
  </w:abstractNum>
  <w:abstractNum w:abstractNumId="33" w15:restartNumberingAfterBreak="0">
    <w:nsid w:val="75674ED9"/>
    <w:multiLevelType w:val="hybridMultilevel"/>
    <w:tmpl w:val="5A7A54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7844B3A"/>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077B1A"/>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4831079">
    <w:abstractNumId w:val="23"/>
  </w:num>
  <w:num w:numId="2" w16cid:durableId="1161116758">
    <w:abstractNumId w:val="28"/>
  </w:num>
  <w:num w:numId="3" w16cid:durableId="539826991">
    <w:abstractNumId w:val="2"/>
  </w:num>
  <w:num w:numId="4" w16cid:durableId="610816262">
    <w:abstractNumId w:val="4"/>
  </w:num>
  <w:num w:numId="5" w16cid:durableId="1171606933">
    <w:abstractNumId w:val="9"/>
  </w:num>
  <w:num w:numId="6" w16cid:durableId="218252271">
    <w:abstractNumId w:val="33"/>
  </w:num>
  <w:num w:numId="7" w16cid:durableId="753623132">
    <w:abstractNumId w:val="20"/>
  </w:num>
  <w:num w:numId="8" w16cid:durableId="1615361399">
    <w:abstractNumId w:val="6"/>
  </w:num>
  <w:num w:numId="9" w16cid:durableId="884484398">
    <w:abstractNumId w:val="25"/>
  </w:num>
  <w:num w:numId="10" w16cid:durableId="1002469785">
    <w:abstractNumId w:val="22"/>
  </w:num>
  <w:num w:numId="11" w16cid:durableId="1002590309">
    <w:abstractNumId w:val="1"/>
  </w:num>
  <w:num w:numId="12" w16cid:durableId="1981491830">
    <w:abstractNumId w:val="27"/>
  </w:num>
  <w:num w:numId="13" w16cid:durableId="1416051927">
    <w:abstractNumId w:val="17"/>
  </w:num>
  <w:num w:numId="14" w16cid:durableId="1110781662">
    <w:abstractNumId w:val="13"/>
  </w:num>
  <w:num w:numId="15" w16cid:durableId="1440099306">
    <w:abstractNumId w:val="12"/>
  </w:num>
  <w:num w:numId="16" w16cid:durableId="704870946">
    <w:abstractNumId w:val="21"/>
  </w:num>
  <w:num w:numId="17" w16cid:durableId="654844979">
    <w:abstractNumId w:val="0"/>
  </w:num>
  <w:num w:numId="18" w16cid:durableId="917129944">
    <w:abstractNumId w:val="34"/>
  </w:num>
  <w:num w:numId="19" w16cid:durableId="1038234930">
    <w:abstractNumId w:val="35"/>
  </w:num>
  <w:num w:numId="20" w16cid:durableId="931621903">
    <w:abstractNumId w:val="18"/>
  </w:num>
  <w:num w:numId="21" w16cid:durableId="1123378690">
    <w:abstractNumId w:val="14"/>
  </w:num>
  <w:num w:numId="22" w16cid:durableId="892733104">
    <w:abstractNumId w:val="15"/>
  </w:num>
  <w:num w:numId="23" w16cid:durableId="1083338543">
    <w:abstractNumId w:val="16"/>
  </w:num>
  <w:num w:numId="24" w16cid:durableId="154928119">
    <w:abstractNumId w:val="29"/>
  </w:num>
  <w:num w:numId="25" w16cid:durableId="1762068599">
    <w:abstractNumId w:val="30"/>
  </w:num>
  <w:num w:numId="26" w16cid:durableId="191164910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6912383">
    <w:abstractNumId w:val="11"/>
  </w:num>
  <w:num w:numId="28" w16cid:durableId="701057067">
    <w:abstractNumId w:val="7"/>
  </w:num>
  <w:num w:numId="29" w16cid:durableId="1684017038">
    <w:abstractNumId w:val="24"/>
  </w:num>
  <w:num w:numId="30" w16cid:durableId="191385602">
    <w:abstractNumId w:val="5"/>
  </w:num>
  <w:num w:numId="31" w16cid:durableId="1261253820">
    <w:abstractNumId w:val="10"/>
  </w:num>
  <w:num w:numId="32" w16cid:durableId="1637176516">
    <w:abstractNumId w:val="8"/>
  </w:num>
  <w:num w:numId="33" w16cid:durableId="1875337812">
    <w:abstractNumId w:val="26"/>
  </w:num>
  <w:num w:numId="34" w16cid:durableId="1492483901">
    <w:abstractNumId w:val="3"/>
  </w:num>
  <w:num w:numId="35" w16cid:durableId="599531337">
    <w:abstractNumId w:val="31"/>
  </w:num>
  <w:num w:numId="36" w16cid:durableId="138852819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262"/>
    <w:rsid w:val="00000D12"/>
    <w:rsid w:val="000013AE"/>
    <w:rsid w:val="00001B70"/>
    <w:rsid w:val="0000209B"/>
    <w:rsid w:val="00002FC8"/>
    <w:rsid w:val="00003C36"/>
    <w:rsid w:val="00005708"/>
    <w:rsid w:val="00010B4A"/>
    <w:rsid w:val="0001171E"/>
    <w:rsid w:val="00012B42"/>
    <w:rsid w:val="00012D29"/>
    <w:rsid w:val="00013D07"/>
    <w:rsid w:val="00015D0D"/>
    <w:rsid w:val="00016B97"/>
    <w:rsid w:val="00017562"/>
    <w:rsid w:val="00017622"/>
    <w:rsid w:val="0002001A"/>
    <w:rsid w:val="00020075"/>
    <w:rsid w:val="000205FF"/>
    <w:rsid w:val="000232B4"/>
    <w:rsid w:val="00023600"/>
    <w:rsid w:val="000242C8"/>
    <w:rsid w:val="00024337"/>
    <w:rsid w:val="000250DC"/>
    <w:rsid w:val="00025A42"/>
    <w:rsid w:val="00026397"/>
    <w:rsid w:val="00026A29"/>
    <w:rsid w:val="00027358"/>
    <w:rsid w:val="00030608"/>
    <w:rsid w:val="00031289"/>
    <w:rsid w:val="000317AF"/>
    <w:rsid w:val="00031C19"/>
    <w:rsid w:val="00032121"/>
    <w:rsid w:val="00033407"/>
    <w:rsid w:val="000336DD"/>
    <w:rsid w:val="000339DA"/>
    <w:rsid w:val="000342B9"/>
    <w:rsid w:val="0003451F"/>
    <w:rsid w:val="000353A7"/>
    <w:rsid w:val="00036A53"/>
    <w:rsid w:val="000401C1"/>
    <w:rsid w:val="00041434"/>
    <w:rsid w:val="00041571"/>
    <w:rsid w:val="00042438"/>
    <w:rsid w:val="00043DC4"/>
    <w:rsid w:val="000444CE"/>
    <w:rsid w:val="00046742"/>
    <w:rsid w:val="00047093"/>
    <w:rsid w:val="0005088B"/>
    <w:rsid w:val="00050CC7"/>
    <w:rsid w:val="00051DAC"/>
    <w:rsid w:val="000522A5"/>
    <w:rsid w:val="00052D2D"/>
    <w:rsid w:val="00053293"/>
    <w:rsid w:val="0005468A"/>
    <w:rsid w:val="00054AB8"/>
    <w:rsid w:val="000552BB"/>
    <w:rsid w:val="00056CEB"/>
    <w:rsid w:val="0006022D"/>
    <w:rsid w:val="00062074"/>
    <w:rsid w:val="00062BFD"/>
    <w:rsid w:val="00063536"/>
    <w:rsid w:val="0006390D"/>
    <w:rsid w:val="00063A83"/>
    <w:rsid w:val="00063DDE"/>
    <w:rsid w:val="00064356"/>
    <w:rsid w:val="000646AF"/>
    <w:rsid w:val="00066AE7"/>
    <w:rsid w:val="00072306"/>
    <w:rsid w:val="00072897"/>
    <w:rsid w:val="00072C65"/>
    <w:rsid w:val="0007530D"/>
    <w:rsid w:val="00076109"/>
    <w:rsid w:val="00076462"/>
    <w:rsid w:val="00080CCA"/>
    <w:rsid w:val="00080DC2"/>
    <w:rsid w:val="000811AE"/>
    <w:rsid w:val="00082006"/>
    <w:rsid w:val="00083196"/>
    <w:rsid w:val="000842EC"/>
    <w:rsid w:val="0008486E"/>
    <w:rsid w:val="00084BB8"/>
    <w:rsid w:val="0008550A"/>
    <w:rsid w:val="00085722"/>
    <w:rsid w:val="00085AB3"/>
    <w:rsid w:val="00085FD7"/>
    <w:rsid w:val="00086808"/>
    <w:rsid w:val="00086A89"/>
    <w:rsid w:val="00086DC6"/>
    <w:rsid w:val="00087035"/>
    <w:rsid w:val="00087F96"/>
    <w:rsid w:val="00091CE2"/>
    <w:rsid w:val="00091D53"/>
    <w:rsid w:val="00091D61"/>
    <w:rsid w:val="00091FD8"/>
    <w:rsid w:val="00092D01"/>
    <w:rsid w:val="000934D5"/>
    <w:rsid w:val="00093FF2"/>
    <w:rsid w:val="000946BE"/>
    <w:rsid w:val="00095046"/>
    <w:rsid w:val="0009553B"/>
    <w:rsid w:val="000956E1"/>
    <w:rsid w:val="00095F4D"/>
    <w:rsid w:val="0009683A"/>
    <w:rsid w:val="00096D52"/>
    <w:rsid w:val="00097E22"/>
    <w:rsid w:val="000A01B4"/>
    <w:rsid w:val="000A0815"/>
    <w:rsid w:val="000A0ADB"/>
    <w:rsid w:val="000A108D"/>
    <w:rsid w:val="000A2405"/>
    <w:rsid w:val="000A3A07"/>
    <w:rsid w:val="000A3C2E"/>
    <w:rsid w:val="000A54A9"/>
    <w:rsid w:val="000A571F"/>
    <w:rsid w:val="000A605B"/>
    <w:rsid w:val="000A6519"/>
    <w:rsid w:val="000A6BD8"/>
    <w:rsid w:val="000A71F0"/>
    <w:rsid w:val="000B015C"/>
    <w:rsid w:val="000B03CB"/>
    <w:rsid w:val="000B09F8"/>
    <w:rsid w:val="000B0E49"/>
    <w:rsid w:val="000B0E79"/>
    <w:rsid w:val="000B1681"/>
    <w:rsid w:val="000B1EDC"/>
    <w:rsid w:val="000B2692"/>
    <w:rsid w:val="000B29A1"/>
    <w:rsid w:val="000B34B9"/>
    <w:rsid w:val="000B3AE9"/>
    <w:rsid w:val="000B533D"/>
    <w:rsid w:val="000B5DCF"/>
    <w:rsid w:val="000B63AF"/>
    <w:rsid w:val="000B6D46"/>
    <w:rsid w:val="000B6E50"/>
    <w:rsid w:val="000B717C"/>
    <w:rsid w:val="000B7311"/>
    <w:rsid w:val="000B7DE9"/>
    <w:rsid w:val="000C037A"/>
    <w:rsid w:val="000C183F"/>
    <w:rsid w:val="000C1F84"/>
    <w:rsid w:val="000C382A"/>
    <w:rsid w:val="000C3BFF"/>
    <w:rsid w:val="000C3C55"/>
    <w:rsid w:val="000C3D5C"/>
    <w:rsid w:val="000C4FB0"/>
    <w:rsid w:val="000C6C85"/>
    <w:rsid w:val="000C7BCE"/>
    <w:rsid w:val="000D0098"/>
    <w:rsid w:val="000D0568"/>
    <w:rsid w:val="000D0599"/>
    <w:rsid w:val="000D1418"/>
    <w:rsid w:val="000D1C63"/>
    <w:rsid w:val="000D1C8A"/>
    <w:rsid w:val="000D200E"/>
    <w:rsid w:val="000D2C8F"/>
    <w:rsid w:val="000D2CDB"/>
    <w:rsid w:val="000D2D45"/>
    <w:rsid w:val="000D2EF8"/>
    <w:rsid w:val="000D3262"/>
    <w:rsid w:val="000D39FC"/>
    <w:rsid w:val="000D41A9"/>
    <w:rsid w:val="000D4FAD"/>
    <w:rsid w:val="000D5A31"/>
    <w:rsid w:val="000D5ACA"/>
    <w:rsid w:val="000D5D88"/>
    <w:rsid w:val="000D7F9B"/>
    <w:rsid w:val="000E04A6"/>
    <w:rsid w:val="000E0691"/>
    <w:rsid w:val="000E121F"/>
    <w:rsid w:val="000E161E"/>
    <w:rsid w:val="000E1C13"/>
    <w:rsid w:val="000E274E"/>
    <w:rsid w:val="000E4D4F"/>
    <w:rsid w:val="000E4E8A"/>
    <w:rsid w:val="000E5C4B"/>
    <w:rsid w:val="000E60E8"/>
    <w:rsid w:val="000E6508"/>
    <w:rsid w:val="000E6785"/>
    <w:rsid w:val="000E74CE"/>
    <w:rsid w:val="000F001F"/>
    <w:rsid w:val="000F0685"/>
    <w:rsid w:val="000F155E"/>
    <w:rsid w:val="000F28CE"/>
    <w:rsid w:val="000F2E2C"/>
    <w:rsid w:val="000F2E8D"/>
    <w:rsid w:val="000F3B73"/>
    <w:rsid w:val="000F4F19"/>
    <w:rsid w:val="000F5424"/>
    <w:rsid w:val="000F5FC7"/>
    <w:rsid w:val="000F60D6"/>
    <w:rsid w:val="000F676D"/>
    <w:rsid w:val="000F7313"/>
    <w:rsid w:val="00101230"/>
    <w:rsid w:val="00102883"/>
    <w:rsid w:val="00102EE8"/>
    <w:rsid w:val="001033AB"/>
    <w:rsid w:val="0010392B"/>
    <w:rsid w:val="00103E06"/>
    <w:rsid w:val="00103F22"/>
    <w:rsid w:val="00105094"/>
    <w:rsid w:val="00105979"/>
    <w:rsid w:val="00105AB2"/>
    <w:rsid w:val="00106B53"/>
    <w:rsid w:val="00106FDF"/>
    <w:rsid w:val="00107584"/>
    <w:rsid w:val="00107904"/>
    <w:rsid w:val="00111C90"/>
    <w:rsid w:val="00113D7E"/>
    <w:rsid w:val="001147FF"/>
    <w:rsid w:val="001155A3"/>
    <w:rsid w:val="0011593A"/>
    <w:rsid w:val="001162B5"/>
    <w:rsid w:val="00116CEA"/>
    <w:rsid w:val="001178A3"/>
    <w:rsid w:val="00117C95"/>
    <w:rsid w:val="001200E5"/>
    <w:rsid w:val="0012325D"/>
    <w:rsid w:val="001242F1"/>
    <w:rsid w:val="00125CA6"/>
    <w:rsid w:val="00125D63"/>
    <w:rsid w:val="00125F1C"/>
    <w:rsid w:val="00125FCE"/>
    <w:rsid w:val="0012666C"/>
    <w:rsid w:val="0012679D"/>
    <w:rsid w:val="001268FA"/>
    <w:rsid w:val="001279C9"/>
    <w:rsid w:val="00127DBE"/>
    <w:rsid w:val="00130476"/>
    <w:rsid w:val="00130F34"/>
    <w:rsid w:val="00131956"/>
    <w:rsid w:val="00131FC4"/>
    <w:rsid w:val="00132699"/>
    <w:rsid w:val="00133023"/>
    <w:rsid w:val="001334A7"/>
    <w:rsid w:val="0013453B"/>
    <w:rsid w:val="00134881"/>
    <w:rsid w:val="00136222"/>
    <w:rsid w:val="0013687A"/>
    <w:rsid w:val="001400AC"/>
    <w:rsid w:val="00140E0D"/>
    <w:rsid w:val="00142349"/>
    <w:rsid w:val="0014257F"/>
    <w:rsid w:val="0014292D"/>
    <w:rsid w:val="00142A7B"/>
    <w:rsid w:val="00142CC9"/>
    <w:rsid w:val="00142D34"/>
    <w:rsid w:val="001430A7"/>
    <w:rsid w:val="001455D5"/>
    <w:rsid w:val="00145993"/>
    <w:rsid w:val="00145D8A"/>
    <w:rsid w:val="00147040"/>
    <w:rsid w:val="00147506"/>
    <w:rsid w:val="00147E02"/>
    <w:rsid w:val="001518FD"/>
    <w:rsid w:val="001534EB"/>
    <w:rsid w:val="00154207"/>
    <w:rsid w:val="00154652"/>
    <w:rsid w:val="001572D9"/>
    <w:rsid w:val="00157FFA"/>
    <w:rsid w:val="00160E05"/>
    <w:rsid w:val="0016187A"/>
    <w:rsid w:val="001624D9"/>
    <w:rsid w:val="0016298B"/>
    <w:rsid w:val="00164B1B"/>
    <w:rsid w:val="0016520F"/>
    <w:rsid w:val="0016527D"/>
    <w:rsid w:val="0016577B"/>
    <w:rsid w:val="001658D1"/>
    <w:rsid w:val="00165D52"/>
    <w:rsid w:val="001661C4"/>
    <w:rsid w:val="0016670E"/>
    <w:rsid w:val="00167B3B"/>
    <w:rsid w:val="00167B71"/>
    <w:rsid w:val="00170119"/>
    <w:rsid w:val="0017040C"/>
    <w:rsid w:val="0017071E"/>
    <w:rsid w:val="001710F4"/>
    <w:rsid w:val="00171CC7"/>
    <w:rsid w:val="0017232A"/>
    <w:rsid w:val="00174027"/>
    <w:rsid w:val="00174039"/>
    <w:rsid w:val="001745B8"/>
    <w:rsid w:val="00175018"/>
    <w:rsid w:val="00175169"/>
    <w:rsid w:val="001769E6"/>
    <w:rsid w:val="001809FA"/>
    <w:rsid w:val="00180AAC"/>
    <w:rsid w:val="00180F43"/>
    <w:rsid w:val="0018109F"/>
    <w:rsid w:val="00181D17"/>
    <w:rsid w:val="001821B8"/>
    <w:rsid w:val="00182418"/>
    <w:rsid w:val="00182B7C"/>
    <w:rsid w:val="00182BB1"/>
    <w:rsid w:val="00183D87"/>
    <w:rsid w:val="00183ECB"/>
    <w:rsid w:val="00185432"/>
    <w:rsid w:val="00186244"/>
    <w:rsid w:val="00186310"/>
    <w:rsid w:val="00186697"/>
    <w:rsid w:val="0018E826"/>
    <w:rsid w:val="0019088E"/>
    <w:rsid w:val="0019090A"/>
    <w:rsid w:val="00190A7F"/>
    <w:rsid w:val="00191531"/>
    <w:rsid w:val="001916A0"/>
    <w:rsid w:val="00192752"/>
    <w:rsid w:val="00192B46"/>
    <w:rsid w:val="00193436"/>
    <w:rsid w:val="001948EE"/>
    <w:rsid w:val="0019542B"/>
    <w:rsid w:val="001956E1"/>
    <w:rsid w:val="001958E8"/>
    <w:rsid w:val="0019607D"/>
    <w:rsid w:val="00196269"/>
    <w:rsid w:val="001963AC"/>
    <w:rsid w:val="001968D1"/>
    <w:rsid w:val="00196C61"/>
    <w:rsid w:val="001A085C"/>
    <w:rsid w:val="001A14ED"/>
    <w:rsid w:val="001A2253"/>
    <w:rsid w:val="001A22F9"/>
    <w:rsid w:val="001A26B6"/>
    <w:rsid w:val="001A2993"/>
    <w:rsid w:val="001A2CBD"/>
    <w:rsid w:val="001A42F0"/>
    <w:rsid w:val="001A5763"/>
    <w:rsid w:val="001A5E19"/>
    <w:rsid w:val="001B0112"/>
    <w:rsid w:val="001B0E86"/>
    <w:rsid w:val="001B0FF3"/>
    <w:rsid w:val="001B1207"/>
    <w:rsid w:val="001B228B"/>
    <w:rsid w:val="001B22AB"/>
    <w:rsid w:val="001B2AD7"/>
    <w:rsid w:val="001B2E04"/>
    <w:rsid w:val="001B33CC"/>
    <w:rsid w:val="001B3412"/>
    <w:rsid w:val="001B5937"/>
    <w:rsid w:val="001B6FA4"/>
    <w:rsid w:val="001B6FAF"/>
    <w:rsid w:val="001B7270"/>
    <w:rsid w:val="001B765E"/>
    <w:rsid w:val="001B772C"/>
    <w:rsid w:val="001B7EA0"/>
    <w:rsid w:val="001C0069"/>
    <w:rsid w:val="001C025A"/>
    <w:rsid w:val="001C0F50"/>
    <w:rsid w:val="001C1688"/>
    <w:rsid w:val="001C3278"/>
    <w:rsid w:val="001C3C70"/>
    <w:rsid w:val="001C48CD"/>
    <w:rsid w:val="001C57DA"/>
    <w:rsid w:val="001C5948"/>
    <w:rsid w:val="001C5A84"/>
    <w:rsid w:val="001C6002"/>
    <w:rsid w:val="001C6B0D"/>
    <w:rsid w:val="001C793F"/>
    <w:rsid w:val="001C7AB5"/>
    <w:rsid w:val="001C7D2F"/>
    <w:rsid w:val="001D046D"/>
    <w:rsid w:val="001D0D2D"/>
    <w:rsid w:val="001D26A0"/>
    <w:rsid w:val="001D2BB2"/>
    <w:rsid w:val="001D393A"/>
    <w:rsid w:val="001D3D35"/>
    <w:rsid w:val="001D4636"/>
    <w:rsid w:val="001D475D"/>
    <w:rsid w:val="001D4D03"/>
    <w:rsid w:val="001D4EBA"/>
    <w:rsid w:val="001D50E7"/>
    <w:rsid w:val="001D56B3"/>
    <w:rsid w:val="001D62EB"/>
    <w:rsid w:val="001D68F6"/>
    <w:rsid w:val="001E0A70"/>
    <w:rsid w:val="001E0BAE"/>
    <w:rsid w:val="001E2A39"/>
    <w:rsid w:val="001E342B"/>
    <w:rsid w:val="001E3E63"/>
    <w:rsid w:val="001E412A"/>
    <w:rsid w:val="001E4349"/>
    <w:rsid w:val="001E5F88"/>
    <w:rsid w:val="001E6C61"/>
    <w:rsid w:val="001E731A"/>
    <w:rsid w:val="001E7694"/>
    <w:rsid w:val="001E7F6C"/>
    <w:rsid w:val="001F022C"/>
    <w:rsid w:val="001F037E"/>
    <w:rsid w:val="001F0919"/>
    <w:rsid w:val="001F1691"/>
    <w:rsid w:val="001F1FA0"/>
    <w:rsid w:val="001F2665"/>
    <w:rsid w:val="001F2865"/>
    <w:rsid w:val="001F30DF"/>
    <w:rsid w:val="0020003C"/>
    <w:rsid w:val="0020171E"/>
    <w:rsid w:val="00202E9D"/>
    <w:rsid w:val="00205E85"/>
    <w:rsid w:val="00206861"/>
    <w:rsid w:val="0020718D"/>
    <w:rsid w:val="002100D1"/>
    <w:rsid w:val="002101B6"/>
    <w:rsid w:val="0021028E"/>
    <w:rsid w:val="00210A2D"/>
    <w:rsid w:val="00210A45"/>
    <w:rsid w:val="00210F20"/>
    <w:rsid w:val="00211483"/>
    <w:rsid w:val="0021220D"/>
    <w:rsid w:val="002128A0"/>
    <w:rsid w:val="00212CC0"/>
    <w:rsid w:val="0021359B"/>
    <w:rsid w:val="00213705"/>
    <w:rsid w:val="002137A1"/>
    <w:rsid w:val="00214CE0"/>
    <w:rsid w:val="002154DF"/>
    <w:rsid w:val="00215CCE"/>
    <w:rsid w:val="00215CFA"/>
    <w:rsid w:val="00215DB1"/>
    <w:rsid w:val="00216824"/>
    <w:rsid w:val="00216B88"/>
    <w:rsid w:val="00217005"/>
    <w:rsid w:val="002178C4"/>
    <w:rsid w:val="00220D1D"/>
    <w:rsid w:val="00221EC6"/>
    <w:rsid w:val="00221F64"/>
    <w:rsid w:val="0022302E"/>
    <w:rsid w:val="002239E0"/>
    <w:rsid w:val="00223F37"/>
    <w:rsid w:val="00224E8F"/>
    <w:rsid w:val="0022698D"/>
    <w:rsid w:val="00226E47"/>
    <w:rsid w:val="002302A2"/>
    <w:rsid w:val="00231668"/>
    <w:rsid w:val="00231B02"/>
    <w:rsid w:val="00232E64"/>
    <w:rsid w:val="00233CB7"/>
    <w:rsid w:val="00233F10"/>
    <w:rsid w:val="00234574"/>
    <w:rsid w:val="002347A2"/>
    <w:rsid w:val="00234948"/>
    <w:rsid w:val="00235664"/>
    <w:rsid w:val="00235A97"/>
    <w:rsid w:val="00235DC1"/>
    <w:rsid w:val="002370D5"/>
    <w:rsid w:val="002377C2"/>
    <w:rsid w:val="0023786A"/>
    <w:rsid w:val="00237CEC"/>
    <w:rsid w:val="002404A6"/>
    <w:rsid w:val="00240F19"/>
    <w:rsid w:val="00241104"/>
    <w:rsid w:val="00241301"/>
    <w:rsid w:val="0024143C"/>
    <w:rsid w:val="002415D3"/>
    <w:rsid w:val="00242C52"/>
    <w:rsid w:val="00242F3F"/>
    <w:rsid w:val="00243735"/>
    <w:rsid w:val="00243A03"/>
    <w:rsid w:val="00244D1F"/>
    <w:rsid w:val="0024566B"/>
    <w:rsid w:val="00245BA7"/>
    <w:rsid w:val="00246515"/>
    <w:rsid w:val="0024653F"/>
    <w:rsid w:val="0025119A"/>
    <w:rsid w:val="002517F5"/>
    <w:rsid w:val="002521B8"/>
    <w:rsid w:val="00252FFD"/>
    <w:rsid w:val="002550B1"/>
    <w:rsid w:val="00255459"/>
    <w:rsid w:val="00255EED"/>
    <w:rsid w:val="00256F46"/>
    <w:rsid w:val="00257384"/>
    <w:rsid w:val="002573BA"/>
    <w:rsid w:val="002579B6"/>
    <w:rsid w:val="002605D9"/>
    <w:rsid w:val="00260F36"/>
    <w:rsid w:val="00261801"/>
    <w:rsid w:val="00261BB8"/>
    <w:rsid w:val="00264C75"/>
    <w:rsid w:val="0026574A"/>
    <w:rsid w:val="002658B0"/>
    <w:rsid w:val="00265A37"/>
    <w:rsid w:val="0026671B"/>
    <w:rsid w:val="0026705B"/>
    <w:rsid w:val="002688A7"/>
    <w:rsid w:val="00270E4D"/>
    <w:rsid w:val="0027137C"/>
    <w:rsid w:val="00271C09"/>
    <w:rsid w:val="0027370F"/>
    <w:rsid w:val="0027451E"/>
    <w:rsid w:val="00274D67"/>
    <w:rsid w:val="002754BC"/>
    <w:rsid w:val="00275B8E"/>
    <w:rsid w:val="00275C7C"/>
    <w:rsid w:val="00276D2C"/>
    <w:rsid w:val="00277847"/>
    <w:rsid w:val="00280DE8"/>
    <w:rsid w:val="00281314"/>
    <w:rsid w:val="002816E1"/>
    <w:rsid w:val="002817F2"/>
    <w:rsid w:val="00282259"/>
    <w:rsid w:val="00282678"/>
    <w:rsid w:val="00283197"/>
    <w:rsid w:val="002831AF"/>
    <w:rsid w:val="002838C8"/>
    <w:rsid w:val="00283F3A"/>
    <w:rsid w:val="00286FDF"/>
    <w:rsid w:val="00287311"/>
    <w:rsid w:val="002904B7"/>
    <w:rsid w:val="0029175D"/>
    <w:rsid w:val="002931B0"/>
    <w:rsid w:val="002937DE"/>
    <w:rsid w:val="0029427C"/>
    <w:rsid w:val="002955E7"/>
    <w:rsid w:val="002964A8"/>
    <w:rsid w:val="002974B5"/>
    <w:rsid w:val="00297799"/>
    <w:rsid w:val="002A0241"/>
    <w:rsid w:val="002A15F2"/>
    <w:rsid w:val="002A1903"/>
    <w:rsid w:val="002A1A85"/>
    <w:rsid w:val="002A1EC6"/>
    <w:rsid w:val="002A260B"/>
    <w:rsid w:val="002A44CA"/>
    <w:rsid w:val="002A4B9A"/>
    <w:rsid w:val="002A4F65"/>
    <w:rsid w:val="002A5921"/>
    <w:rsid w:val="002A6520"/>
    <w:rsid w:val="002A6B75"/>
    <w:rsid w:val="002A6CB9"/>
    <w:rsid w:val="002B047A"/>
    <w:rsid w:val="002B0697"/>
    <w:rsid w:val="002B14E7"/>
    <w:rsid w:val="002B2297"/>
    <w:rsid w:val="002B4C3C"/>
    <w:rsid w:val="002B5114"/>
    <w:rsid w:val="002B53B1"/>
    <w:rsid w:val="002B54AD"/>
    <w:rsid w:val="002B74BE"/>
    <w:rsid w:val="002B7987"/>
    <w:rsid w:val="002C01D2"/>
    <w:rsid w:val="002C2831"/>
    <w:rsid w:val="002C4BAF"/>
    <w:rsid w:val="002C51F3"/>
    <w:rsid w:val="002C5966"/>
    <w:rsid w:val="002C5A2B"/>
    <w:rsid w:val="002C7D0B"/>
    <w:rsid w:val="002D073E"/>
    <w:rsid w:val="002D50A9"/>
    <w:rsid w:val="002D598D"/>
    <w:rsid w:val="002D61E4"/>
    <w:rsid w:val="002D6E6B"/>
    <w:rsid w:val="002D7302"/>
    <w:rsid w:val="002E080D"/>
    <w:rsid w:val="002E09DB"/>
    <w:rsid w:val="002E17CE"/>
    <w:rsid w:val="002E18D9"/>
    <w:rsid w:val="002E2496"/>
    <w:rsid w:val="002E275B"/>
    <w:rsid w:val="002E2DE1"/>
    <w:rsid w:val="002E31E3"/>
    <w:rsid w:val="002E4DF4"/>
    <w:rsid w:val="002E4FE7"/>
    <w:rsid w:val="002E5272"/>
    <w:rsid w:val="002E67A0"/>
    <w:rsid w:val="002E6D1C"/>
    <w:rsid w:val="002E762B"/>
    <w:rsid w:val="002E767E"/>
    <w:rsid w:val="002F1FB8"/>
    <w:rsid w:val="002F27CC"/>
    <w:rsid w:val="002F421B"/>
    <w:rsid w:val="002F42DE"/>
    <w:rsid w:val="002F48D4"/>
    <w:rsid w:val="002F4A3F"/>
    <w:rsid w:val="002F6BA5"/>
    <w:rsid w:val="002F6F6F"/>
    <w:rsid w:val="002F7653"/>
    <w:rsid w:val="002F767F"/>
    <w:rsid w:val="002F78C8"/>
    <w:rsid w:val="002F7C2A"/>
    <w:rsid w:val="00301D76"/>
    <w:rsid w:val="00302047"/>
    <w:rsid w:val="00302422"/>
    <w:rsid w:val="00303B7D"/>
    <w:rsid w:val="00303E51"/>
    <w:rsid w:val="0030458A"/>
    <w:rsid w:val="00305584"/>
    <w:rsid w:val="003105EC"/>
    <w:rsid w:val="00311534"/>
    <w:rsid w:val="00311B8F"/>
    <w:rsid w:val="00312800"/>
    <w:rsid w:val="00312BC9"/>
    <w:rsid w:val="003131DC"/>
    <w:rsid w:val="0031371B"/>
    <w:rsid w:val="00313A9B"/>
    <w:rsid w:val="00315349"/>
    <w:rsid w:val="00315505"/>
    <w:rsid w:val="00315870"/>
    <w:rsid w:val="0031673C"/>
    <w:rsid w:val="00320ECC"/>
    <w:rsid w:val="00322705"/>
    <w:rsid w:val="00322A7E"/>
    <w:rsid w:val="00322C61"/>
    <w:rsid w:val="003230E2"/>
    <w:rsid w:val="003240AB"/>
    <w:rsid w:val="00324133"/>
    <w:rsid w:val="00324901"/>
    <w:rsid w:val="00324C44"/>
    <w:rsid w:val="00324E34"/>
    <w:rsid w:val="00324EFC"/>
    <w:rsid w:val="00325D5F"/>
    <w:rsid w:val="00326441"/>
    <w:rsid w:val="00326F9E"/>
    <w:rsid w:val="00327349"/>
    <w:rsid w:val="0032772B"/>
    <w:rsid w:val="00327B3A"/>
    <w:rsid w:val="00330EA1"/>
    <w:rsid w:val="003311A1"/>
    <w:rsid w:val="0033321F"/>
    <w:rsid w:val="00333262"/>
    <w:rsid w:val="00333656"/>
    <w:rsid w:val="00333775"/>
    <w:rsid w:val="00334F19"/>
    <w:rsid w:val="0033646A"/>
    <w:rsid w:val="003365E6"/>
    <w:rsid w:val="0033717B"/>
    <w:rsid w:val="003376BF"/>
    <w:rsid w:val="003410F0"/>
    <w:rsid w:val="00341F78"/>
    <w:rsid w:val="0034200A"/>
    <w:rsid w:val="00342176"/>
    <w:rsid w:val="00342200"/>
    <w:rsid w:val="00342F92"/>
    <w:rsid w:val="00343D59"/>
    <w:rsid w:val="00344190"/>
    <w:rsid w:val="0034574A"/>
    <w:rsid w:val="0034779B"/>
    <w:rsid w:val="003502B8"/>
    <w:rsid w:val="00350E66"/>
    <w:rsid w:val="00352275"/>
    <w:rsid w:val="00352A08"/>
    <w:rsid w:val="003530D3"/>
    <w:rsid w:val="00354508"/>
    <w:rsid w:val="003558DC"/>
    <w:rsid w:val="003561A3"/>
    <w:rsid w:val="00356B6D"/>
    <w:rsid w:val="00356CF4"/>
    <w:rsid w:val="003578B0"/>
    <w:rsid w:val="00357D85"/>
    <w:rsid w:val="00360608"/>
    <w:rsid w:val="00360971"/>
    <w:rsid w:val="00360E1B"/>
    <w:rsid w:val="0036157A"/>
    <w:rsid w:val="003618E4"/>
    <w:rsid w:val="0036208C"/>
    <w:rsid w:val="00362C41"/>
    <w:rsid w:val="00362C88"/>
    <w:rsid w:val="00363444"/>
    <w:rsid w:val="00365A0E"/>
    <w:rsid w:val="00365D35"/>
    <w:rsid w:val="00366993"/>
    <w:rsid w:val="00366C45"/>
    <w:rsid w:val="00367094"/>
    <w:rsid w:val="0036746F"/>
    <w:rsid w:val="00367759"/>
    <w:rsid w:val="0037030D"/>
    <w:rsid w:val="00370CA8"/>
    <w:rsid w:val="0037158E"/>
    <w:rsid w:val="0037237F"/>
    <w:rsid w:val="003726E5"/>
    <w:rsid w:val="00373142"/>
    <w:rsid w:val="00373520"/>
    <w:rsid w:val="0037364A"/>
    <w:rsid w:val="00374F80"/>
    <w:rsid w:val="00375249"/>
    <w:rsid w:val="00376704"/>
    <w:rsid w:val="00376F53"/>
    <w:rsid w:val="00380044"/>
    <w:rsid w:val="00380890"/>
    <w:rsid w:val="00380B04"/>
    <w:rsid w:val="00380F9F"/>
    <w:rsid w:val="00381295"/>
    <w:rsid w:val="00381D76"/>
    <w:rsid w:val="003821EB"/>
    <w:rsid w:val="003823F5"/>
    <w:rsid w:val="00383A88"/>
    <w:rsid w:val="00383AC7"/>
    <w:rsid w:val="00383ADB"/>
    <w:rsid w:val="00386F69"/>
    <w:rsid w:val="0038704D"/>
    <w:rsid w:val="00390BB3"/>
    <w:rsid w:val="00391C89"/>
    <w:rsid w:val="00392F73"/>
    <w:rsid w:val="00394B98"/>
    <w:rsid w:val="003954E9"/>
    <w:rsid w:val="00395F40"/>
    <w:rsid w:val="003968A2"/>
    <w:rsid w:val="00397389"/>
    <w:rsid w:val="0039770C"/>
    <w:rsid w:val="003979F1"/>
    <w:rsid w:val="003A046B"/>
    <w:rsid w:val="003A05C1"/>
    <w:rsid w:val="003A0A8D"/>
    <w:rsid w:val="003A0B08"/>
    <w:rsid w:val="003A0D01"/>
    <w:rsid w:val="003A1039"/>
    <w:rsid w:val="003A1757"/>
    <w:rsid w:val="003A2B87"/>
    <w:rsid w:val="003A2FB7"/>
    <w:rsid w:val="003A350A"/>
    <w:rsid w:val="003A40AB"/>
    <w:rsid w:val="003A449B"/>
    <w:rsid w:val="003B0E9A"/>
    <w:rsid w:val="003B2413"/>
    <w:rsid w:val="003B32AD"/>
    <w:rsid w:val="003B4BEB"/>
    <w:rsid w:val="003B4D7E"/>
    <w:rsid w:val="003B645E"/>
    <w:rsid w:val="003B6F53"/>
    <w:rsid w:val="003B78F1"/>
    <w:rsid w:val="003C297C"/>
    <w:rsid w:val="003C29BC"/>
    <w:rsid w:val="003C32F0"/>
    <w:rsid w:val="003C3568"/>
    <w:rsid w:val="003C37A6"/>
    <w:rsid w:val="003C3BA9"/>
    <w:rsid w:val="003C4291"/>
    <w:rsid w:val="003C4886"/>
    <w:rsid w:val="003C497A"/>
    <w:rsid w:val="003C4E69"/>
    <w:rsid w:val="003C6FB5"/>
    <w:rsid w:val="003C76C8"/>
    <w:rsid w:val="003D094A"/>
    <w:rsid w:val="003D1CB4"/>
    <w:rsid w:val="003D1DF9"/>
    <w:rsid w:val="003D1FC3"/>
    <w:rsid w:val="003D2867"/>
    <w:rsid w:val="003D3934"/>
    <w:rsid w:val="003D4424"/>
    <w:rsid w:val="003D4BD8"/>
    <w:rsid w:val="003D5446"/>
    <w:rsid w:val="003D6F26"/>
    <w:rsid w:val="003D7E8B"/>
    <w:rsid w:val="003E01FE"/>
    <w:rsid w:val="003E0581"/>
    <w:rsid w:val="003E08A5"/>
    <w:rsid w:val="003E262B"/>
    <w:rsid w:val="003E4224"/>
    <w:rsid w:val="003E4F02"/>
    <w:rsid w:val="003E5727"/>
    <w:rsid w:val="003E59AA"/>
    <w:rsid w:val="003E60D7"/>
    <w:rsid w:val="003E7E0F"/>
    <w:rsid w:val="003F094F"/>
    <w:rsid w:val="003F0D7E"/>
    <w:rsid w:val="003F1731"/>
    <w:rsid w:val="003F27AE"/>
    <w:rsid w:val="003F2BEA"/>
    <w:rsid w:val="003F2C69"/>
    <w:rsid w:val="003F38DA"/>
    <w:rsid w:val="003F3F41"/>
    <w:rsid w:val="003F50D2"/>
    <w:rsid w:val="003F51ED"/>
    <w:rsid w:val="003F55F6"/>
    <w:rsid w:val="003F6B61"/>
    <w:rsid w:val="0040003E"/>
    <w:rsid w:val="00400F6C"/>
    <w:rsid w:val="00402551"/>
    <w:rsid w:val="00402A2E"/>
    <w:rsid w:val="00404364"/>
    <w:rsid w:val="0040449B"/>
    <w:rsid w:val="00404F08"/>
    <w:rsid w:val="00407303"/>
    <w:rsid w:val="00411B09"/>
    <w:rsid w:val="00412D1F"/>
    <w:rsid w:val="00414663"/>
    <w:rsid w:val="004148AE"/>
    <w:rsid w:val="00414E5B"/>
    <w:rsid w:val="0041587F"/>
    <w:rsid w:val="00415D98"/>
    <w:rsid w:val="004203B3"/>
    <w:rsid w:val="00420624"/>
    <w:rsid w:val="0042062E"/>
    <w:rsid w:val="00420CA7"/>
    <w:rsid w:val="004210CE"/>
    <w:rsid w:val="00422DB6"/>
    <w:rsid w:val="00423851"/>
    <w:rsid w:val="0042390E"/>
    <w:rsid w:val="00424B47"/>
    <w:rsid w:val="0042555E"/>
    <w:rsid w:val="0042619D"/>
    <w:rsid w:val="00426D63"/>
    <w:rsid w:val="00426D9D"/>
    <w:rsid w:val="00427868"/>
    <w:rsid w:val="0043006C"/>
    <w:rsid w:val="004325F5"/>
    <w:rsid w:val="004368EC"/>
    <w:rsid w:val="00436D40"/>
    <w:rsid w:val="00437C1C"/>
    <w:rsid w:val="00440C9F"/>
    <w:rsid w:val="00442FC3"/>
    <w:rsid w:val="00445615"/>
    <w:rsid w:val="004458EE"/>
    <w:rsid w:val="00446C15"/>
    <w:rsid w:val="00446E09"/>
    <w:rsid w:val="004470EF"/>
    <w:rsid w:val="00447224"/>
    <w:rsid w:val="004476BD"/>
    <w:rsid w:val="0045077F"/>
    <w:rsid w:val="0045178F"/>
    <w:rsid w:val="004521AC"/>
    <w:rsid w:val="004540BB"/>
    <w:rsid w:val="0045412D"/>
    <w:rsid w:val="004552B5"/>
    <w:rsid w:val="004555D8"/>
    <w:rsid w:val="00455B14"/>
    <w:rsid w:val="00455C9F"/>
    <w:rsid w:val="004575A2"/>
    <w:rsid w:val="00460360"/>
    <w:rsid w:val="004606B9"/>
    <w:rsid w:val="004610B5"/>
    <w:rsid w:val="004628E0"/>
    <w:rsid w:val="00462F67"/>
    <w:rsid w:val="004635F1"/>
    <w:rsid w:val="0046367D"/>
    <w:rsid w:val="0046506D"/>
    <w:rsid w:val="004657B7"/>
    <w:rsid w:val="00465B8B"/>
    <w:rsid w:val="00465C50"/>
    <w:rsid w:val="004669FD"/>
    <w:rsid w:val="004674C8"/>
    <w:rsid w:val="0047013C"/>
    <w:rsid w:val="004719CC"/>
    <w:rsid w:val="00472049"/>
    <w:rsid w:val="0047265F"/>
    <w:rsid w:val="0047274F"/>
    <w:rsid w:val="00473710"/>
    <w:rsid w:val="004738F9"/>
    <w:rsid w:val="00474159"/>
    <w:rsid w:val="00474258"/>
    <w:rsid w:val="00475217"/>
    <w:rsid w:val="0047522F"/>
    <w:rsid w:val="00475C65"/>
    <w:rsid w:val="00476A80"/>
    <w:rsid w:val="00477622"/>
    <w:rsid w:val="00480D09"/>
    <w:rsid w:val="00480E49"/>
    <w:rsid w:val="00481582"/>
    <w:rsid w:val="00481EBA"/>
    <w:rsid w:val="004823E4"/>
    <w:rsid w:val="00483ED1"/>
    <w:rsid w:val="00484301"/>
    <w:rsid w:val="004857F5"/>
    <w:rsid w:val="00485E25"/>
    <w:rsid w:val="004873A4"/>
    <w:rsid w:val="00487699"/>
    <w:rsid w:val="0048777E"/>
    <w:rsid w:val="00487BCF"/>
    <w:rsid w:val="0049076E"/>
    <w:rsid w:val="00490CED"/>
    <w:rsid w:val="00492926"/>
    <w:rsid w:val="004936D0"/>
    <w:rsid w:val="004947FD"/>
    <w:rsid w:val="00494DA3"/>
    <w:rsid w:val="00494EEA"/>
    <w:rsid w:val="0049508A"/>
    <w:rsid w:val="00497C4E"/>
    <w:rsid w:val="004A44E9"/>
    <w:rsid w:val="004A508C"/>
    <w:rsid w:val="004A509D"/>
    <w:rsid w:val="004B05E8"/>
    <w:rsid w:val="004B09C6"/>
    <w:rsid w:val="004B1F9E"/>
    <w:rsid w:val="004B38BC"/>
    <w:rsid w:val="004B3F00"/>
    <w:rsid w:val="004B46A6"/>
    <w:rsid w:val="004B66B9"/>
    <w:rsid w:val="004B6F89"/>
    <w:rsid w:val="004B74E9"/>
    <w:rsid w:val="004C0745"/>
    <w:rsid w:val="004C25FE"/>
    <w:rsid w:val="004C2772"/>
    <w:rsid w:val="004C29F2"/>
    <w:rsid w:val="004C4021"/>
    <w:rsid w:val="004C46BC"/>
    <w:rsid w:val="004C62E2"/>
    <w:rsid w:val="004C666E"/>
    <w:rsid w:val="004C6B82"/>
    <w:rsid w:val="004C6BE8"/>
    <w:rsid w:val="004C74AD"/>
    <w:rsid w:val="004C7980"/>
    <w:rsid w:val="004D0363"/>
    <w:rsid w:val="004D222E"/>
    <w:rsid w:val="004D35C9"/>
    <w:rsid w:val="004D382F"/>
    <w:rsid w:val="004D5E5F"/>
    <w:rsid w:val="004D5E66"/>
    <w:rsid w:val="004D6742"/>
    <w:rsid w:val="004D7818"/>
    <w:rsid w:val="004D7F7D"/>
    <w:rsid w:val="004E0524"/>
    <w:rsid w:val="004E0B61"/>
    <w:rsid w:val="004E17F3"/>
    <w:rsid w:val="004E2B4B"/>
    <w:rsid w:val="004E2F22"/>
    <w:rsid w:val="004E3111"/>
    <w:rsid w:val="004E50F2"/>
    <w:rsid w:val="004E565E"/>
    <w:rsid w:val="004E5ECE"/>
    <w:rsid w:val="004E5FEC"/>
    <w:rsid w:val="004E70D7"/>
    <w:rsid w:val="004E79E1"/>
    <w:rsid w:val="004F3ABC"/>
    <w:rsid w:val="004F3FAC"/>
    <w:rsid w:val="004F73B5"/>
    <w:rsid w:val="004F7AA7"/>
    <w:rsid w:val="00501731"/>
    <w:rsid w:val="00502330"/>
    <w:rsid w:val="00502DAB"/>
    <w:rsid w:val="00503588"/>
    <w:rsid w:val="00503D56"/>
    <w:rsid w:val="00506022"/>
    <w:rsid w:val="00507765"/>
    <w:rsid w:val="00510662"/>
    <w:rsid w:val="00511FE4"/>
    <w:rsid w:val="00512B2E"/>
    <w:rsid w:val="00512F51"/>
    <w:rsid w:val="0051346D"/>
    <w:rsid w:val="0051783D"/>
    <w:rsid w:val="00517A53"/>
    <w:rsid w:val="00517CD3"/>
    <w:rsid w:val="00517FF3"/>
    <w:rsid w:val="005204A6"/>
    <w:rsid w:val="005208D7"/>
    <w:rsid w:val="00520E83"/>
    <w:rsid w:val="0052114C"/>
    <w:rsid w:val="0052189B"/>
    <w:rsid w:val="00521C30"/>
    <w:rsid w:val="00522D2F"/>
    <w:rsid w:val="00524527"/>
    <w:rsid w:val="00524759"/>
    <w:rsid w:val="0052476E"/>
    <w:rsid w:val="005251E9"/>
    <w:rsid w:val="00525938"/>
    <w:rsid w:val="005265A8"/>
    <w:rsid w:val="00526DA9"/>
    <w:rsid w:val="00526FB1"/>
    <w:rsid w:val="0053040E"/>
    <w:rsid w:val="00530FB8"/>
    <w:rsid w:val="00531A03"/>
    <w:rsid w:val="0053227E"/>
    <w:rsid w:val="00533C47"/>
    <w:rsid w:val="00533EEF"/>
    <w:rsid w:val="005342EC"/>
    <w:rsid w:val="00535736"/>
    <w:rsid w:val="00535B26"/>
    <w:rsid w:val="005367D7"/>
    <w:rsid w:val="00537555"/>
    <w:rsid w:val="00537C6E"/>
    <w:rsid w:val="00540C0C"/>
    <w:rsid w:val="00541718"/>
    <w:rsid w:val="005432A8"/>
    <w:rsid w:val="00543B5A"/>
    <w:rsid w:val="0054477A"/>
    <w:rsid w:val="0054552E"/>
    <w:rsid w:val="0054612C"/>
    <w:rsid w:val="0055010D"/>
    <w:rsid w:val="005509A3"/>
    <w:rsid w:val="00552249"/>
    <w:rsid w:val="0055313F"/>
    <w:rsid w:val="00553CA2"/>
    <w:rsid w:val="00554E85"/>
    <w:rsid w:val="0055508C"/>
    <w:rsid w:val="005553DF"/>
    <w:rsid w:val="00557C9B"/>
    <w:rsid w:val="00557F13"/>
    <w:rsid w:val="00560287"/>
    <w:rsid w:val="005604F6"/>
    <w:rsid w:val="00560F4D"/>
    <w:rsid w:val="005610D1"/>
    <w:rsid w:val="00562730"/>
    <w:rsid w:val="00562821"/>
    <w:rsid w:val="005631DC"/>
    <w:rsid w:val="00564577"/>
    <w:rsid w:val="00564F91"/>
    <w:rsid w:val="00567AAA"/>
    <w:rsid w:val="00567D6C"/>
    <w:rsid w:val="00567F64"/>
    <w:rsid w:val="0057001F"/>
    <w:rsid w:val="005701FE"/>
    <w:rsid w:val="0057041A"/>
    <w:rsid w:val="0057064A"/>
    <w:rsid w:val="005711D3"/>
    <w:rsid w:val="00572000"/>
    <w:rsid w:val="0057266B"/>
    <w:rsid w:val="00572A8E"/>
    <w:rsid w:val="00573EE3"/>
    <w:rsid w:val="00575335"/>
    <w:rsid w:val="00575512"/>
    <w:rsid w:val="00576026"/>
    <w:rsid w:val="0057676C"/>
    <w:rsid w:val="0057775D"/>
    <w:rsid w:val="00580CBD"/>
    <w:rsid w:val="00581B84"/>
    <w:rsid w:val="00581F06"/>
    <w:rsid w:val="005831EE"/>
    <w:rsid w:val="005833F9"/>
    <w:rsid w:val="00583520"/>
    <w:rsid w:val="00583ADC"/>
    <w:rsid w:val="00583EDC"/>
    <w:rsid w:val="005840B3"/>
    <w:rsid w:val="0058425E"/>
    <w:rsid w:val="0058460D"/>
    <w:rsid w:val="0058641E"/>
    <w:rsid w:val="0058796A"/>
    <w:rsid w:val="005924B1"/>
    <w:rsid w:val="00593210"/>
    <w:rsid w:val="00596903"/>
    <w:rsid w:val="005979D9"/>
    <w:rsid w:val="005A0569"/>
    <w:rsid w:val="005A1A3A"/>
    <w:rsid w:val="005A1D28"/>
    <w:rsid w:val="005A2710"/>
    <w:rsid w:val="005A2842"/>
    <w:rsid w:val="005A381F"/>
    <w:rsid w:val="005A3868"/>
    <w:rsid w:val="005A4085"/>
    <w:rsid w:val="005A482C"/>
    <w:rsid w:val="005A4CCE"/>
    <w:rsid w:val="005A52B7"/>
    <w:rsid w:val="005A5A30"/>
    <w:rsid w:val="005A5EFC"/>
    <w:rsid w:val="005A65AC"/>
    <w:rsid w:val="005A68E4"/>
    <w:rsid w:val="005B0597"/>
    <w:rsid w:val="005B0621"/>
    <w:rsid w:val="005B1240"/>
    <w:rsid w:val="005B1B23"/>
    <w:rsid w:val="005B1E72"/>
    <w:rsid w:val="005B2CB8"/>
    <w:rsid w:val="005B4DAD"/>
    <w:rsid w:val="005B4F7C"/>
    <w:rsid w:val="005B6163"/>
    <w:rsid w:val="005B6C52"/>
    <w:rsid w:val="005B6D53"/>
    <w:rsid w:val="005C1BEE"/>
    <w:rsid w:val="005C1CC0"/>
    <w:rsid w:val="005C3388"/>
    <w:rsid w:val="005C3703"/>
    <w:rsid w:val="005C3989"/>
    <w:rsid w:val="005C3D72"/>
    <w:rsid w:val="005C3EC1"/>
    <w:rsid w:val="005C5775"/>
    <w:rsid w:val="005C687A"/>
    <w:rsid w:val="005D0F2A"/>
    <w:rsid w:val="005D1322"/>
    <w:rsid w:val="005D184C"/>
    <w:rsid w:val="005D184D"/>
    <w:rsid w:val="005D1C9A"/>
    <w:rsid w:val="005D3426"/>
    <w:rsid w:val="005D4117"/>
    <w:rsid w:val="005D5196"/>
    <w:rsid w:val="005D53F9"/>
    <w:rsid w:val="005E05AF"/>
    <w:rsid w:val="005E1910"/>
    <w:rsid w:val="005E1DF0"/>
    <w:rsid w:val="005E1F45"/>
    <w:rsid w:val="005E2C31"/>
    <w:rsid w:val="005E400E"/>
    <w:rsid w:val="005E4605"/>
    <w:rsid w:val="005E475D"/>
    <w:rsid w:val="005E4F17"/>
    <w:rsid w:val="005E50BE"/>
    <w:rsid w:val="005E54BD"/>
    <w:rsid w:val="005E5788"/>
    <w:rsid w:val="005E5DAE"/>
    <w:rsid w:val="005E701B"/>
    <w:rsid w:val="005E7023"/>
    <w:rsid w:val="005E72AB"/>
    <w:rsid w:val="005F0604"/>
    <w:rsid w:val="005F0E6E"/>
    <w:rsid w:val="005F19A3"/>
    <w:rsid w:val="005F3557"/>
    <w:rsid w:val="005F3BD0"/>
    <w:rsid w:val="005F4812"/>
    <w:rsid w:val="005F4C68"/>
    <w:rsid w:val="005F591A"/>
    <w:rsid w:val="005F7205"/>
    <w:rsid w:val="005F74FE"/>
    <w:rsid w:val="00600271"/>
    <w:rsid w:val="006004D8"/>
    <w:rsid w:val="006008AA"/>
    <w:rsid w:val="006014C8"/>
    <w:rsid w:val="00601633"/>
    <w:rsid w:val="00601CE8"/>
    <w:rsid w:val="00603477"/>
    <w:rsid w:val="00603BFD"/>
    <w:rsid w:val="00605660"/>
    <w:rsid w:val="00606B05"/>
    <w:rsid w:val="00606CEC"/>
    <w:rsid w:val="00606DC5"/>
    <w:rsid w:val="00606ECC"/>
    <w:rsid w:val="00606F8C"/>
    <w:rsid w:val="00610E53"/>
    <w:rsid w:val="00611088"/>
    <w:rsid w:val="00611103"/>
    <w:rsid w:val="00611886"/>
    <w:rsid w:val="0061285B"/>
    <w:rsid w:val="00612C49"/>
    <w:rsid w:val="006149BF"/>
    <w:rsid w:val="00615152"/>
    <w:rsid w:val="00615B6F"/>
    <w:rsid w:val="00617A71"/>
    <w:rsid w:val="00617B36"/>
    <w:rsid w:val="00620167"/>
    <w:rsid w:val="006202BD"/>
    <w:rsid w:val="00622994"/>
    <w:rsid w:val="00623532"/>
    <w:rsid w:val="00623BB2"/>
    <w:rsid w:val="00624811"/>
    <w:rsid w:val="00624A6C"/>
    <w:rsid w:val="00625094"/>
    <w:rsid w:val="00625E9A"/>
    <w:rsid w:val="00626EDC"/>
    <w:rsid w:val="00631D95"/>
    <w:rsid w:val="00631F19"/>
    <w:rsid w:val="006320AC"/>
    <w:rsid w:val="006323DF"/>
    <w:rsid w:val="0063270F"/>
    <w:rsid w:val="006339E4"/>
    <w:rsid w:val="006340DD"/>
    <w:rsid w:val="00634265"/>
    <w:rsid w:val="00634FB0"/>
    <w:rsid w:val="00635113"/>
    <w:rsid w:val="00635612"/>
    <w:rsid w:val="00635821"/>
    <w:rsid w:val="00636523"/>
    <w:rsid w:val="00636C14"/>
    <w:rsid w:val="00637ED4"/>
    <w:rsid w:val="00641A1D"/>
    <w:rsid w:val="00641A8C"/>
    <w:rsid w:val="00641B3E"/>
    <w:rsid w:val="00643477"/>
    <w:rsid w:val="00643894"/>
    <w:rsid w:val="006440AC"/>
    <w:rsid w:val="006443A1"/>
    <w:rsid w:val="0064675D"/>
    <w:rsid w:val="00647610"/>
    <w:rsid w:val="006512B9"/>
    <w:rsid w:val="006517CD"/>
    <w:rsid w:val="00651EDD"/>
    <w:rsid w:val="006520EE"/>
    <w:rsid w:val="00652424"/>
    <w:rsid w:val="0065325F"/>
    <w:rsid w:val="00653C92"/>
    <w:rsid w:val="00653C96"/>
    <w:rsid w:val="0065410B"/>
    <w:rsid w:val="00654283"/>
    <w:rsid w:val="00654997"/>
    <w:rsid w:val="00655BD5"/>
    <w:rsid w:val="00656195"/>
    <w:rsid w:val="0065721E"/>
    <w:rsid w:val="0066077E"/>
    <w:rsid w:val="00660A83"/>
    <w:rsid w:val="006613A2"/>
    <w:rsid w:val="00661588"/>
    <w:rsid w:val="00662268"/>
    <w:rsid w:val="00665391"/>
    <w:rsid w:val="006656FE"/>
    <w:rsid w:val="00666D50"/>
    <w:rsid w:val="0067016A"/>
    <w:rsid w:val="0067152C"/>
    <w:rsid w:val="00671C90"/>
    <w:rsid w:val="0067204D"/>
    <w:rsid w:val="006721E4"/>
    <w:rsid w:val="00673F78"/>
    <w:rsid w:val="0067590D"/>
    <w:rsid w:val="00675FBC"/>
    <w:rsid w:val="006763E4"/>
    <w:rsid w:val="00676CD7"/>
    <w:rsid w:val="00680919"/>
    <w:rsid w:val="006812F9"/>
    <w:rsid w:val="00683513"/>
    <w:rsid w:val="006839B1"/>
    <w:rsid w:val="00683DA3"/>
    <w:rsid w:val="006849DA"/>
    <w:rsid w:val="00684AA4"/>
    <w:rsid w:val="00684C21"/>
    <w:rsid w:val="00684D23"/>
    <w:rsid w:val="00685599"/>
    <w:rsid w:val="00686901"/>
    <w:rsid w:val="006873B5"/>
    <w:rsid w:val="00687A19"/>
    <w:rsid w:val="00690541"/>
    <w:rsid w:val="00690DBE"/>
    <w:rsid w:val="00690DCE"/>
    <w:rsid w:val="00691F75"/>
    <w:rsid w:val="00692710"/>
    <w:rsid w:val="00693DEF"/>
    <w:rsid w:val="006945EA"/>
    <w:rsid w:val="00695597"/>
    <w:rsid w:val="00697D42"/>
    <w:rsid w:val="006A011C"/>
    <w:rsid w:val="006A040B"/>
    <w:rsid w:val="006A0AE7"/>
    <w:rsid w:val="006A167B"/>
    <w:rsid w:val="006A1733"/>
    <w:rsid w:val="006A1820"/>
    <w:rsid w:val="006A1DF4"/>
    <w:rsid w:val="006A1E37"/>
    <w:rsid w:val="006A1F30"/>
    <w:rsid w:val="006A2586"/>
    <w:rsid w:val="006A3729"/>
    <w:rsid w:val="006A4146"/>
    <w:rsid w:val="006A4202"/>
    <w:rsid w:val="006A4DDF"/>
    <w:rsid w:val="006A4FF7"/>
    <w:rsid w:val="006A6C51"/>
    <w:rsid w:val="006A6C8F"/>
    <w:rsid w:val="006A7EA8"/>
    <w:rsid w:val="006B0D7A"/>
    <w:rsid w:val="006B23F5"/>
    <w:rsid w:val="006B2487"/>
    <w:rsid w:val="006B24D4"/>
    <w:rsid w:val="006B30B8"/>
    <w:rsid w:val="006B4D3B"/>
    <w:rsid w:val="006B658E"/>
    <w:rsid w:val="006B6FB4"/>
    <w:rsid w:val="006C085F"/>
    <w:rsid w:val="006C1633"/>
    <w:rsid w:val="006C170E"/>
    <w:rsid w:val="006C1BD3"/>
    <w:rsid w:val="006C1DA4"/>
    <w:rsid w:val="006C47D0"/>
    <w:rsid w:val="006C5744"/>
    <w:rsid w:val="006C6DA1"/>
    <w:rsid w:val="006C6EB1"/>
    <w:rsid w:val="006C7207"/>
    <w:rsid w:val="006C79DE"/>
    <w:rsid w:val="006C7B6E"/>
    <w:rsid w:val="006D0875"/>
    <w:rsid w:val="006D104A"/>
    <w:rsid w:val="006D13DA"/>
    <w:rsid w:val="006D1917"/>
    <w:rsid w:val="006D1DBF"/>
    <w:rsid w:val="006D2076"/>
    <w:rsid w:val="006D2101"/>
    <w:rsid w:val="006D2B78"/>
    <w:rsid w:val="006D4927"/>
    <w:rsid w:val="006D55DB"/>
    <w:rsid w:val="006D5AC4"/>
    <w:rsid w:val="006D6CE6"/>
    <w:rsid w:val="006D7093"/>
    <w:rsid w:val="006D70A8"/>
    <w:rsid w:val="006E07FD"/>
    <w:rsid w:val="006E1B4E"/>
    <w:rsid w:val="006E2731"/>
    <w:rsid w:val="006E2789"/>
    <w:rsid w:val="006E2C5C"/>
    <w:rsid w:val="006E3D18"/>
    <w:rsid w:val="006E3FD4"/>
    <w:rsid w:val="006E41EF"/>
    <w:rsid w:val="006E4E61"/>
    <w:rsid w:val="006E676D"/>
    <w:rsid w:val="006E6BC6"/>
    <w:rsid w:val="006E6F39"/>
    <w:rsid w:val="006E6F72"/>
    <w:rsid w:val="006E75A1"/>
    <w:rsid w:val="006E7D03"/>
    <w:rsid w:val="006E7DEB"/>
    <w:rsid w:val="006F15E4"/>
    <w:rsid w:val="006F22E3"/>
    <w:rsid w:val="006F27BA"/>
    <w:rsid w:val="006F2A5A"/>
    <w:rsid w:val="006F3164"/>
    <w:rsid w:val="006F5332"/>
    <w:rsid w:val="006F5E45"/>
    <w:rsid w:val="006F6EE0"/>
    <w:rsid w:val="006F78FE"/>
    <w:rsid w:val="00700893"/>
    <w:rsid w:val="0070259A"/>
    <w:rsid w:val="00702811"/>
    <w:rsid w:val="00704773"/>
    <w:rsid w:val="00704E65"/>
    <w:rsid w:val="00705398"/>
    <w:rsid w:val="0070576B"/>
    <w:rsid w:val="00705C7F"/>
    <w:rsid w:val="00707BE6"/>
    <w:rsid w:val="00710047"/>
    <w:rsid w:val="007108F7"/>
    <w:rsid w:val="00710C2F"/>
    <w:rsid w:val="00711D58"/>
    <w:rsid w:val="0071268C"/>
    <w:rsid w:val="00712870"/>
    <w:rsid w:val="00712E23"/>
    <w:rsid w:val="007132AA"/>
    <w:rsid w:val="007142DE"/>
    <w:rsid w:val="00714970"/>
    <w:rsid w:val="00714A41"/>
    <w:rsid w:val="00714D40"/>
    <w:rsid w:val="00715E6B"/>
    <w:rsid w:val="00715FDE"/>
    <w:rsid w:val="00716D9E"/>
    <w:rsid w:val="00717A25"/>
    <w:rsid w:val="00720FCA"/>
    <w:rsid w:val="0072136F"/>
    <w:rsid w:val="00722ABE"/>
    <w:rsid w:val="00722C9D"/>
    <w:rsid w:val="00725399"/>
    <w:rsid w:val="00725CBC"/>
    <w:rsid w:val="00725CFB"/>
    <w:rsid w:val="0072731E"/>
    <w:rsid w:val="0072784E"/>
    <w:rsid w:val="00727D6B"/>
    <w:rsid w:val="0072E3AE"/>
    <w:rsid w:val="007317BF"/>
    <w:rsid w:val="007326FE"/>
    <w:rsid w:val="00733703"/>
    <w:rsid w:val="007339FE"/>
    <w:rsid w:val="00734DCD"/>
    <w:rsid w:val="007362CA"/>
    <w:rsid w:val="00736DE6"/>
    <w:rsid w:val="00737555"/>
    <w:rsid w:val="007406C9"/>
    <w:rsid w:val="00740E30"/>
    <w:rsid w:val="0074155D"/>
    <w:rsid w:val="007417A8"/>
    <w:rsid w:val="00741F4A"/>
    <w:rsid w:val="007422FF"/>
    <w:rsid w:val="00742F35"/>
    <w:rsid w:val="007436A8"/>
    <w:rsid w:val="00743DE8"/>
    <w:rsid w:val="00744761"/>
    <w:rsid w:val="007450BF"/>
    <w:rsid w:val="00746412"/>
    <w:rsid w:val="00746D7B"/>
    <w:rsid w:val="007470DF"/>
    <w:rsid w:val="00747D87"/>
    <w:rsid w:val="00750257"/>
    <w:rsid w:val="00750AC1"/>
    <w:rsid w:val="00750B2F"/>
    <w:rsid w:val="00750D8B"/>
    <w:rsid w:val="00750E2E"/>
    <w:rsid w:val="007510EF"/>
    <w:rsid w:val="0075303C"/>
    <w:rsid w:val="007537BB"/>
    <w:rsid w:val="00753852"/>
    <w:rsid w:val="0075405F"/>
    <w:rsid w:val="00754C04"/>
    <w:rsid w:val="007565C7"/>
    <w:rsid w:val="00756788"/>
    <w:rsid w:val="007568B1"/>
    <w:rsid w:val="00757269"/>
    <w:rsid w:val="00757B81"/>
    <w:rsid w:val="00757CC5"/>
    <w:rsid w:val="00760F09"/>
    <w:rsid w:val="00760F41"/>
    <w:rsid w:val="007616D8"/>
    <w:rsid w:val="00762E0B"/>
    <w:rsid w:val="007631F3"/>
    <w:rsid w:val="00763314"/>
    <w:rsid w:val="00763668"/>
    <w:rsid w:val="007639EE"/>
    <w:rsid w:val="007648C8"/>
    <w:rsid w:val="007650B7"/>
    <w:rsid w:val="00765564"/>
    <w:rsid w:val="00765FD1"/>
    <w:rsid w:val="00766A64"/>
    <w:rsid w:val="00766DDF"/>
    <w:rsid w:val="007676FC"/>
    <w:rsid w:val="00767A21"/>
    <w:rsid w:val="007707B4"/>
    <w:rsid w:val="00770AF8"/>
    <w:rsid w:val="00770E68"/>
    <w:rsid w:val="007723E4"/>
    <w:rsid w:val="00773CAA"/>
    <w:rsid w:val="0077472E"/>
    <w:rsid w:val="007747C1"/>
    <w:rsid w:val="00775A2C"/>
    <w:rsid w:val="00776250"/>
    <w:rsid w:val="00776393"/>
    <w:rsid w:val="007768F7"/>
    <w:rsid w:val="00776BCB"/>
    <w:rsid w:val="00776D71"/>
    <w:rsid w:val="00777B68"/>
    <w:rsid w:val="00780295"/>
    <w:rsid w:val="007805B6"/>
    <w:rsid w:val="007805D5"/>
    <w:rsid w:val="0078091C"/>
    <w:rsid w:val="00780E01"/>
    <w:rsid w:val="007813C6"/>
    <w:rsid w:val="00783502"/>
    <w:rsid w:val="007840D5"/>
    <w:rsid w:val="00784379"/>
    <w:rsid w:val="00784A47"/>
    <w:rsid w:val="0078534E"/>
    <w:rsid w:val="00787BE4"/>
    <w:rsid w:val="0079075A"/>
    <w:rsid w:val="00790B4F"/>
    <w:rsid w:val="00791598"/>
    <w:rsid w:val="00791D32"/>
    <w:rsid w:val="00792166"/>
    <w:rsid w:val="0079225C"/>
    <w:rsid w:val="007929CC"/>
    <w:rsid w:val="00792B71"/>
    <w:rsid w:val="007950B4"/>
    <w:rsid w:val="007958FE"/>
    <w:rsid w:val="00795E03"/>
    <w:rsid w:val="00795E23"/>
    <w:rsid w:val="0079682B"/>
    <w:rsid w:val="00797E86"/>
    <w:rsid w:val="0079CB90"/>
    <w:rsid w:val="007A0176"/>
    <w:rsid w:val="007A1A58"/>
    <w:rsid w:val="007A1D13"/>
    <w:rsid w:val="007A23A9"/>
    <w:rsid w:val="007A29C5"/>
    <w:rsid w:val="007A3A2B"/>
    <w:rsid w:val="007A4BB7"/>
    <w:rsid w:val="007A5A27"/>
    <w:rsid w:val="007A5BE5"/>
    <w:rsid w:val="007A600A"/>
    <w:rsid w:val="007A6516"/>
    <w:rsid w:val="007A6A34"/>
    <w:rsid w:val="007A747F"/>
    <w:rsid w:val="007B13D3"/>
    <w:rsid w:val="007B290B"/>
    <w:rsid w:val="007B2E7B"/>
    <w:rsid w:val="007B3629"/>
    <w:rsid w:val="007B388E"/>
    <w:rsid w:val="007B414C"/>
    <w:rsid w:val="007B47E5"/>
    <w:rsid w:val="007B68B4"/>
    <w:rsid w:val="007B718D"/>
    <w:rsid w:val="007B76BD"/>
    <w:rsid w:val="007B78A5"/>
    <w:rsid w:val="007C103E"/>
    <w:rsid w:val="007C1199"/>
    <w:rsid w:val="007C1EE9"/>
    <w:rsid w:val="007C427F"/>
    <w:rsid w:val="007C6D62"/>
    <w:rsid w:val="007D0959"/>
    <w:rsid w:val="007D1D06"/>
    <w:rsid w:val="007D3B82"/>
    <w:rsid w:val="007D3FAA"/>
    <w:rsid w:val="007D4ABB"/>
    <w:rsid w:val="007D4D60"/>
    <w:rsid w:val="007D5F39"/>
    <w:rsid w:val="007D712C"/>
    <w:rsid w:val="007D7456"/>
    <w:rsid w:val="007D7AF5"/>
    <w:rsid w:val="007E00B7"/>
    <w:rsid w:val="007E0327"/>
    <w:rsid w:val="007E1420"/>
    <w:rsid w:val="007E1F15"/>
    <w:rsid w:val="007E2B14"/>
    <w:rsid w:val="007E3422"/>
    <w:rsid w:val="007E3D8E"/>
    <w:rsid w:val="007E3DC0"/>
    <w:rsid w:val="007E3E96"/>
    <w:rsid w:val="007E41D9"/>
    <w:rsid w:val="007E477C"/>
    <w:rsid w:val="007E7062"/>
    <w:rsid w:val="007E7ED9"/>
    <w:rsid w:val="007F000E"/>
    <w:rsid w:val="007F13F6"/>
    <w:rsid w:val="007F1708"/>
    <w:rsid w:val="007F1AAC"/>
    <w:rsid w:val="007F2E8F"/>
    <w:rsid w:val="007F3B8F"/>
    <w:rsid w:val="007F433F"/>
    <w:rsid w:val="007F4DDA"/>
    <w:rsid w:val="007F4E5E"/>
    <w:rsid w:val="007F60A3"/>
    <w:rsid w:val="007F7C52"/>
    <w:rsid w:val="00800DDC"/>
    <w:rsid w:val="0080107E"/>
    <w:rsid w:val="008027D6"/>
    <w:rsid w:val="00802989"/>
    <w:rsid w:val="00803B68"/>
    <w:rsid w:val="008056AA"/>
    <w:rsid w:val="008057BE"/>
    <w:rsid w:val="00805DD2"/>
    <w:rsid w:val="00810AF3"/>
    <w:rsid w:val="00810CD6"/>
    <w:rsid w:val="00811A5F"/>
    <w:rsid w:val="00811CC1"/>
    <w:rsid w:val="00812CEB"/>
    <w:rsid w:val="0081390B"/>
    <w:rsid w:val="00814910"/>
    <w:rsid w:val="00814B85"/>
    <w:rsid w:val="008166A0"/>
    <w:rsid w:val="00817DC3"/>
    <w:rsid w:val="00820C5B"/>
    <w:rsid w:val="008223C7"/>
    <w:rsid w:val="00822761"/>
    <w:rsid w:val="00823FF8"/>
    <w:rsid w:val="008242A8"/>
    <w:rsid w:val="0082467F"/>
    <w:rsid w:val="00824FC1"/>
    <w:rsid w:val="0082544E"/>
    <w:rsid w:val="008259DA"/>
    <w:rsid w:val="00826D46"/>
    <w:rsid w:val="00826E40"/>
    <w:rsid w:val="0083035B"/>
    <w:rsid w:val="00830996"/>
    <w:rsid w:val="00832D4A"/>
    <w:rsid w:val="008341CE"/>
    <w:rsid w:val="008344ED"/>
    <w:rsid w:val="00834D0F"/>
    <w:rsid w:val="00835334"/>
    <w:rsid w:val="00835496"/>
    <w:rsid w:val="00835D16"/>
    <w:rsid w:val="00836E82"/>
    <w:rsid w:val="008372BA"/>
    <w:rsid w:val="00837345"/>
    <w:rsid w:val="00840613"/>
    <w:rsid w:val="00842E7A"/>
    <w:rsid w:val="008432CC"/>
    <w:rsid w:val="0084344D"/>
    <w:rsid w:val="00843531"/>
    <w:rsid w:val="008438AD"/>
    <w:rsid w:val="008438F3"/>
    <w:rsid w:val="00843BF7"/>
    <w:rsid w:val="00843C53"/>
    <w:rsid w:val="00844FED"/>
    <w:rsid w:val="008450ED"/>
    <w:rsid w:val="00845D5C"/>
    <w:rsid w:val="00846576"/>
    <w:rsid w:val="00846A4A"/>
    <w:rsid w:val="0084717D"/>
    <w:rsid w:val="00847AD8"/>
    <w:rsid w:val="00847C7E"/>
    <w:rsid w:val="0084D769"/>
    <w:rsid w:val="00851227"/>
    <w:rsid w:val="00851A65"/>
    <w:rsid w:val="00851AEF"/>
    <w:rsid w:val="00852A19"/>
    <w:rsid w:val="008533D9"/>
    <w:rsid w:val="00853B29"/>
    <w:rsid w:val="00853BEA"/>
    <w:rsid w:val="008550A9"/>
    <w:rsid w:val="00855C71"/>
    <w:rsid w:val="00856068"/>
    <w:rsid w:val="00856104"/>
    <w:rsid w:val="00856AF0"/>
    <w:rsid w:val="00856EF6"/>
    <w:rsid w:val="008603D8"/>
    <w:rsid w:val="00861B4F"/>
    <w:rsid w:val="00861EEB"/>
    <w:rsid w:val="00862076"/>
    <w:rsid w:val="00862204"/>
    <w:rsid w:val="0086312D"/>
    <w:rsid w:val="008633B2"/>
    <w:rsid w:val="00864E59"/>
    <w:rsid w:val="008653B3"/>
    <w:rsid w:val="008656DD"/>
    <w:rsid w:val="00865CCE"/>
    <w:rsid w:val="00865F20"/>
    <w:rsid w:val="008660F3"/>
    <w:rsid w:val="008661A7"/>
    <w:rsid w:val="008664B2"/>
    <w:rsid w:val="00866521"/>
    <w:rsid w:val="00870C40"/>
    <w:rsid w:val="00871269"/>
    <w:rsid w:val="00871292"/>
    <w:rsid w:val="00872BB5"/>
    <w:rsid w:val="00874C6C"/>
    <w:rsid w:val="00874DEC"/>
    <w:rsid w:val="00874EF5"/>
    <w:rsid w:val="00875944"/>
    <w:rsid w:val="00875B26"/>
    <w:rsid w:val="00880038"/>
    <w:rsid w:val="00880FE7"/>
    <w:rsid w:val="008812A1"/>
    <w:rsid w:val="00881485"/>
    <w:rsid w:val="00881A8F"/>
    <w:rsid w:val="008821CC"/>
    <w:rsid w:val="00882C8F"/>
    <w:rsid w:val="00883F9B"/>
    <w:rsid w:val="00884CB4"/>
    <w:rsid w:val="008854C8"/>
    <w:rsid w:val="00885869"/>
    <w:rsid w:val="008860CF"/>
    <w:rsid w:val="00886164"/>
    <w:rsid w:val="008863DC"/>
    <w:rsid w:val="0089072F"/>
    <w:rsid w:val="00891864"/>
    <w:rsid w:val="008933DD"/>
    <w:rsid w:val="008936FB"/>
    <w:rsid w:val="00893741"/>
    <w:rsid w:val="00893D74"/>
    <w:rsid w:val="00893E60"/>
    <w:rsid w:val="00893EBC"/>
    <w:rsid w:val="00894A88"/>
    <w:rsid w:val="00894DC0"/>
    <w:rsid w:val="00894FCD"/>
    <w:rsid w:val="00895A1B"/>
    <w:rsid w:val="0089691D"/>
    <w:rsid w:val="008971DD"/>
    <w:rsid w:val="008A049B"/>
    <w:rsid w:val="008A0C52"/>
    <w:rsid w:val="008A0F7B"/>
    <w:rsid w:val="008A13C3"/>
    <w:rsid w:val="008A2C18"/>
    <w:rsid w:val="008A4EA2"/>
    <w:rsid w:val="008A5402"/>
    <w:rsid w:val="008A5AB3"/>
    <w:rsid w:val="008A5F12"/>
    <w:rsid w:val="008A6B84"/>
    <w:rsid w:val="008B0A73"/>
    <w:rsid w:val="008B266C"/>
    <w:rsid w:val="008B30FD"/>
    <w:rsid w:val="008B34FD"/>
    <w:rsid w:val="008B3A23"/>
    <w:rsid w:val="008B3B2B"/>
    <w:rsid w:val="008B40C1"/>
    <w:rsid w:val="008B4414"/>
    <w:rsid w:val="008B54D7"/>
    <w:rsid w:val="008B5982"/>
    <w:rsid w:val="008B5DA7"/>
    <w:rsid w:val="008B652E"/>
    <w:rsid w:val="008B6DE1"/>
    <w:rsid w:val="008B7008"/>
    <w:rsid w:val="008B7DD6"/>
    <w:rsid w:val="008B7FD1"/>
    <w:rsid w:val="008C0736"/>
    <w:rsid w:val="008C0758"/>
    <w:rsid w:val="008C19DA"/>
    <w:rsid w:val="008C249D"/>
    <w:rsid w:val="008C364D"/>
    <w:rsid w:val="008C4A32"/>
    <w:rsid w:val="008C4B82"/>
    <w:rsid w:val="008C5DA2"/>
    <w:rsid w:val="008D129D"/>
    <w:rsid w:val="008D1763"/>
    <w:rsid w:val="008D2258"/>
    <w:rsid w:val="008D2DDF"/>
    <w:rsid w:val="008D2FDF"/>
    <w:rsid w:val="008D3028"/>
    <w:rsid w:val="008D44EE"/>
    <w:rsid w:val="008D5611"/>
    <w:rsid w:val="008D6619"/>
    <w:rsid w:val="008D6C93"/>
    <w:rsid w:val="008D7090"/>
    <w:rsid w:val="008D73AC"/>
    <w:rsid w:val="008D7558"/>
    <w:rsid w:val="008D787C"/>
    <w:rsid w:val="008D78C3"/>
    <w:rsid w:val="008E20A9"/>
    <w:rsid w:val="008E2298"/>
    <w:rsid w:val="008E28BD"/>
    <w:rsid w:val="008E39C6"/>
    <w:rsid w:val="008E3CD0"/>
    <w:rsid w:val="008E3D9E"/>
    <w:rsid w:val="008E3EEE"/>
    <w:rsid w:val="008E42C6"/>
    <w:rsid w:val="008E48B1"/>
    <w:rsid w:val="008E4FD7"/>
    <w:rsid w:val="008E64F2"/>
    <w:rsid w:val="008E6674"/>
    <w:rsid w:val="008E6D84"/>
    <w:rsid w:val="008F1AD1"/>
    <w:rsid w:val="008F1C0C"/>
    <w:rsid w:val="008F2080"/>
    <w:rsid w:val="008F2479"/>
    <w:rsid w:val="008F2821"/>
    <w:rsid w:val="008F5738"/>
    <w:rsid w:val="008F6154"/>
    <w:rsid w:val="008F78DE"/>
    <w:rsid w:val="008F7DF5"/>
    <w:rsid w:val="008F7E6E"/>
    <w:rsid w:val="00902AA3"/>
    <w:rsid w:val="00904F44"/>
    <w:rsid w:val="009061FC"/>
    <w:rsid w:val="009062A4"/>
    <w:rsid w:val="00906891"/>
    <w:rsid w:val="009070F7"/>
    <w:rsid w:val="009079FD"/>
    <w:rsid w:val="00910D56"/>
    <w:rsid w:val="00911AB6"/>
    <w:rsid w:val="00912723"/>
    <w:rsid w:val="00914026"/>
    <w:rsid w:val="00915562"/>
    <w:rsid w:val="00916F20"/>
    <w:rsid w:val="00916F4C"/>
    <w:rsid w:val="00917259"/>
    <w:rsid w:val="009219EA"/>
    <w:rsid w:val="00921A37"/>
    <w:rsid w:val="00921B48"/>
    <w:rsid w:val="009224C7"/>
    <w:rsid w:val="00923339"/>
    <w:rsid w:val="009234F3"/>
    <w:rsid w:val="00924159"/>
    <w:rsid w:val="009243C6"/>
    <w:rsid w:val="00924771"/>
    <w:rsid w:val="00924A64"/>
    <w:rsid w:val="00924FF0"/>
    <w:rsid w:val="00925E0F"/>
    <w:rsid w:val="00926ADB"/>
    <w:rsid w:val="00926B2C"/>
    <w:rsid w:val="00927470"/>
    <w:rsid w:val="00927A5E"/>
    <w:rsid w:val="00930422"/>
    <w:rsid w:val="00931A76"/>
    <w:rsid w:val="00931FE0"/>
    <w:rsid w:val="00932E63"/>
    <w:rsid w:val="00933F2F"/>
    <w:rsid w:val="00934780"/>
    <w:rsid w:val="00935D60"/>
    <w:rsid w:val="009370CC"/>
    <w:rsid w:val="0093747A"/>
    <w:rsid w:val="00937A7D"/>
    <w:rsid w:val="00937B8B"/>
    <w:rsid w:val="00937E40"/>
    <w:rsid w:val="00940283"/>
    <w:rsid w:val="00940ED3"/>
    <w:rsid w:val="00942018"/>
    <w:rsid w:val="009426D8"/>
    <w:rsid w:val="00944604"/>
    <w:rsid w:val="009453BD"/>
    <w:rsid w:val="00946294"/>
    <w:rsid w:val="009466AA"/>
    <w:rsid w:val="00947FE0"/>
    <w:rsid w:val="009523A8"/>
    <w:rsid w:val="0095246A"/>
    <w:rsid w:val="009543D9"/>
    <w:rsid w:val="00956264"/>
    <w:rsid w:val="009563AD"/>
    <w:rsid w:val="00956907"/>
    <w:rsid w:val="00956AC8"/>
    <w:rsid w:val="00956F1A"/>
    <w:rsid w:val="00957BA6"/>
    <w:rsid w:val="00957F2F"/>
    <w:rsid w:val="00960D84"/>
    <w:rsid w:val="009625B2"/>
    <w:rsid w:val="00963929"/>
    <w:rsid w:val="00963A16"/>
    <w:rsid w:val="00963EEE"/>
    <w:rsid w:val="00965265"/>
    <w:rsid w:val="00965C06"/>
    <w:rsid w:val="009675F9"/>
    <w:rsid w:val="00967EFC"/>
    <w:rsid w:val="009700E5"/>
    <w:rsid w:val="00970F3C"/>
    <w:rsid w:val="00971796"/>
    <w:rsid w:val="00972157"/>
    <w:rsid w:val="00973E05"/>
    <w:rsid w:val="00973F3D"/>
    <w:rsid w:val="009756BD"/>
    <w:rsid w:val="00975725"/>
    <w:rsid w:val="00977FA0"/>
    <w:rsid w:val="00980F5D"/>
    <w:rsid w:val="009816AE"/>
    <w:rsid w:val="00981CCE"/>
    <w:rsid w:val="0098206A"/>
    <w:rsid w:val="009824D3"/>
    <w:rsid w:val="009829EF"/>
    <w:rsid w:val="00982C6C"/>
    <w:rsid w:val="009844EA"/>
    <w:rsid w:val="00984523"/>
    <w:rsid w:val="009849D3"/>
    <w:rsid w:val="00985691"/>
    <w:rsid w:val="009858FB"/>
    <w:rsid w:val="00985BC9"/>
    <w:rsid w:val="00985EDA"/>
    <w:rsid w:val="00986482"/>
    <w:rsid w:val="009874B5"/>
    <w:rsid w:val="0099099B"/>
    <w:rsid w:val="0099165A"/>
    <w:rsid w:val="00992305"/>
    <w:rsid w:val="00992A3E"/>
    <w:rsid w:val="0099300B"/>
    <w:rsid w:val="009935E9"/>
    <w:rsid w:val="00994262"/>
    <w:rsid w:val="0099435E"/>
    <w:rsid w:val="0099444F"/>
    <w:rsid w:val="00994598"/>
    <w:rsid w:val="009945C0"/>
    <w:rsid w:val="009949D8"/>
    <w:rsid w:val="00994A8A"/>
    <w:rsid w:val="00994D6C"/>
    <w:rsid w:val="00995F0E"/>
    <w:rsid w:val="00996B31"/>
    <w:rsid w:val="009971BB"/>
    <w:rsid w:val="009A0543"/>
    <w:rsid w:val="009A1862"/>
    <w:rsid w:val="009A1F7E"/>
    <w:rsid w:val="009A2268"/>
    <w:rsid w:val="009A262C"/>
    <w:rsid w:val="009A3CC8"/>
    <w:rsid w:val="009A3E30"/>
    <w:rsid w:val="009A4D2A"/>
    <w:rsid w:val="009A4FE4"/>
    <w:rsid w:val="009A66D4"/>
    <w:rsid w:val="009A6CF5"/>
    <w:rsid w:val="009A7596"/>
    <w:rsid w:val="009A78FD"/>
    <w:rsid w:val="009A7F6A"/>
    <w:rsid w:val="009B12FA"/>
    <w:rsid w:val="009B13F6"/>
    <w:rsid w:val="009B27E2"/>
    <w:rsid w:val="009B38A2"/>
    <w:rsid w:val="009B48E4"/>
    <w:rsid w:val="009B575A"/>
    <w:rsid w:val="009B64F1"/>
    <w:rsid w:val="009B7A81"/>
    <w:rsid w:val="009B7B19"/>
    <w:rsid w:val="009B7FF4"/>
    <w:rsid w:val="009C071B"/>
    <w:rsid w:val="009C09F8"/>
    <w:rsid w:val="009C1043"/>
    <w:rsid w:val="009C145E"/>
    <w:rsid w:val="009C27EF"/>
    <w:rsid w:val="009C2D69"/>
    <w:rsid w:val="009C3EE6"/>
    <w:rsid w:val="009C4231"/>
    <w:rsid w:val="009C4A38"/>
    <w:rsid w:val="009C4CC8"/>
    <w:rsid w:val="009C50B3"/>
    <w:rsid w:val="009C65E4"/>
    <w:rsid w:val="009C6F24"/>
    <w:rsid w:val="009C6FA9"/>
    <w:rsid w:val="009C7374"/>
    <w:rsid w:val="009C7B90"/>
    <w:rsid w:val="009D033D"/>
    <w:rsid w:val="009D0430"/>
    <w:rsid w:val="009D0E08"/>
    <w:rsid w:val="009D1379"/>
    <w:rsid w:val="009D212B"/>
    <w:rsid w:val="009D2915"/>
    <w:rsid w:val="009D30D8"/>
    <w:rsid w:val="009D45BE"/>
    <w:rsid w:val="009D679C"/>
    <w:rsid w:val="009D6EA1"/>
    <w:rsid w:val="009D706D"/>
    <w:rsid w:val="009D77FB"/>
    <w:rsid w:val="009D7E52"/>
    <w:rsid w:val="009E018D"/>
    <w:rsid w:val="009E1951"/>
    <w:rsid w:val="009E1A86"/>
    <w:rsid w:val="009E1BF7"/>
    <w:rsid w:val="009E24F8"/>
    <w:rsid w:val="009E3A1B"/>
    <w:rsid w:val="009E449E"/>
    <w:rsid w:val="009E44BB"/>
    <w:rsid w:val="009E4ECF"/>
    <w:rsid w:val="009E5ABD"/>
    <w:rsid w:val="009F0099"/>
    <w:rsid w:val="009F01EF"/>
    <w:rsid w:val="009F03A9"/>
    <w:rsid w:val="009F1A91"/>
    <w:rsid w:val="009F1EC9"/>
    <w:rsid w:val="009F2674"/>
    <w:rsid w:val="009F2947"/>
    <w:rsid w:val="009F2A3F"/>
    <w:rsid w:val="009F34DC"/>
    <w:rsid w:val="009F3D51"/>
    <w:rsid w:val="009F6322"/>
    <w:rsid w:val="009F658E"/>
    <w:rsid w:val="009F7A40"/>
    <w:rsid w:val="009FA47C"/>
    <w:rsid w:val="00A005D5"/>
    <w:rsid w:val="00A01735"/>
    <w:rsid w:val="00A019B7"/>
    <w:rsid w:val="00A03546"/>
    <w:rsid w:val="00A04FAD"/>
    <w:rsid w:val="00A051FE"/>
    <w:rsid w:val="00A05713"/>
    <w:rsid w:val="00A05878"/>
    <w:rsid w:val="00A05C46"/>
    <w:rsid w:val="00A071C8"/>
    <w:rsid w:val="00A10E9A"/>
    <w:rsid w:val="00A11335"/>
    <w:rsid w:val="00A114CD"/>
    <w:rsid w:val="00A132CA"/>
    <w:rsid w:val="00A14831"/>
    <w:rsid w:val="00A14943"/>
    <w:rsid w:val="00A14A76"/>
    <w:rsid w:val="00A16168"/>
    <w:rsid w:val="00A162E4"/>
    <w:rsid w:val="00A16998"/>
    <w:rsid w:val="00A16E26"/>
    <w:rsid w:val="00A179C8"/>
    <w:rsid w:val="00A200C1"/>
    <w:rsid w:val="00A20359"/>
    <w:rsid w:val="00A20550"/>
    <w:rsid w:val="00A20A1C"/>
    <w:rsid w:val="00A20D8D"/>
    <w:rsid w:val="00A21A64"/>
    <w:rsid w:val="00A228B0"/>
    <w:rsid w:val="00A239F6"/>
    <w:rsid w:val="00A24E7F"/>
    <w:rsid w:val="00A257E8"/>
    <w:rsid w:val="00A2617C"/>
    <w:rsid w:val="00A2B12E"/>
    <w:rsid w:val="00A3024C"/>
    <w:rsid w:val="00A30B35"/>
    <w:rsid w:val="00A30F15"/>
    <w:rsid w:val="00A314B5"/>
    <w:rsid w:val="00A328C1"/>
    <w:rsid w:val="00A33314"/>
    <w:rsid w:val="00A33B52"/>
    <w:rsid w:val="00A33B60"/>
    <w:rsid w:val="00A356EC"/>
    <w:rsid w:val="00A35A1F"/>
    <w:rsid w:val="00A35E76"/>
    <w:rsid w:val="00A362EE"/>
    <w:rsid w:val="00A365DF"/>
    <w:rsid w:val="00A3663C"/>
    <w:rsid w:val="00A372CB"/>
    <w:rsid w:val="00A3E5FA"/>
    <w:rsid w:val="00A400D6"/>
    <w:rsid w:val="00A404AC"/>
    <w:rsid w:val="00A407D5"/>
    <w:rsid w:val="00A42B2A"/>
    <w:rsid w:val="00A439AA"/>
    <w:rsid w:val="00A43A75"/>
    <w:rsid w:val="00A45066"/>
    <w:rsid w:val="00A4523F"/>
    <w:rsid w:val="00A46B2B"/>
    <w:rsid w:val="00A46EB4"/>
    <w:rsid w:val="00A4734B"/>
    <w:rsid w:val="00A52960"/>
    <w:rsid w:val="00A52F1B"/>
    <w:rsid w:val="00A53F4E"/>
    <w:rsid w:val="00A53F55"/>
    <w:rsid w:val="00A54FDC"/>
    <w:rsid w:val="00A5524A"/>
    <w:rsid w:val="00A56292"/>
    <w:rsid w:val="00A5655F"/>
    <w:rsid w:val="00A5701D"/>
    <w:rsid w:val="00A572BC"/>
    <w:rsid w:val="00A615A1"/>
    <w:rsid w:val="00A62A3E"/>
    <w:rsid w:val="00A63412"/>
    <w:rsid w:val="00A65554"/>
    <w:rsid w:val="00A655C5"/>
    <w:rsid w:val="00A65BE3"/>
    <w:rsid w:val="00A67FC9"/>
    <w:rsid w:val="00A702C2"/>
    <w:rsid w:val="00A711DF"/>
    <w:rsid w:val="00A71B13"/>
    <w:rsid w:val="00A71D01"/>
    <w:rsid w:val="00A7274D"/>
    <w:rsid w:val="00A72C1C"/>
    <w:rsid w:val="00A73803"/>
    <w:rsid w:val="00A73D62"/>
    <w:rsid w:val="00A75032"/>
    <w:rsid w:val="00A755F5"/>
    <w:rsid w:val="00A75AD3"/>
    <w:rsid w:val="00A75CF4"/>
    <w:rsid w:val="00A765C6"/>
    <w:rsid w:val="00A77E44"/>
    <w:rsid w:val="00A77EFB"/>
    <w:rsid w:val="00A805D0"/>
    <w:rsid w:val="00A820D4"/>
    <w:rsid w:val="00A824B6"/>
    <w:rsid w:val="00A8410B"/>
    <w:rsid w:val="00A84983"/>
    <w:rsid w:val="00A84E77"/>
    <w:rsid w:val="00A85553"/>
    <w:rsid w:val="00A85752"/>
    <w:rsid w:val="00A90136"/>
    <w:rsid w:val="00A9016C"/>
    <w:rsid w:val="00A9133A"/>
    <w:rsid w:val="00A9243B"/>
    <w:rsid w:val="00A9262C"/>
    <w:rsid w:val="00A93711"/>
    <w:rsid w:val="00A939D0"/>
    <w:rsid w:val="00A93A16"/>
    <w:rsid w:val="00A94870"/>
    <w:rsid w:val="00A9658B"/>
    <w:rsid w:val="00A97125"/>
    <w:rsid w:val="00AA2EDE"/>
    <w:rsid w:val="00AA4863"/>
    <w:rsid w:val="00AA4EB3"/>
    <w:rsid w:val="00AA68AC"/>
    <w:rsid w:val="00AA6A4C"/>
    <w:rsid w:val="00AA70FE"/>
    <w:rsid w:val="00AA72F8"/>
    <w:rsid w:val="00AA7758"/>
    <w:rsid w:val="00AB00A2"/>
    <w:rsid w:val="00AB0BFA"/>
    <w:rsid w:val="00AB1037"/>
    <w:rsid w:val="00AB1DB1"/>
    <w:rsid w:val="00AB1E43"/>
    <w:rsid w:val="00AB2237"/>
    <w:rsid w:val="00AB275D"/>
    <w:rsid w:val="00AB2E70"/>
    <w:rsid w:val="00AB4A6A"/>
    <w:rsid w:val="00AB573E"/>
    <w:rsid w:val="00AB6CB0"/>
    <w:rsid w:val="00AB7327"/>
    <w:rsid w:val="00AB7B4C"/>
    <w:rsid w:val="00AC085A"/>
    <w:rsid w:val="00AC1586"/>
    <w:rsid w:val="00AC3248"/>
    <w:rsid w:val="00AC3678"/>
    <w:rsid w:val="00AC3839"/>
    <w:rsid w:val="00AC4495"/>
    <w:rsid w:val="00AC4E4D"/>
    <w:rsid w:val="00AC4FFC"/>
    <w:rsid w:val="00AC5223"/>
    <w:rsid w:val="00AC5A28"/>
    <w:rsid w:val="00AC5BB8"/>
    <w:rsid w:val="00AC68F6"/>
    <w:rsid w:val="00AC691B"/>
    <w:rsid w:val="00AC7382"/>
    <w:rsid w:val="00AC7EF4"/>
    <w:rsid w:val="00AD02A7"/>
    <w:rsid w:val="00AD05A1"/>
    <w:rsid w:val="00AD0AD4"/>
    <w:rsid w:val="00AD0AFD"/>
    <w:rsid w:val="00AD18C9"/>
    <w:rsid w:val="00AD1C73"/>
    <w:rsid w:val="00AD1C86"/>
    <w:rsid w:val="00AD2963"/>
    <w:rsid w:val="00AD35C3"/>
    <w:rsid w:val="00AD36ED"/>
    <w:rsid w:val="00AD636A"/>
    <w:rsid w:val="00AD6D0D"/>
    <w:rsid w:val="00AD6DC2"/>
    <w:rsid w:val="00AD6F70"/>
    <w:rsid w:val="00AD7271"/>
    <w:rsid w:val="00AD7367"/>
    <w:rsid w:val="00AD79F9"/>
    <w:rsid w:val="00AD7D22"/>
    <w:rsid w:val="00AE06D0"/>
    <w:rsid w:val="00AE0BCE"/>
    <w:rsid w:val="00AE1FB3"/>
    <w:rsid w:val="00AE3B35"/>
    <w:rsid w:val="00AE47EE"/>
    <w:rsid w:val="00AE4E9A"/>
    <w:rsid w:val="00AE59FA"/>
    <w:rsid w:val="00AE6A5A"/>
    <w:rsid w:val="00AE73B5"/>
    <w:rsid w:val="00AF2D6A"/>
    <w:rsid w:val="00AF372C"/>
    <w:rsid w:val="00AF3EDB"/>
    <w:rsid w:val="00AF3F24"/>
    <w:rsid w:val="00AF57A3"/>
    <w:rsid w:val="00AF5DA6"/>
    <w:rsid w:val="00AF6868"/>
    <w:rsid w:val="00AF7927"/>
    <w:rsid w:val="00AF7933"/>
    <w:rsid w:val="00B011B1"/>
    <w:rsid w:val="00B0189E"/>
    <w:rsid w:val="00B01B0B"/>
    <w:rsid w:val="00B0287A"/>
    <w:rsid w:val="00B038C7"/>
    <w:rsid w:val="00B048A0"/>
    <w:rsid w:val="00B056E3"/>
    <w:rsid w:val="00B05872"/>
    <w:rsid w:val="00B05A9E"/>
    <w:rsid w:val="00B06459"/>
    <w:rsid w:val="00B06909"/>
    <w:rsid w:val="00B076ED"/>
    <w:rsid w:val="00B1252C"/>
    <w:rsid w:val="00B12931"/>
    <w:rsid w:val="00B13C4E"/>
    <w:rsid w:val="00B143B3"/>
    <w:rsid w:val="00B1651D"/>
    <w:rsid w:val="00B16884"/>
    <w:rsid w:val="00B17834"/>
    <w:rsid w:val="00B22AE3"/>
    <w:rsid w:val="00B23669"/>
    <w:rsid w:val="00B23E9B"/>
    <w:rsid w:val="00B25155"/>
    <w:rsid w:val="00B259A4"/>
    <w:rsid w:val="00B25F84"/>
    <w:rsid w:val="00B276E1"/>
    <w:rsid w:val="00B327EC"/>
    <w:rsid w:val="00B330CC"/>
    <w:rsid w:val="00B35AE8"/>
    <w:rsid w:val="00B36206"/>
    <w:rsid w:val="00B36EEC"/>
    <w:rsid w:val="00B37FC1"/>
    <w:rsid w:val="00B401E2"/>
    <w:rsid w:val="00B40764"/>
    <w:rsid w:val="00B41707"/>
    <w:rsid w:val="00B417C9"/>
    <w:rsid w:val="00B41D93"/>
    <w:rsid w:val="00B42B8B"/>
    <w:rsid w:val="00B43D09"/>
    <w:rsid w:val="00B4565F"/>
    <w:rsid w:val="00B45853"/>
    <w:rsid w:val="00B46EE0"/>
    <w:rsid w:val="00B50987"/>
    <w:rsid w:val="00B51337"/>
    <w:rsid w:val="00B513CC"/>
    <w:rsid w:val="00B515A8"/>
    <w:rsid w:val="00B538B9"/>
    <w:rsid w:val="00B5449D"/>
    <w:rsid w:val="00B54DE0"/>
    <w:rsid w:val="00B551BF"/>
    <w:rsid w:val="00B56A2A"/>
    <w:rsid w:val="00B56CDE"/>
    <w:rsid w:val="00B57502"/>
    <w:rsid w:val="00B62020"/>
    <w:rsid w:val="00B643FF"/>
    <w:rsid w:val="00B64F7E"/>
    <w:rsid w:val="00B679AB"/>
    <w:rsid w:val="00B67C03"/>
    <w:rsid w:val="00B704D7"/>
    <w:rsid w:val="00B70722"/>
    <w:rsid w:val="00B70DA0"/>
    <w:rsid w:val="00B7202B"/>
    <w:rsid w:val="00B7278E"/>
    <w:rsid w:val="00B7294A"/>
    <w:rsid w:val="00B7344E"/>
    <w:rsid w:val="00B737A9"/>
    <w:rsid w:val="00B73D06"/>
    <w:rsid w:val="00B746C3"/>
    <w:rsid w:val="00B760E2"/>
    <w:rsid w:val="00B76626"/>
    <w:rsid w:val="00B767ED"/>
    <w:rsid w:val="00B76D97"/>
    <w:rsid w:val="00B7710B"/>
    <w:rsid w:val="00B80794"/>
    <w:rsid w:val="00B80D02"/>
    <w:rsid w:val="00B81F43"/>
    <w:rsid w:val="00B82F9A"/>
    <w:rsid w:val="00B831D2"/>
    <w:rsid w:val="00B85320"/>
    <w:rsid w:val="00B86583"/>
    <w:rsid w:val="00B86C11"/>
    <w:rsid w:val="00B910EF"/>
    <w:rsid w:val="00B91E80"/>
    <w:rsid w:val="00B920CA"/>
    <w:rsid w:val="00B92994"/>
    <w:rsid w:val="00B92C67"/>
    <w:rsid w:val="00B93021"/>
    <w:rsid w:val="00B946B0"/>
    <w:rsid w:val="00B94A50"/>
    <w:rsid w:val="00B957C2"/>
    <w:rsid w:val="00B957F1"/>
    <w:rsid w:val="00B95F14"/>
    <w:rsid w:val="00B96090"/>
    <w:rsid w:val="00B962FB"/>
    <w:rsid w:val="00B96AAE"/>
    <w:rsid w:val="00B96BB6"/>
    <w:rsid w:val="00B96ECD"/>
    <w:rsid w:val="00B97AE3"/>
    <w:rsid w:val="00B97B38"/>
    <w:rsid w:val="00B97BA7"/>
    <w:rsid w:val="00BA0C5B"/>
    <w:rsid w:val="00BA0D9A"/>
    <w:rsid w:val="00BA108C"/>
    <w:rsid w:val="00BA149F"/>
    <w:rsid w:val="00BA1C3F"/>
    <w:rsid w:val="00BA1CB7"/>
    <w:rsid w:val="00BA1D1A"/>
    <w:rsid w:val="00BA30CC"/>
    <w:rsid w:val="00BA48E4"/>
    <w:rsid w:val="00BA705F"/>
    <w:rsid w:val="00BA7600"/>
    <w:rsid w:val="00BA7A69"/>
    <w:rsid w:val="00BB02AE"/>
    <w:rsid w:val="00BB0C29"/>
    <w:rsid w:val="00BB1CC0"/>
    <w:rsid w:val="00BB1EDD"/>
    <w:rsid w:val="00BB285F"/>
    <w:rsid w:val="00BB37AC"/>
    <w:rsid w:val="00BB37BA"/>
    <w:rsid w:val="00BB5068"/>
    <w:rsid w:val="00BB55C1"/>
    <w:rsid w:val="00BB6116"/>
    <w:rsid w:val="00BB667D"/>
    <w:rsid w:val="00BB6EE2"/>
    <w:rsid w:val="00BB712A"/>
    <w:rsid w:val="00BC1CD1"/>
    <w:rsid w:val="00BC29E9"/>
    <w:rsid w:val="00BC3B95"/>
    <w:rsid w:val="00BC3E7A"/>
    <w:rsid w:val="00BC41C6"/>
    <w:rsid w:val="00BC504A"/>
    <w:rsid w:val="00BC5A20"/>
    <w:rsid w:val="00BC6495"/>
    <w:rsid w:val="00BC6F33"/>
    <w:rsid w:val="00BC78D4"/>
    <w:rsid w:val="00BC7918"/>
    <w:rsid w:val="00BC7D4B"/>
    <w:rsid w:val="00BD00AB"/>
    <w:rsid w:val="00BD1293"/>
    <w:rsid w:val="00BD1D25"/>
    <w:rsid w:val="00BD1DC1"/>
    <w:rsid w:val="00BD26B1"/>
    <w:rsid w:val="00BD3011"/>
    <w:rsid w:val="00BD4638"/>
    <w:rsid w:val="00BD4E8C"/>
    <w:rsid w:val="00BD582A"/>
    <w:rsid w:val="00BD5A57"/>
    <w:rsid w:val="00BD77B5"/>
    <w:rsid w:val="00BE03AC"/>
    <w:rsid w:val="00BE03D6"/>
    <w:rsid w:val="00BE0907"/>
    <w:rsid w:val="00BE0BEF"/>
    <w:rsid w:val="00BE149C"/>
    <w:rsid w:val="00BE17D7"/>
    <w:rsid w:val="00BE1A7E"/>
    <w:rsid w:val="00BE2155"/>
    <w:rsid w:val="00BE39C9"/>
    <w:rsid w:val="00BE5680"/>
    <w:rsid w:val="00BE5C9C"/>
    <w:rsid w:val="00BE60AF"/>
    <w:rsid w:val="00BE6B7E"/>
    <w:rsid w:val="00BF0B92"/>
    <w:rsid w:val="00BF1EDF"/>
    <w:rsid w:val="00BF2487"/>
    <w:rsid w:val="00BF31D5"/>
    <w:rsid w:val="00BF32C4"/>
    <w:rsid w:val="00BF5F6A"/>
    <w:rsid w:val="00BF6098"/>
    <w:rsid w:val="00BF61B4"/>
    <w:rsid w:val="00BF7920"/>
    <w:rsid w:val="00BF7EE8"/>
    <w:rsid w:val="00C0155C"/>
    <w:rsid w:val="00C022CA"/>
    <w:rsid w:val="00C02816"/>
    <w:rsid w:val="00C0324C"/>
    <w:rsid w:val="00C03F64"/>
    <w:rsid w:val="00C04B3D"/>
    <w:rsid w:val="00C05898"/>
    <w:rsid w:val="00C05B75"/>
    <w:rsid w:val="00C06440"/>
    <w:rsid w:val="00C066ED"/>
    <w:rsid w:val="00C071D6"/>
    <w:rsid w:val="00C072E9"/>
    <w:rsid w:val="00C07ADB"/>
    <w:rsid w:val="00C0F5BB"/>
    <w:rsid w:val="00C10CD2"/>
    <w:rsid w:val="00C11902"/>
    <w:rsid w:val="00C11944"/>
    <w:rsid w:val="00C11DEF"/>
    <w:rsid w:val="00C12AD9"/>
    <w:rsid w:val="00C12F69"/>
    <w:rsid w:val="00C130EC"/>
    <w:rsid w:val="00C13D62"/>
    <w:rsid w:val="00C1432E"/>
    <w:rsid w:val="00C17212"/>
    <w:rsid w:val="00C2010B"/>
    <w:rsid w:val="00C20A26"/>
    <w:rsid w:val="00C20E4D"/>
    <w:rsid w:val="00C21729"/>
    <w:rsid w:val="00C22B06"/>
    <w:rsid w:val="00C22C08"/>
    <w:rsid w:val="00C22F00"/>
    <w:rsid w:val="00C236A5"/>
    <w:rsid w:val="00C24B9F"/>
    <w:rsid w:val="00C25192"/>
    <w:rsid w:val="00C26D8A"/>
    <w:rsid w:val="00C2736C"/>
    <w:rsid w:val="00C27A5F"/>
    <w:rsid w:val="00C30235"/>
    <w:rsid w:val="00C3023E"/>
    <w:rsid w:val="00C306FF"/>
    <w:rsid w:val="00C323F3"/>
    <w:rsid w:val="00C323F4"/>
    <w:rsid w:val="00C32DAF"/>
    <w:rsid w:val="00C33148"/>
    <w:rsid w:val="00C3391C"/>
    <w:rsid w:val="00C3419A"/>
    <w:rsid w:val="00C35B47"/>
    <w:rsid w:val="00C35C46"/>
    <w:rsid w:val="00C42837"/>
    <w:rsid w:val="00C42EC7"/>
    <w:rsid w:val="00C4488C"/>
    <w:rsid w:val="00C448F2"/>
    <w:rsid w:val="00C452E7"/>
    <w:rsid w:val="00C46FBC"/>
    <w:rsid w:val="00C50A77"/>
    <w:rsid w:val="00C5172C"/>
    <w:rsid w:val="00C517F2"/>
    <w:rsid w:val="00C51D01"/>
    <w:rsid w:val="00C52228"/>
    <w:rsid w:val="00C528DB"/>
    <w:rsid w:val="00C52C97"/>
    <w:rsid w:val="00C5571E"/>
    <w:rsid w:val="00C557D7"/>
    <w:rsid w:val="00C55D46"/>
    <w:rsid w:val="00C56150"/>
    <w:rsid w:val="00C56526"/>
    <w:rsid w:val="00C56BEA"/>
    <w:rsid w:val="00C60F0D"/>
    <w:rsid w:val="00C61DD8"/>
    <w:rsid w:val="00C63752"/>
    <w:rsid w:val="00C63B47"/>
    <w:rsid w:val="00C646A0"/>
    <w:rsid w:val="00C65271"/>
    <w:rsid w:val="00C658F9"/>
    <w:rsid w:val="00C65A53"/>
    <w:rsid w:val="00C65C92"/>
    <w:rsid w:val="00C67118"/>
    <w:rsid w:val="00C67344"/>
    <w:rsid w:val="00C673C7"/>
    <w:rsid w:val="00C674F6"/>
    <w:rsid w:val="00C6785B"/>
    <w:rsid w:val="00C70309"/>
    <w:rsid w:val="00C70509"/>
    <w:rsid w:val="00C70BAF"/>
    <w:rsid w:val="00C7103A"/>
    <w:rsid w:val="00C7196F"/>
    <w:rsid w:val="00C72984"/>
    <w:rsid w:val="00C733C6"/>
    <w:rsid w:val="00C74092"/>
    <w:rsid w:val="00C74C6D"/>
    <w:rsid w:val="00C75FA5"/>
    <w:rsid w:val="00C76794"/>
    <w:rsid w:val="00C800B0"/>
    <w:rsid w:val="00C800FE"/>
    <w:rsid w:val="00C80696"/>
    <w:rsid w:val="00C80A54"/>
    <w:rsid w:val="00C814E6"/>
    <w:rsid w:val="00C8240B"/>
    <w:rsid w:val="00C82852"/>
    <w:rsid w:val="00C83DC6"/>
    <w:rsid w:val="00C84262"/>
    <w:rsid w:val="00C84BDF"/>
    <w:rsid w:val="00C84C66"/>
    <w:rsid w:val="00C86677"/>
    <w:rsid w:val="00C86EC7"/>
    <w:rsid w:val="00C906D8"/>
    <w:rsid w:val="00C91FBB"/>
    <w:rsid w:val="00C94454"/>
    <w:rsid w:val="00C9514D"/>
    <w:rsid w:val="00C95BFC"/>
    <w:rsid w:val="00C966E5"/>
    <w:rsid w:val="00C97B62"/>
    <w:rsid w:val="00C97FD5"/>
    <w:rsid w:val="00CA033E"/>
    <w:rsid w:val="00CA0722"/>
    <w:rsid w:val="00CA1201"/>
    <w:rsid w:val="00CA3324"/>
    <w:rsid w:val="00CA4F54"/>
    <w:rsid w:val="00CA52B5"/>
    <w:rsid w:val="00CA5DD5"/>
    <w:rsid w:val="00CA5F59"/>
    <w:rsid w:val="00CA6A2C"/>
    <w:rsid w:val="00CA7B19"/>
    <w:rsid w:val="00CB1174"/>
    <w:rsid w:val="00CB187A"/>
    <w:rsid w:val="00CB1D7B"/>
    <w:rsid w:val="00CB2B4A"/>
    <w:rsid w:val="00CB384F"/>
    <w:rsid w:val="00CB4211"/>
    <w:rsid w:val="00CB4CDE"/>
    <w:rsid w:val="00CB53AE"/>
    <w:rsid w:val="00CB6094"/>
    <w:rsid w:val="00CB70FF"/>
    <w:rsid w:val="00CB7362"/>
    <w:rsid w:val="00CB74CE"/>
    <w:rsid w:val="00CB74D0"/>
    <w:rsid w:val="00CB7BCA"/>
    <w:rsid w:val="00CC1431"/>
    <w:rsid w:val="00CC1A9E"/>
    <w:rsid w:val="00CC2356"/>
    <w:rsid w:val="00CC2406"/>
    <w:rsid w:val="00CC2A17"/>
    <w:rsid w:val="00CC305E"/>
    <w:rsid w:val="00CC374C"/>
    <w:rsid w:val="00CC3AC6"/>
    <w:rsid w:val="00CC3B95"/>
    <w:rsid w:val="00CC4115"/>
    <w:rsid w:val="00CC425D"/>
    <w:rsid w:val="00CC582B"/>
    <w:rsid w:val="00CC6458"/>
    <w:rsid w:val="00CC64E5"/>
    <w:rsid w:val="00CC6A15"/>
    <w:rsid w:val="00CD05BD"/>
    <w:rsid w:val="00CD0AE6"/>
    <w:rsid w:val="00CD0B93"/>
    <w:rsid w:val="00CD144D"/>
    <w:rsid w:val="00CD2E25"/>
    <w:rsid w:val="00CD5ACC"/>
    <w:rsid w:val="00CD64D1"/>
    <w:rsid w:val="00CD76E1"/>
    <w:rsid w:val="00CE0334"/>
    <w:rsid w:val="00CE03D8"/>
    <w:rsid w:val="00CE0579"/>
    <w:rsid w:val="00CE0AE9"/>
    <w:rsid w:val="00CE414E"/>
    <w:rsid w:val="00CE4C42"/>
    <w:rsid w:val="00CE4CF6"/>
    <w:rsid w:val="00CE5E5B"/>
    <w:rsid w:val="00CE6923"/>
    <w:rsid w:val="00CE71C2"/>
    <w:rsid w:val="00CF059B"/>
    <w:rsid w:val="00CF0DD9"/>
    <w:rsid w:val="00CF1399"/>
    <w:rsid w:val="00CF3B36"/>
    <w:rsid w:val="00CF4130"/>
    <w:rsid w:val="00CF4BAC"/>
    <w:rsid w:val="00CF5142"/>
    <w:rsid w:val="00CF5437"/>
    <w:rsid w:val="00CF5D58"/>
    <w:rsid w:val="00CF5E9E"/>
    <w:rsid w:val="00CF6337"/>
    <w:rsid w:val="00CF7560"/>
    <w:rsid w:val="00CF78D1"/>
    <w:rsid w:val="00CF7D04"/>
    <w:rsid w:val="00D010D5"/>
    <w:rsid w:val="00D02305"/>
    <w:rsid w:val="00D03759"/>
    <w:rsid w:val="00D03862"/>
    <w:rsid w:val="00D03944"/>
    <w:rsid w:val="00D042B7"/>
    <w:rsid w:val="00D050F9"/>
    <w:rsid w:val="00D05245"/>
    <w:rsid w:val="00D05F42"/>
    <w:rsid w:val="00D06DFE"/>
    <w:rsid w:val="00D10549"/>
    <w:rsid w:val="00D1095A"/>
    <w:rsid w:val="00D10E3D"/>
    <w:rsid w:val="00D12106"/>
    <w:rsid w:val="00D127AF"/>
    <w:rsid w:val="00D12D3B"/>
    <w:rsid w:val="00D13AF4"/>
    <w:rsid w:val="00D14308"/>
    <w:rsid w:val="00D165C9"/>
    <w:rsid w:val="00D1739A"/>
    <w:rsid w:val="00D1762A"/>
    <w:rsid w:val="00D17A59"/>
    <w:rsid w:val="00D17B48"/>
    <w:rsid w:val="00D17E52"/>
    <w:rsid w:val="00D20B3A"/>
    <w:rsid w:val="00D20B4A"/>
    <w:rsid w:val="00D20E62"/>
    <w:rsid w:val="00D21900"/>
    <w:rsid w:val="00D2204B"/>
    <w:rsid w:val="00D22E34"/>
    <w:rsid w:val="00D250D8"/>
    <w:rsid w:val="00D26A63"/>
    <w:rsid w:val="00D30F6D"/>
    <w:rsid w:val="00D3163E"/>
    <w:rsid w:val="00D3192B"/>
    <w:rsid w:val="00D31A21"/>
    <w:rsid w:val="00D3224B"/>
    <w:rsid w:val="00D32926"/>
    <w:rsid w:val="00D32B8E"/>
    <w:rsid w:val="00D35BEA"/>
    <w:rsid w:val="00D36398"/>
    <w:rsid w:val="00D372DB"/>
    <w:rsid w:val="00D37312"/>
    <w:rsid w:val="00D373BA"/>
    <w:rsid w:val="00D375AD"/>
    <w:rsid w:val="00D37D91"/>
    <w:rsid w:val="00D40121"/>
    <w:rsid w:val="00D40F47"/>
    <w:rsid w:val="00D42559"/>
    <w:rsid w:val="00D42709"/>
    <w:rsid w:val="00D43542"/>
    <w:rsid w:val="00D43774"/>
    <w:rsid w:val="00D439A0"/>
    <w:rsid w:val="00D4459D"/>
    <w:rsid w:val="00D44866"/>
    <w:rsid w:val="00D448AF"/>
    <w:rsid w:val="00D456CA"/>
    <w:rsid w:val="00D45BED"/>
    <w:rsid w:val="00D47182"/>
    <w:rsid w:val="00D5042C"/>
    <w:rsid w:val="00D50590"/>
    <w:rsid w:val="00D50CE1"/>
    <w:rsid w:val="00D50D78"/>
    <w:rsid w:val="00D51AC1"/>
    <w:rsid w:val="00D51F60"/>
    <w:rsid w:val="00D52C7A"/>
    <w:rsid w:val="00D52DD6"/>
    <w:rsid w:val="00D5434F"/>
    <w:rsid w:val="00D543CE"/>
    <w:rsid w:val="00D544D4"/>
    <w:rsid w:val="00D54F32"/>
    <w:rsid w:val="00D557AA"/>
    <w:rsid w:val="00D5671A"/>
    <w:rsid w:val="00D5688E"/>
    <w:rsid w:val="00D5706A"/>
    <w:rsid w:val="00D57ABE"/>
    <w:rsid w:val="00D61C4B"/>
    <w:rsid w:val="00D63B6C"/>
    <w:rsid w:val="00D63E09"/>
    <w:rsid w:val="00D64A41"/>
    <w:rsid w:val="00D66892"/>
    <w:rsid w:val="00D670C4"/>
    <w:rsid w:val="00D7265E"/>
    <w:rsid w:val="00D72AD5"/>
    <w:rsid w:val="00D73754"/>
    <w:rsid w:val="00D739AE"/>
    <w:rsid w:val="00D7405E"/>
    <w:rsid w:val="00D74448"/>
    <w:rsid w:val="00D75341"/>
    <w:rsid w:val="00D755C6"/>
    <w:rsid w:val="00D7711E"/>
    <w:rsid w:val="00D778D3"/>
    <w:rsid w:val="00D77FF9"/>
    <w:rsid w:val="00D8025C"/>
    <w:rsid w:val="00D80CD4"/>
    <w:rsid w:val="00D80F3F"/>
    <w:rsid w:val="00D815F1"/>
    <w:rsid w:val="00D81A68"/>
    <w:rsid w:val="00D82C64"/>
    <w:rsid w:val="00D8429F"/>
    <w:rsid w:val="00D8522A"/>
    <w:rsid w:val="00D86FDF"/>
    <w:rsid w:val="00D8798E"/>
    <w:rsid w:val="00D900D1"/>
    <w:rsid w:val="00D90B02"/>
    <w:rsid w:val="00D90E42"/>
    <w:rsid w:val="00D91184"/>
    <w:rsid w:val="00D923C2"/>
    <w:rsid w:val="00D928FD"/>
    <w:rsid w:val="00D92B61"/>
    <w:rsid w:val="00D950A9"/>
    <w:rsid w:val="00D950DA"/>
    <w:rsid w:val="00D952BA"/>
    <w:rsid w:val="00D96ECC"/>
    <w:rsid w:val="00D97604"/>
    <w:rsid w:val="00D978DD"/>
    <w:rsid w:val="00DA0EB9"/>
    <w:rsid w:val="00DA10F7"/>
    <w:rsid w:val="00DA13E4"/>
    <w:rsid w:val="00DA141F"/>
    <w:rsid w:val="00DA178A"/>
    <w:rsid w:val="00DA1FAD"/>
    <w:rsid w:val="00DA221D"/>
    <w:rsid w:val="00DA341B"/>
    <w:rsid w:val="00DA433B"/>
    <w:rsid w:val="00DA5252"/>
    <w:rsid w:val="00DA61A3"/>
    <w:rsid w:val="00DA64F5"/>
    <w:rsid w:val="00DA6985"/>
    <w:rsid w:val="00DB1691"/>
    <w:rsid w:val="00DB1FCF"/>
    <w:rsid w:val="00DB2E9E"/>
    <w:rsid w:val="00DB3B48"/>
    <w:rsid w:val="00DB41CF"/>
    <w:rsid w:val="00DB5503"/>
    <w:rsid w:val="00DB5BD2"/>
    <w:rsid w:val="00DB6683"/>
    <w:rsid w:val="00DB69FB"/>
    <w:rsid w:val="00DB718B"/>
    <w:rsid w:val="00DB7BED"/>
    <w:rsid w:val="00DB7E7C"/>
    <w:rsid w:val="00DC0AD9"/>
    <w:rsid w:val="00DC0BD7"/>
    <w:rsid w:val="00DC4D9E"/>
    <w:rsid w:val="00DC528B"/>
    <w:rsid w:val="00DC5E05"/>
    <w:rsid w:val="00DC65F1"/>
    <w:rsid w:val="00DC6E1A"/>
    <w:rsid w:val="00DD074B"/>
    <w:rsid w:val="00DD26BA"/>
    <w:rsid w:val="00DD2B85"/>
    <w:rsid w:val="00DD4335"/>
    <w:rsid w:val="00DD4476"/>
    <w:rsid w:val="00DD5921"/>
    <w:rsid w:val="00DD5938"/>
    <w:rsid w:val="00DD5985"/>
    <w:rsid w:val="00DD6669"/>
    <w:rsid w:val="00DD6CE8"/>
    <w:rsid w:val="00DD70C1"/>
    <w:rsid w:val="00DD7790"/>
    <w:rsid w:val="00DD7DC1"/>
    <w:rsid w:val="00DE126C"/>
    <w:rsid w:val="00DE1B1C"/>
    <w:rsid w:val="00DE1B9D"/>
    <w:rsid w:val="00DE26FE"/>
    <w:rsid w:val="00DE2D3A"/>
    <w:rsid w:val="00DE304F"/>
    <w:rsid w:val="00DE39B2"/>
    <w:rsid w:val="00DE3E38"/>
    <w:rsid w:val="00DE3FCC"/>
    <w:rsid w:val="00DE46A9"/>
    <w:rsid w:val="00DE5F8D"/>
    <w:rsid w:val="00DE608A"/>
    <w:rsid w:val="00DE63EE"/>
    <w:rsid w:val="00DE6B55"/>
    <w:rsid w:val="00DE78E4"/>
    <w:rsid w:val="00DF0C26"/>
    <w:rsid w:val="00DF184A"/>
    <w:rsid w:val="00DF2896"/>
    <w:rsid w:val="00DF2D4F"/>
    <w:rsid w:val="00DF3712"/>
    <w:rsid w:val="00DF44E4"/>
    <w:rsid w:val="00DF4DD9"/>
    <w:rsid w:val="00DF5238"/>
    <w:rsid w:val="00DF52A4"/>
    <w:rsid w:val="00DF5BC5"/>
    <w:rsid w:val="00DF756F"/>
    <w:rsid w:val="00E007D9"/>
    <w:rsid w:val="00E02537"/>
    <w:rsid w:val="00E03000"/>
    <w:rsid w:val="00E0305B"/>
    <w:rsid w:val="00E04930"/>
    <w:rsid w:val="00E04AA6"/>
    <w:rsid w:val="00E04F28"/>
    <w:rsid w:val="00E0520D"/>
    <w:rsid w:val="00E05B0A"/>
    <w:rsid w:val="00E07F19"/>
    <w:rsid w:val="00E11104"/>
    <w:rsid w:val="00E12160"/>
    <w:rsid w:val="00E12621"/>
    <w:rsid w:val="00E14662"/>
    <w:rsid w:val="00E14DFD"/>
    <w:rsid w:val="00E204B4"/>
    <w:rsid w:val="00E20B3A"/>
    <w:rsid w:val="00E212F8"/>
    <w:rsid w:val="00E23653"/>
    <w:rsid w:val="00E23A61"/>
    <w:rsid w:val="00E241AD"/>
    <w:rsid w:val="00E24BB0"/>
    <w:rsid w:val="00E25965"/>
    <w:rsid w:val="00E25E49"/>
    <w:rsid w:val="00E272A2"/>
    <w:rsid w:val="00E2737D"/>
    <w:rsid w:val="00E27BF2"/>
    <w:rsid w:val="00E312C9"/>
    <w:rsid w:val="00E31367"/>
    <w:rsid w:val="00E319F2"/>
    <w:rsid w:val="00E31DFE"/>
    <w:rsid w:val="00E33CC8"/>
    <w:rsid w:val="00E345DE"/>
    <w:rsid w:val="00E3474B"/>
    <w:rsid w:val="00E353DE"/>
    <w:rsid w:val="00E37A53"/>
    <w:rsid w:val="00E37C75"/>
    <w:rsid w:val="00E408F2"/>
    <w:rsid w:val="00E409DE"/>
    <w:rsid w:val="00E40AE4"/>
    <w:rsid w:val="00E420BE"/>
    <w:rsid w:val="00E44F14"/>
    <w:rsid w:val="00E4541B"/>
    <w:rsid w:val="00E50477"/>
    <w:rsid w:val="00E50E16"/>
    <w:rsid w:val="00E5154A"/>
    <w:rsid w:val="00E51F38"/>
    <w:rsid w:val="00E53268"/>
    <w:rsid w:val="00E55125"/>
    <w:rsid w:val="00E55663"/>
    <w:rsid w:val="00E55E49"/>
    <w:rsid w:val="00E57796"/>
    <w:rsid w:val="00E57D32"/>
    <w:rsid w:val="00E60E29"/>
    <w:rsid w:val="00E619F8"/>
    <w:rsid w:val="00E6332C"/>
    <w:rsid w:val="00E635D6"/>
    <w:rsid w:val="00E63FBA"/>
    <w:rsid w:val="00E66020"/>
    <w:rsid w:val="00E66E1F"/>
    <w:rsid w:val="00E6769E"/>
    <w:rsid w:val="00E676F6"/>
    <w:rsid w:val="00E7051F"/>
    <w:rsid w:val="00E706FB"/>
    <w:rsid w:val="00E70A53"/>
    <w:rsid w:val="00E70B5B"/>
    <w:rsid w:val="00E71896"/>
    <w:rsid w:val="00E730A1"/>
    <w:rsid w:val="00E73F2D"/>
    <w:rsid w:val="00E75E2E"/>
    <w:rsid w:val="00E763BD"/>
    <w:rsid w:val="00E77B60"/>
    <w:rsid w:val="00E77F46"/>
    <w:rsid w:val="00E8098B"/>
    <w:rsid w:val="00E810B2"/>
    <w:rsid w:val="00E813CD"/>
    <w:rsid w:val="00E814D4"/>
    <w:rsid w:val="00E8199F"/>
    <w:rsid w:val="00E81A87"/>
    <w:rsid w:val="00E82755"/>
    <w:rsid w:val="00E83B0A"/>
    <w:rsid w:val="00E850F8"/>
    <w:rsid w:val="00E86247"/>
    <w:rsid w:val="00E86FA6"/>
    <w:rsid w:val="00E878EA"/>
    <w:rsid w:val="00E87929"/>
    <w:rsid w:val="00E87D43"/>
    <w:rsid w:val="00E9049C"/>
    <w:rsid w:val="00E91A13"/>
    <w:rsid w:val="00E91B6C"/>
    <w:rsid w:val="00E9383D"/>
    <w:rsid w:val="00E94121"/>
    <w:rsid w:val="00E9443F"/>
    <w:rsid w:val="00E95357"/>
    <w:rsid w:val="00E95D99"/>
    <w:rsid w:val="00E96B1A"/>
    <w:rsid w:val="00E96D01"/>
    <w:rsid w:val="00E96FCC"/>
    <w:rsid w:val="00E97D97"/>
    <w:rsid w:val="00EA0011"/>
    <w:rsid w:val="00EA2988"/>
    <w:rsid w:val="00EA336B"/>
    <w:rsid w:val="00EA350C"/>
    <w:rsid w:val="00EA3B0F"/>
    <w:rsid w:val="00EA42DD"/>
    <w:rsid w:val="00EA4681"/>
    <w:rsid w:val="00EA4683"/>
    <w:rsid w:val="00EA4974"/>
    <w:rsid w:val="00EA4DB1"/>
    <w:rsid w:val="00EA4EC9"/>
    <w:rsid w:val="00EA553B"/>
    <w:rsid w:val="00EA585A"/>
    <w:rsid w:val="00EA6699"/>
    <w:rsid w:val="00EA797D"/>
    <w:rsid w:val="00EB14B9"/>
    <w:rsid w:val="00EB2E55"/>
    <w:rsid w:val="00EB33F4"/>
    <w:rsid w:val="00EB37A7"/>
    <w:rsid w:val="00EB4DFD"/>
    <w:rsid w:val="00EB535C"/>
    <w:rsid w:val="00EB63A0"/>
    <w:rsid w:val="00EB69D9"/>
    <w:rsid w:val="00EB751B"/>
    <w:rsid w:val="00EB77EB"/>
    <w:rsid w:val="00EB7BDE"/>
    <w:rsid w:val="00EC0854"/>
    <w:rsid w:val="00EC088D"/>
    <w:rsid w:val="00EC132F"/>
    <w:rsid w:val="00EC1535"/>
    <w:rsid w:val="00EC153D"/>
    <w:rsid w:val="00EC2160"/>
    <w:rsid w:val="00EC2E17"/>
    <w:rsid w:val="00EC5A91"/>
    <w:rsid w:val="00EC71A4"/>
    <w:rsid w:val="00EC7DEA"/>
    <w:rsid w:val="00ED0664"/>
    <w:rsid w:val="00ED0F2D"/>
    <w:rsid w:val="00ED16C0"/>
    <w:rsid w:val="00ED2FF4"/>
    <w:rsid w:val="00ED54DC"/>
    <w:rsid w:val="00ED5F0C"/>
    <w:rsid w:val="00ED7113"/>
    <w:rsid w:val="00ED73B3"/>
    <w:rsid w:val="00ED73BB"/>
    <w:rsid w:val="00ED7449"/>
    <w:rsid w:val="00ED78D0"/>
    <w:rsid w:val="00EE02B8"/>
    <w:rsid w:val="00EE02E4"/>
    <w:rsid w:val="00EE0FCD"/>
    <w:rsid w:val="00EE108B"/>
    <w:rsid w:val="00EE16A5"/>
    <w:rsid w:val="00EE2384"/>
    <w:rsid w:val="00EE3A98"/>
    <w:rsid w:val="00EE3F64"/>
    <w:rsid w:val="00EE47FA"/>
    <w:rsid w:val="00EE5D91"/>
    <w:rsid w:val="00EE60AD"/>
    <w:rsid w:val="00EE7B30"/>
    <w:rsid w:val="00EF0EEB"/>
    <w:rsid w:val="00EF0F0E"/>
    <w:rsid w:val="00EF22DA"/>
    <w:rsid w:val="00EF24E3"/>
    <w:rsid w:val="00EF2C32"/>
    <w:rsid w:val="00EF504C"/>
    <w:rsid w:val="00EF55DF"/>
    <w:rsid w:val="00EF6977"/>
    <w:rsid w:val="00EF7969"/>
    <w:rsid w:val="00F00469"/>
    <w:rsid w:val="00F007A6"/>
    <w:rsid w:val="00F00A47"/>
    <w:rsid w:val="00F00B4B"/>
    <w:rsid w:val="00F01D29"/>
    <w:rsid w:val="00F02862"/>
    <w:rsid w:val="00F03305"/>
    <w:rsid w:val="00F03A1E"/>
    <w:rsid w:val="00F03AFC"/>
    <w:rsid w:val="00F04A7D"/>
    <w:rsid w:val="00F0548C"/>
    <w:rsid w:val="00F06900"/>
    <w:rsid w:val="00F06D2D"/>
    <w:rsid w:val="00F072BF"/>
    <w:rsid w:val="00F07629"/>
    <w:rsid w:val="00F102D3"/>
    <w:rsid w:val="00F1173A"/>
    <w:rsid w:val="00F11926"/>
    <w:rsid w:val="00F1192A"/>
    <w:rsid w:val="00F122C5"/>
    <w:rsid w:val="00F1277E"/>
    <w:rsid w:val="00F12B2C"/>
    <w:rsid w:val="00F12B58"/>
    <w:rsid w:val="00F1306D"/>
    <w:rsid w:val="00F132D7"/>
    <w:rsid w:val="00F14C95"/>
    <w:rsid w:val="00F152B5"/>
    <w:rsid w:val="00F1536E"/>
    <w:rsid w:val="00F15916"/>
    <w:rsid w:val="00F16865"/>
    <w:rsid w:val="00F17DB0"/>
    <w:rsid w:val="00F17EBC"/>
    <w:rsid w:val="00F2157D"/>
    <w:rsid w:val="00F215D6"/>
    <w:rsid w:val="00F22844"/>
    <w:rsid w:val="00F24536"/>
    <w:rsid w:val="00F2458D"/>
    <w:rsid w:val="00F24E6C"/>
    <w:rsid w:val="00F2654F"/>
    <w:rsid w:val="00F27364"/>
    <w:rsid w:val="00F27D31"/>
    <w:rsid w:val="00F30047"/>
    <w:rsid w:val="00F304E6"/>
    <w:rsid w:val="00F31835"/>
    <w:rsid w:val="00F32A34"/>
    <w:rsid w:val="00F33541"/>
    <w:rsid w:val="00F3486F"/>
    <w:rsid w:val="00F34B3B"/>
    <w:rsid w:val="00F357A0"/>
    <w:rsid w:val="00F36AAF"/>
    <w:rsid w:val="00F36B8A"/>
    <w:rsid w:val="00F37154"/>
    <w:rsid w:val="00F37468"/>
    <w:rsid w:val="00F37727"/>
    <w:rsid w:val="00F3C2FF"/>
    <w:rsid w:val="00F4067F"/>
    <w:rsid w:val="00F40A0E"/>
    <w:rsid w:val="00F4126F"/>
    <w:rsid w:val="00F41417"/>
    <w:rsid w:val="00F415D5"/>
    <w:rsid w:val="00F41D78"/>
    <w:rsid w:val="00F42D2D"/>
    <w:rsid w:val="00F4301C"/>
    <w:rsid w:val="00F444A9"/>
    <w:rsid w:val="00F45A8E"/>
    <w:rsid w:val="00F504A9"/>
    <w:rsid w:val="00F50EBE"/>
    <w:rsid w:val="00F5160D"/>
    <w:rsid w:val="00F5263E"/>
    <w:rsid w:val="00F52915"/>
    <w:rsid w:val="00F52AC6"/>
    <w:rsid w:val="00F53530"/>
    <w:rsid w:val="00F54085"/>
    <w:rsid w:val="00F546EC"/>
    <w:rsid w:val="00F559DF"/>
    <w:rsid w:val="00F56418"/>
    <w:rsid w:val="00F56E4D"/>
    <w:rsid w:val="00F603D9"/>
    <w:rsid w:val="00F6104C"/>
    <w:rsid w:val="00F6106A"/>
    <w:rsid w:val="00F61D77"/>
    <w:rsid w:val="00F63E9B"/>
    <w:rsid w:val="00F710B1"/>
    <w:rsid w:val="00F71AB7"/>
    <w:rsid w:val="00F72BBA"/>
    <w:rsid w:val="00F73235"/>
    <w:rsid w:val="00F73D14"/>
    <w:rsid w:val="00F74319"/>
    <w:rsid w:val="00F744C0"/>
    <w:rsid w:val="00F74C62"/>
    <w:rsid w:val="00F74CE8"/>
    <w:rsid w:val="00F74DD6"/>
    <w:rsid w:val="00F76683"/>
    <w:rsid w:val="00F77502"/>
    <w:rsid w:val="00F775B7"/>
    <w:rsid w:val="00F77DFA"/>
    <w:rsid w:val="00F80473"/>
    <w:rsid w:val="00F8057E"/>
    <w:rsid w:val="00F807EC"/>
    <w:rsid w:val="00F82341"/>
    <w:rsid w:val="00F82346"/>
    <w:rsid w:val="00F827DB"/>
    <w:rsid w:val="00F8280D"/>
    <w:rsid w:val="00F8332E"/>
    <w:rsid w:val="00F83CC1"/>
    <w:rsid w:val="00F86A8D"/>
    <w:rsid w:val="00F86C5D"/>
    <w:rsid w:val="00F86ECB"/>
    <w:rsid w:val="00F86F13"/>
    <w:rsid w:val="00F86F31"/>
    <w:rsid w:val="00F90A5B"/>
    <w:rsid w:val="00F90C27"/>
    <w:rsid w:val="00F910E6"/>
    <w:rsid w:val="00F9195C"/>
    <w:rsid w:val="00F91F73"/>
    <w:rsid w:val="00F923DB"/>
    <w:rsid w:val="00F92471"/>
    <w:rsid w:val="00F93954"/>
    <w:rsid w:val="00F939DC"/>
    <w:rsid w:val="00F9452F"/>
    <w:rsid w:val="00F94997"/>
    <w:rsid w:val="00F94C51"/>
    <w:rsid w:val="00F9531F"/>
    <w:rsid w:val="00F966F2"/>
    <w:rsid w:val="00F97205"/>
    <w:rsid w:val="00FA04E6"/>
    <w:rsid w:val="00FA0836"/>
    <w:rsid w:val="00FA13E4"/>
    <w:rsid w:val="00FA1BC7"/>
    <w:rsid w:val="00FA27AD"/>
    <w:rsid w:val="00FA2D29"/>
    <w:rsid w:val="00FA308E"/>
    <w:rsid w:val="00FA344D"/>
    <w:rsid w:val="00FA39E4"/>
    <w:rsid w:val="00FA3CFE"/>
    <w:rsid w:val="00FA4E92"/>
    <w:rsid w:val="00FA4E9B"/>
    <w:rsid w:val="00FA7DE4"/>
    <w:rsid w:val="00FB0782"/>
    <w:rsid w:val="00FB1860"/>
    <w:rsid w:val="00FB30BF"/>
    <w:rsid w:val="00FB3416"/>
    <w:rsid w:val="00FB40F6"/>
    <w:rsid w:val="00FB4AAC"/>
    <w:rsid w:val="00FB60EC"/>
    <w:rsid w:val="00FB6AF0"/>
    <w:rsid w:val="00FB6D2A"/>
    <w:rsid w:val="00FB77E7"/>
    <w:rsid w:val="00FB83CA"/>
    <w:rsid w:val="00FC03F8"/>
    <w:rsid w:val="00FC0705"/>
    <w:rsid w:val="00FC083C"/>
    <w:rsid w:val="00FC0DC2"/>
    <w:rsid w:val="00FC2200"/>
    <w:rsid w:val="00FC262B"/>
    <w:rsid w:val="00FC31AB"/>
    <w:rsid w:val="00FC3A10"/>
    <w:rsid w:val="00FC3C55"/>
    <w:rsid w:val="00FC53EC"/>
    <w:rsid w:val="00FC6BD3"/>
    <w:rsid w:val="00FC7A02"/>
    <w:rsid w:val="00FC7FA3"/>
    <w:rsid w:val="00FD0933"/>
    <w:rsid w:val="00FD13FC"/>
    <w:rsid w:val="00FD245F"/>
    <w:rsid w:val="00FD2B3C"/>
    <w:rsid w:val="00FD364C"/>
    <w:rsid w:val="00FD46CB"/>
    <w:rsid w:val="00FD47D4"/>
    <w:rsid w:val="00FD4C0D"/>
    <w:rsid w:val="00FD4C44"/>
    <w:rsid w:val="00FD519B"/>
    <w:rsid w:val="00FD5A4C"/>
    <w:rsid w:val="00FE0F6C"/>
    <w:rsid w:val="00FE1070"/>
    <w:rsid w:val="00FE1335"/>
    <w:rsid w:val="00FE1F01"/>
    <w:rsid w:val="00FE31AC"/>
    <w:rsid w:val="00FE3BA5"/>
    <w:rsid w:val="00FE4CD5"/>
    <w:rsid w:val="00FE4FC6"/>
    <w:rsid w:val="00FE564D"/>
    <w:rsid w:val="00FE5736"/>
    <w:rsid w:val="00FE5AEB"/>
    <w:rsid w:val="00FE6806"/>
    <w:rsid w:val="00FE75A8"/>
    <w:rsid w:val="00FF0EA3"/>
    <w:rsid w:val="00FF0EE9"/>
    <w:rsid w:val="00FF130B"/>
    <w:rsid w:val="00FF20F1"/>
    <w:rsid w:val="00FF30FC"/>
    <w:rsid w:val="00FF3F68"/>
    <w:rsid w:val="00FF524B"/>
    <w:rsid w:val="00FF5627"/>
    <w:rsid w:val="00FF6453"/>
    <w:rsid w:val="00FF67D6"/>
    <w:rsid w:val="00FF687C"/>
    <w:rsid w:val="00FF78CB"/>
    <w:rsid w:val="00FF7ED1"/>
    <w:rsid w:val="013E35A6"/>
    <w:rsid w:val="016A5E02"/>
    <w:rsid w:val="01ED8631"/>
    <w:rsid w:val="020F378C"/>
    <w:rsid w:val="021F10F3"/>
    <w:rsid w:val="0222325E"/>
    <w:rsid w:val="025ED3E7"/>
    <w:rsid w:val="02B7B242"/>
    <w:rsid w:val="02DA7FB2"/>
    <w:rsid w:val="03064BE9"/>
    <w:rsid w:val="0328EE46"/>
    <w:rsid w:val="033BD5B9"/>
    <w:rsid w:val="037A1B2E"/>
    <w:rsid w:val="038FD896"/>
    <w:rsid w:val="03C88960"/>
    <w:rsid w:val="03DC41AD"/>
    <w:rsid w:val="03ECAE82"/>
    <w:rsid w:val="045969A2"/>
    <w:rsid w:val="046B8EB6"/>
    <w:rsid w:val="049A10BD"/>
    <w:rsid w:val="04C48709"/>
    <w:rsid w:val="04C498B0"/>
    <w:rsid w:val="04CC6FED"/>
    <w:rsid w:val="04F5BB0A"/>
    <w:rsid w:val="04FED0E2"/>
    <w:rsid w:val="057DA8C8"/>
    <w:rsid w:val="06071963"/>
    <w:rsid w:val="0618445F"/>
    <w:rsid w:val="0651C673"/>
    <w:rsid w:val="06760784"/>
    <w:rsid w:val="06826348"/>
    <w:rsid w:val="06892927"/>
    <w:rsid w:val="06948BE5"/>
    <w:rsid w:val="06AD5393"/>
    <w:rsid w:val="06D3F298"/>
    <w:rsid w:val="06E2D5ED"/>
    <w:rsid w:val="06F62D53"/>
    <w:rsid w:val="0746D916"/>
    <w:rsid w:val="078178FE"/>
    <w:rsid w:val="07CDF30C"/>
    <w:rsid w:val="07F0AB60"/>
    <w:rsid w:val="082F3AC3"/>
    <w:rsid w:val="08314BC8"/>
    <w:rsid w:val="084FA9F1"/>
    <w:rsid w:val="085F93A1"/>
    <w:rsid w:val="0878062E"/>
    <w:rsid w:val="08900F14"/>
    <w:rsid w:val="08A94514"/>
    <w:rsid w:val="08F1A6E9"/>
    <w:rsid w:val="09169ADB"/>
    <w:rsid w:val="098D1EC2"/>
    <w:rsid w:val="09AEADB9"/>
    <w:rsid w:val="09AFCECF"/>
    <w:rsid w:val="09B68A61"/>
    <w:rsid w:val="09D71C08"/>
    <w:rsid w:val="09FC3EC0"/>
    <w:rsid w:val="0A20FC1D"/>
    <w:rsid w:val="0A2D0BD8"/>
    <w:rsid w:val="0A327D53"/>
    <w:rsid w:val="0A40B615"/>
    <w:rsid w:val="0A42EE36"/>
    <w:rsid w:val="0ABE919C"/>
    <w:rsid w:val="0AD0515C"/>
    <w:rsid w:val="0B137958"/>
    <w:rsid w:val="0B23B59D"/>
    <w:rsid w:val="0B319F2C"/>
    <w:rsid w:val="0B3EC7F6"/>
    <w:rsid w:val="0B57EFEE"/>
    <w:rsid w:val="0B5E29ED"/>
    <w:rsid w:val="0B6EA4F6"/>
    <w:rsid w:val="0B76D60C"/>
    <w:rsid w:val="0B853763"/>
    <w:rsid w:val="0B9B683F"/>
    <w:rsid w:val="0B9DF4C5"/>
    <w:rsid w:val="0BB739C5"/>
    <w:rsid w:val="0BD2027E"/>
    <w:rsid w:val="0BE53BBA"/>
    <w:rsid w:val="0BEDA9DD"/>
    <w:rsid w:val="0C036133"/>
    <w:rsid w:val="0C1D3124"/>
    <w:rsid w:val="0C26F3E7"/>
    <w:rsid w:val="0C45E957"/>
    <w:rsid w:val="0C6A3F1F"/>
    <w:rsid w:val="0C78F6DE"/>
    <w:rsid w:val="0C96E8B8"/>
    <w:rsid w:val="0CEA0A2C"/>
    <w:rsid w:val="0D265A6D"/>
    <w:rsid w:val="0D431302"/>
    <w:rsid w:val="0D5A42C8"/>
    <w:rsid w:val="0DA8E1E0"/>
    <w:rsid w:val="0DD1D525"/>
    <w:rsid w:val="0DE0DFC1"/>
    <w:rsid w:val="0DEDD045"/>
    <w:rsid w:val="0DF3806E"/>
    <w:rsid w:val="0E0F9827"/>
    <w:rsid w:val="0E2AFA3A"/>
    <w:rsid w:val="0E430505"/>
    <w:rsid w:val="0E714F92"/>
    <w:rsid w:val="0E994B46"/>
    <w:rsid w:val="0EC58572"/>
    <w:rsid w:val="0EDF6853"/>
    <w:rsid w:val="0EEDFA6D"/>
    <w:rsid w:val="0F059607"/>
    <w:rsid w:val="0F5E380C"/>
    <w:rsid w:val="0F8C208E"/>
    <w:rsid w:val="0FF79F4C"/>
    <w:rsid w:val="0FFCB9D6"/>
    <w:rsid w:val="101242E7"/>
    <w:rsid w:val="10182A8D"/>
    <w:rsid w:val="10231107"/>
    <w:rsid w:val="10269C5F"/>
    <w:rsid w:val="1038A501"/>
    <w:rsid w:val="10458CB7"/>
    <w:rsid w:val="10858A56"/>
    <w:rsid w:val="10DEB647"/>
    <w:rsid w:val="111DE31D"/>
    <w:rsid w:val="112EF5EE"/>
    <w:rsid w:val="112FB69E"/>
    <w:rsid w:val="114369AE"/>
    <w:rsid w:val="117F22E5"/>
    <w:rsid w:val="11DB702F"/>
    <w:rsid w:val="11EC26B5"/>
    <w:rsid w:val="1209550B"/>
    <w:rsid w:val="12202D14"/>
    <w:rsid w:val="125DDBEA"/>
    <w:rsid w:val="128410F6"/>
    <w:rsid w:val="12A48AF0"/>
    <w:rsid w:val="12C3A0CE"/>
    <w:rsid w:val="12D8C58B"/>
    <w:rsid w:val="12E4EA8B"/>
    <w:rsid w:val="12E88E60"/>
    <w:rsid w:val="132DA124"/>
    <w:rsid w:val="1352925A"/>
    <w:rsid w:val="1357372A"/>
    <w:rsid w:val="13706924"/>
    <w:rsid w:val="1375124C"/>
    <w:rsid w:val="13A54858"/>
    <w:rsid w:val="13B57D21"/>
    <w:rsid w:val="13DC3D97"/>
    <w:rsid w:val="13E54562"/>
    <w:rsid w:val="13ECE1B7"/>
    <w:rsid w:val="141F0CD4"/>
    <w:rsid w:val="14445923"/>
    <w:rsid w:val="1448ED1A"/>
    <w:rsid w:val="14846993"/>
    <w:rsid w:val="14E2C8A8"/>
    <w:rsid w:val="1511D63A"/>
    <w:rsid w:val="15ABF0E9"/>
    <w:rsid w:val="15B1E289"/>
    <w:rsid w:val="1618DC50"/>
    <w:rsid w:val="1637792A"/>
    <w:rsid w:val="16588674"/>
    <w:rsid w:val="1697953B"/>
    <w:rsid w:val="16CAAA68"/>
    <w:rsid w:val="16D170DD"/>
    <w:rsid w:val="16D79EFE"/>
    <w:rsid w:val="16DB0823"/>
    <w:rsid w:val="16DFD3F4"/>
    <w:rsid w:val="173961D0"/>
    <w:rsid w:val="179C2D6F"/>
    <w:rsid w:val="17DC8FDF"/>
    <w:rsid w:val="17F318D1"/>
    <w:rsid w:val="18157741"/>
    <w:rsid w:val="182CBEF7"/>
    <w:rsid w:val="18766083"/>
    <w:rsid w:val="189ECE8D"/>
    <w:rsid w:val="18BFC94B"/>
    <w:rsid w:val="18D167CC"/>
    <w:rsid w:val="18DE2961"/>
    <w:rsid w:val="1917EE68"/>
    <w:rsid w:val="195C2688"/>
    <w:rsid w:val="1988DF17"/>
    <w:rsid w:val="1996FC31"/>
    <w:rsid w:val="19A00A89"/>
    <w:rsid w:val="19A189D5"/>
    <w:rsid w:val="19DCFE9A"/>
    <w:rsid w:val="19F73E06"/>
    <w:rsid w:val="1A220273"/>
    <w:rsid w:val="1A389210"/>
    <w:rsid w:val="1A95A9C6"/>
    <w:rsid w:val="1ACA0ABC"/>
    <w:rsid w:val="1AE773BE"/>
    <w:rsid w:val="1B3F424D"/>
    <w:rsid w:val="1B4BE06F"/>
    <w:rsid w:val="1B7B01CD"/>
    <w:rsid w:val="1B84E268"/>
    <w:rsid w:val="1B9585C3"/>
    <w:rsid w:val="1B9EF987"/>
    <w:rsid w:val="1BE93DAE"/>
    <w:rsid w:val="1C36347E"/>
    <w:rsid w:val="1C52A86C"/>
    <w:rsid w:val="1C65AD88"/>
    <w:rsid w:val="1C6F1E70"/>
    <w:rsid w:val="1C972947"/>
    <w:rsid w:val="1CBED8B1"/>
    <w:rsid w:val="1CC79177"/>
    <w:rsid w:val="1D8E6278"/>
    <w:rsid w:val="1DB64AA2"/>
    <w:rsid w:val="1DDFA63B"/>
    <w:rsid w:val="1DEAB034"/>
    <w:rsid w:val="1E206520"/>
    <w:rsid w:val="1E2419E6"/>
    <w:rsid w:val="1EA38023"/>
    <w:rsid w:val="1EDE1B72"/>
    <w:rsid w:val="1EEA38B0"/>
    <w:rsid w:val="1EF654A3"/>
    <w:rsid w:val="1F001430"/>
    <w:rsid w:val="1F52DECB"/>
    <w:rsid w:val="1F63DF14"/>
    <w:rsid w:val="1F8F9206"/>
    <w:rsid w:val="1FA11A80"/>
    <w:rsid w:val="1FA71A2A"/>
    <w:rsid w:val="1FB65958"/>
    <w:rsid w:val="1FCAE605"/>
    <w:rsid w:val="201E18CA"/>
    <w:rsid w:val="2020C201"/>
    <w:rsid w:val="203D0EDA"/>
    <w:rsid w:val="205D5915"/>
    <w:rsid w:val="208BA6AA"/>
    <w:rsid w:val="20D2B6E9"/>
    <w:rsid w:val="2160F78A"/>
    <w:rsid w:val="2169DBF5"/>
    <w:rsid w:val="2170A5AC"/>
    <w:rsid w:val="21A5D02B"/>
    <w:rsid w:val="22278F44"/>
    <w:rsid w:val="22417EA1"/>
    <w:rsid w:val="228FE0A6"/>
    <w:rsid w:val="22D0D16A"/>
    <w:rsid w:val="22DDF0B8"/>
    <w:rsid w:val="22E94ABE"/>
    <w:rsid w:val="22F4C73F"/>
    <w:rsid w:val="230AA7A4"/>
    <w:rsid w:val="232EC2BF"/>
    <w:rsid w:val="2339A6AC"/>
    <w:rsid w:val="23DEC673"/>
    <w:rsid w:val="23F9080E"/>
    <w:rsid w:val="2484DD0D"/>
    <w:rsid w:val="2489B86D"/>
    <w:rsid w:val="24AA36E1"/>
    <w:rsid w:val="24F0AC9C"/>
    <w:rsid w:val="25001A25"/>
    <w:rsid w:val="253BD381"/>
    <w:rsid w:val="25865726"/>
    <w:rsid w:val="25A5D738"/>
    <w:rsid w:val="25AFDCC1"/>
    <w:rsid w:val="25DEC146"/>
    <w:rsid w:val="25EDFE78"/>
    <w:rsid w:val="2616F223"/>
    <w:rsid w:val="261CEA2E"/>
    <w:rsid w:val="26351097"/>
    <w:rsid w:val="26479114"/>
    <w:rsid w:val="2654D712"/>
    <w:rsid w:val="2659B925"/>
    <w:rsid w:val="266A17A5"/>
    <w:rsid w:val="26905CE2"/>
    <w:rsid w:val="26B195C3"/>
    <w:rsid w:val="270788D0"/>
    <w:rsid w:val="2720CD09"/>
    <w:rsid w:val="273D2AEB"/>
    <w:rsid w:val="275C86A2"/>
    <w:rsid w:val="276A9C16"/>
    <w:rsid w:val="2776DD7D"/>
    <w:rsid w:val="27827A41"/>
    <w:rsid w:val="27D542BB"/>
    <w:rsid w:val="284366D3"/>
    <w:rsid w:val="2874212F"/>
    <w:rsid w:val="289E2909"/>
    <w:rsid w:val="28A45B5E"/>
    <w:rsid w:val="28BD81EB"/>
    <w:rsid w:val="28CBA85D"/>
    <w:rsid w:val="28E28690"/>
    <w:rsid w:val="28F27B9D"/>
    <w:rsid w:val="2944D00D"/>
    <w:rsid w:val="29569C83"/>
    <w:rsid w:val="29684515"/>
    <w:rsid w:val="296956DF"/>
    <w:rsid w:val="29E22160"/>
    <w:rsid w:val="29F91DC3"/>
    <w:rsid w:val="2A0D04A6"/>
    <w:rsid w:val="2A4B42C7"/>
    <w:rsid w:val="2A66698F"/>
    <w:rsid w:val="2A7B80F7"/>
    <w:rsid w:val="2A80F196"/>
    <w:rsid w:val="2A9FD9C2"/>
    <w:rsid w:val="2AB27430"/>
    <w:rsid w:val="2AD8A74F"/>
    <w:rsid w:val="2ADD3516"/>
    <w:rsid w:val="2B25112A"/>
    <w:rsid w:val="2B66C4A8"/>
    <w:rsid w:val="2BA8F9F8"/>
    <w:rsid w:val="2BCE584C"/>
    <w:rsid w:val="2C1067F8"/>
    <w:rsid w:val="2C4E6230"/>
    <w:rsid w:val="2C518C74"/>
    <w:rsid w:val="2C660212"/>
    <w:rsid w:val="2D0FADB3"/>
    <w:rsid w:val="2D3C489B"/>
    <w:rsid w:val="2D68179B"/>
    <w:rsid w:val="2D7049C1"/>
    <w:rsid w:val="2D933FD3"/>
    <w:rsid w:val="2D9ACFF2"/>
    <w:rsid w:val="2DAD88C1"/>
    <w:rsid w:val="2DBB0A06"/>
    <w:rsid w:val="2DBBF0E8"/>
    <w:rsid w:val="2DC041D2"/>
    <w:rsid w:val="2DE81F00"/>
    <w:rsid w:val="2E049110"/>
    <w:rsid w:val="2E2F825B"/>
    <w:rsid w:val="2E5305AE"/>
    <w:rsid w:val="2E5F621A"/>
    <w:rsid w:val="2E6954FB"/>
    <w:rsid w:val="2E7240A7"/>
    <w:rsid w:val="2E91D7D6"/>
    <w:rsid w:val="2EC74ACD"/>
    <w:rsid w:val="2ED0E5B9"/>
    <w:rsid w:val="2EF73E7F"/>
    <w:rsid w:val="2F54C6AF"/>
    <w:rsid w:val="2F62C6B8"/>
    <w:rsid w:val="2F6D8579"/>
    <w:rsid w:val="2F74327B"/>
    <w:rsid w:val="2F76BC7A"/>
    <w:rsid w:val="2F779947"/>
    <w:rsid w:val="2F874E18"/>
    <w:rsid w:val="2FA31CF1"/>
    <w:rsid w:val="2FC3EBE8"/>
    <w:rsid w:val="2FD8CB1E"/>
    <w:rsid w:val="2FE4CAEF"/>
    <w:rsid w:val="3037B148"/>
    <w:rsid w:val="303800D2"/>
    <w:rsid w:val="304862C3"/>
    <w:rsid w:val="30651F65"/>
    <w:rsid w:val="3084CC97"/>
    <w:rsid w:val="308697E9"/>
    <w:rsid w:val="30A50F4E"/>
    <w:rsid w:val="30BE15F1"/>
    <w:rsid w:val="30C23067"/>
    <w:rsid w:val="3105B3E9"/>
    <w:rsid w:val="3115372E"/>
    <w:rsid w:val="312E9159"/>
    <w:rsid w:val="313DE165"/>
    <w:rsid w:val="3162EF4C"/>
    <w:rsid w:val="316618FE"/>
    <w:rsid w:val="31769E75"/>
    <w:rsid w:val="317F8FBE"/>
    <w:rsid w:val="3185CFC1"/>
    <w:rsid w:val="3199DC75"/>
    <w:rsid w:val="31A3596E"/>
    <w:rsid w:val="31CD65E3"/>
    <w:rsid w:val="31D6F21C"/>
    <w:rsid w:val="31E5058C"/>
    <w:rsid w:val="3218E341"/>
    <w:rsid w:val="32283CE2"/>
    <w:rsid w:val="3248DF2B"/>
    <w:rsid w:val="329DA1F6"/>
    <w:rsid w:val="32A1A1C0"/>
    <w:rsid w:val="32E79343"/>
    <w:rsid w:val="33316726"/>
    <w:rsid w:val="334C4955"/>
    <w:rsid w:val="335AA7B9"/>
    <w:rsid w:val="339FFD7F"/>
    <w:rsid w:val="33EBA0BF"/>
    <w:rsid w:val="33F419DB"/>
    <w:rsid w:val="34149A36"/>
    <w:rsid w:val="3429E53D"/>
    <w:rsid w:val="349457AB"/>
    <w:rsid w:val="3497516F"/>
    <w:rsid w:val="351A52DD"/>
    <w:rsid w:val="3525EDE4"/>
    <w:rsid w:val="357E6F84"/>
    <w:rsid w:val="3582A210"/>
    <w:rsid w:val="35866D62"/>
    <w:rsid w:val="35E030EC"/>
    <w:rsid w:val="3607139B"/>
    <w:rsid w:val="365770C9"/>
    <w:rsid w:val="365959E6"/>
    <w:rsid w:val="36724E38"/>
    <w:rsid w:val="3690F888"/>
    <w:rsid w:val="3698ECCF"/>
    <w:rsid w:val="36B020B6"/>
    <w:rsid w:val="36C3B248"/>
    <w:rsid w:val="36E4D3B6"/>
    <w:rsid w:val="376A05CA"/>
    <w:rsid w:val="3792293D"/>
    <w:rsid w:val="37B95D74"/>
    <w:rsid w:val="37CFD0AC"/>
    <w:rsid w:val="37D93813"/>
    <w:rsid w:val="37E6964F"/>
    <w:rsid w:val="37E954E3"/>
    <w:rsid w:val="382E2410"/>
    <w:rsid w:val="384DEB38"/>
    <w:rsid w:val="387010DE"/>
    <w:rsid w:val="387C60D6"/>
    <w:rsid w:val="38A5A946"/>
    <w:rsid w:val="38BD9FE3"/>
    <w:rsid w:val="38C7C3D4"/>
    <w:rsid w:val="38C8B968"/>
    <w:rsid w:val="38DB1711"/>
    <w:rsid w:val="38E9F7F0"/>
    <w:rsid w:val="393D3F7F"/>
    <w:rsid w:val="39529CAC"/>
    <w:rsid w:val="39E8BBFF"/>
    <w:rsid w:val="3A059924"/>
    <w:rsid w:val="3A1CB70F"/>
    <w:rsid w:val="3A1D73C6"/>
    <w:rsid w:val="3A6FB76B"/>
    <w:rsid w:val="3A7436D3"/>
    <w:rsid w:val="3A8639F7"/>
    <w:rsid w:val="3A911664"/>
    <w:rsid w:val="3AB3691A"/>
    <w:rsid w:val="3ABC3E30"/>
    <w:rsid w:val="3AD9D329"/>
    <w:rsid w:val="3AF6BA8F"/>
    <w:rsid w:val="3B02F53C"/>
    <w:rsid w:val="3B4B8858"/>
    <w:rsid w:val="3B81E386"/>
    <w:rsid w:val="3B9B2CCF"/>
    <w:rsid w:val="3B9BF013"/>
    <w:rsid w:val="3BB64185"/>
    <w:rsid w:val="3C6595B8"/>
    <w:rsid w:val="3C6F880A"/>
    <w:rsid w:val="3C7A2A24"/>
    <w:rsid w:val="3C7A8881"/>
    <w:rsid w:val="3C874F7D"/>
    <w:rsid w:val="3C88C2E7"/>
    <w:rsid w:val="3C94634F"/>
    <w:rsid w:val="3CA33B22"/>
    <w:rsid w:val="3CB7B197"/>
    <w:rsid w:val="3CBCDE9B"/>
    <w:rsid w:val="3CDDD0E3"/>
    <w:rsid w:val="3CDE6615"/>
    <w:rsid w:val="3D319113"/>
    <w:rsid w:val="3D4F7404"/>
    <w:rsid w:val="3D575D85"/>
    <w:rsid w:val="3D64FDA3"/>
    <w:rsid w:val="3D9165BF"/>
    <w:rsid w:val="3DA8ADBE"/>
    <w:rsid w:val="3DADA5DA"/>
    <w:rsid w:val="3DB4515B"/>
    <w:rsid w:val="3DC52CA8"/>
    <w:rsid w:val="3E33845E"/>
    <w:rsid w:val="3E36DAF8"/>
    <w:rsid w:val="3E954373"/>
    <w:rsid w:val="3EAEA19B"/>
    <w:rsid w:val="3EEFCA15"/>
    <w:rsid w:val="3EF5C4C8"/>
    <w:rsid w:val="3F39E6F5"/>
    <w:rsid w:val="3F3ECC4E"/>
    <w:rsid w:val="3F87CB49"/>
    <w:rsid w:val="3FB85068"/>
    <w:rsid w:val="3FCBD768"/>
    <w:rsid w:val="3FD3BCAB"/>
    <w:rsid w:val="40251C96"/>
    <w:rsid w:val="402AC9D3"/>
    <w:rsid w:val="4074C2D4"/>
    <w:rsid w:val="40754A3A"/>
    <w:rsid w:val="4092298B"/>
    <w:rsid w:val="40CADD40"/>
    <w:rsid w:val="40F293A2"/>
    <w:rsid w:val="40FBFD36"/>
    <w:rsid w:val="4111AAB9"/>
    <w:rsid w:val="414A3135"/>
    <w:rsid w:val="4150BF48"/>
    <w:rsid w:val="4174A105"/>
    <w:rsid w:val="4188BC2A"/>
    <w:rsid w:val="419B30D7"/>
    <w:rsid w:val="419B4D29"/>
    <w:rsid w:val="41BDD22C"/>
    <w:rsid w:val="41E1368B"/>
    <w:rsid w:val="41F3CF03"/>
    <w:rsid w:val="41FECAA1"/>
    <w:rsid w:val="42470809"/>
    <w:rsid w:val="429871A5"/>
    <w:rsid w:val="42A6BF62"/>
    <w:rsid w:val="42B3C2A3"/>
    <w:rsid w:val="42C5787F"/>
    <w:rsid w:val="43062FA1"/>
    <w:rsid w:val="43338632"/>
    <w:rsid w:val="435BC1AA"/>
    <w:rsid w:val="435EF688"/>
    <w:rsid w:val="43773406"/>
    <w:rsid w:val="43C810C1"/>
    <w:rsid w:val="43D011FD"/>
    <w:rsid w:val="43DCCD89"/>
    <w:rsid w:val="43F1FA52"/>
    <w:rsid w:val="43FCA20B"/>
    <w:rsid w:val="441128FE"/>
    <w:rsid w:val="44712EA8"/>
    <w:rsid w:val="44949AA1"/>
    <w:rsid w:val="44C503B4"/>
    <w:rsid w:val="44D5CA91"/>
    <w:rsid w:val="4501AA7E"/>
    <w:rsid w:val="45287ADF"/>
    <w:rsid w:val="4546CB0F"/>
    <w:rsid w:val="454A057A"/>
    <w:rsid w:val="456F6BCB"/>
    <w:rsid w:val="45EB983C"/>
    <w:rsid w:val="45EDB4A5"/>
    <w:rsid w:val="45F288A7"/>
    <w:rsid w:val="46010A84"/>
    <w:rsid w:val="46350F8E"/>
    <w:rsid w:val="4638EDDD"/>
    <w:rsid w:val="463A6487"/>
    <w:rsid w:val="463D70E8"/>
    <w:rsid w:val="4681610F"/>
    <w:rsid w:val="4694B085"/>
    <w:rsid w:val="469C3ADA"/>
    <w:rsid w:val="46C9923A"/>
    <w:rsid w:val="470EB7E8"/>
    <w:rsid w:val="4751C2FD"/>
    <w:rsid w:val="4758F453"/>
    <w:rsid w:val="475DB676"/>
    <w:rsid w:val="47A6258D"/>
    <w:rsid w:val="47B8E06A"/>
    <w:rsid w:val="47C4BE4B"/>
    <w:rsid w:val="47C7881D"/>
    <w:rsid w:val="47D7F2AC"/>
    <w:rsid w:val="47E55619"/>
    <w:rsid w:val="4802028B"/>
    <w:rsid w:val="4854CF8B"/>
    <w:rsid w:val="4871ACE6"/>
    <w:rsid w:val="4888A275"/>
    <w:rsid w:val="48BE9C0F"/>
    <w:rsid w:val="48D36522"/>
    <w:rsid w:val="4916751A"/>
    <w:rsid w:val="49202C49"/>
    <w:rsid w:val="494C14F5"/>
    <w:rsid w:val="49E2D02E"/>
    <w:rsid w:val="4A1A49EE"/>
    <w:rsid w:val="4A344812"/>
    <w:rsid w:val="4A73C431"/>
    <w:rsid w:val="4A74600B"/>
    <w:rsid w:val="4A9B23AB"/>
    <w:rsid w:val="4AD5DD0E"/>
    <w:rsid w:val="4AECD3A4"/>
    <w:rsid w:val="4AF8D45C"/>
    <w:rsid w:val="4B0E9894"/>
    <w:rsid w:val="4B380675"/>
    <w:rsid w:val="4B607352"/>
    <w:rsid w:val="4B7ABE46"/>
    <w:rsid w:val="4B84EEC9"/>
    <w:rsid w:val="4B9ECC1D"/>
    <w:rsid w:val="4BB9E790"/>
    <w:rsid w:val="4BC03F04"/>
    <w:rsid w:val="4BC600CB"/>
    <w:rsid w:val="4BCBA2E6"/>
    <w:rsid w:val="4BE2EDDD"/>
    <w:rsid w:val="4BFE3730"/>
    <w:rsid w:val="4C0D97D7"/>
    <w:rsid w:val="4C6BCC34"/>
    <w:rsid w:val="4CC2000D"/>
    <w:rsid w:val="4CD035AC"/>
    <w:rsid w:val="4CD21129"/>
    <w:rsid w:val="4CF8A008"/>
    <w:rsid w:val="4D149EE0"/>
    <w:rsid w:val="4D1B76EF"/>
    <w:rsid w:val="4D3DD6A0"/>
    <w:rsid w:val="4DBBFE62"/>
    <w:rsid w:val="4DD052B7"/>
    <w:rsid w:val="4DD8852D"/>
    <w:rsid w:val="4DDAA019"/>
    <w:rsid w:val="4DE675C8"/>
    <w:rsid w:val="4DF658AB"/>
    <w:rsid w:val="4E23942F"/>
    <w:rsid w:val="4E276147"/>
    <w:rsid w:val="4E299786"/>
    <w:rsid w:val="4E4646D8"/>
    <w:rsid w:val="4E6405F3"/>
    <w:rsid w:val="4E960FAC"/>
    <w:rsid w:val="4EA2EE7A"/>
    <w:rsid w:val="4EA4C980"/>
    <w:rsid w:val="4EBC1127"/>
    <w:rsid w:val="4EE7FF55"/>
    <w:rsid w:val="4EE98757"/>
    <w:rsid w:val="4F089D5E"/>
    <w:rsid w:val="4F214A88"/>
    <w:rsid w:val="4F3E0E10"/>
    <w:rsid w:val="4F549292"/>
    <w:rsid w:val="4F987A13"/>
    <w:rsid w:val="4FC03D8D"/>
    <w:rsid w:val="4FC17BA3"/>
    <w:rsid w:val="4FCF3068"/>
    <w:rsid w:val="4FF5D357"/>
    <w:rsid w:val="50178E80"/>
    <w:rsid w:val="502E08D5"/>
    <w:rsid w:val="5033AF2B"/>
    <w:rsid w:val="5034B2BC"/>
    <w:rsid w:val="5037CCD1"/>
    <w:rsid w:val="504D86D8"/>
    <w:rsid w:val="5053391F"/>
    <w:rsid w:val="50633263"/>
    <w:rsid w:val="50BF091D"/>
    <w:rsid w:val="5140275D"/>
    <w:rsid w:val="515D7049"/>
    <w:rsid w:val="5183DAB9"/>
    <w:rsid w:val="51B2AB43"/>
    <w:rsid w:val="51BD0557"/>
    <w:rsid w:val="51EF6E67"/>
    <w:rsid w:val="51F685CB"/>
    <w:rsid w:val="520E25CC"/>
    <w:rsid w:val="528A1BB1"/>
    <w:rsid w:val="528EF70A"/>
    <w:rsid w:val="529A737B"/>
    <w:rsid w:val="52B649CB"/>
    <w:rsid w:val="52B90CB2"/>
    <w:rsid w:val="52F8C2B8"/>
    <w:rsid w:val="530F7B87"/>
    <w:rsid w:val="5333CEE3"/>
    <w:rsid w:val="53386D8C"/>
    <w:rsid w:val="53404503"/>
    <w:rsid w:val="5350069F"/>
    <w:rsid w:val="53668557"/>
    <w:rsid w:val="536DD1E0"/>
    <w:rsid w:val="537DC3B6"/>
    <w:rsid w:val="5399F5E5"/>
    <w:rsid w:val="53A6B420"/>
    <w:rsid w:val="53B76024"/>
    <w:rsid w:val="53C542CE"/>
    <w:rsid w:val="542C7E22"/>
    <w:rsid w:val="5444F257"/>
    <w:rsid w:val="545DAB14"/>
    <w:rsid w:val="546F947F"/>
    <w:rsid w:val="54927FF9"/>
    <w:rsid w:val="549514CB"/>
    <w:rsid w:val="54A12299"/>
    <w:rsid w:val="55114E1E"/>
    <w:rsid w:val="55259BEF"/>
    <w:rsid w:val="55265C8A"/>
    <w:rsid w:val="5526AED2"/>
    <w:rsid w:val="5537A70D"/>
    <w:rsid w:val="55664987"/>
    <w:rsid w:val="5587A423"/>
    <w:rsid w:val="56C53C76"/>
    <w:rsid w:val="56DDA993"/>
    <w:rsid w:val="56E86000"/>
    <w:rsid w:val="571E1240"/>
    <w:rsid w:val="573A462C"/>
    <w:rsid w:val="57673EA5"/>
    <w:rsid w:val="5769D756"/>
    <w:rsid w:val="57891CA0"/>
    <w:rsid w:val="578D1C2A"/>
    <w:rsid w:val="57ABDDCB"/>
    <w:rsid w:val="57B11A30"/>
    <w:rsid w:val="57C0E0D1"/>
    <w:rsid w:val="57E50EA6"/>
    <w:rsid w:val="57EF923F"/>
    <w:rsid w:val="57F65A25"/>
    <w:rsid w:val="5800A31E"/>
    <w:rsid w:val="5817AFBF"/>
    <w:rsid w:val="582BDFE8"/>
    <w:rsid w:val="583209F9"/>
    <w:rsid w:val="58999C38"/>
    <w:rsid w:val="59036F73"/>
    <w:rsid w:val="5905DB28"/>
    <w:rsid w:val="59135AFA"/>
    <w:rsid w:val="593218B1"/>
    <w:rsid w:val="59B9FF01"/>
    <w:rsid w:val="59CF9AEC"/>
    <w:rsid w:val="59DCCF31"/>
    <w:rsid w:val="59F09310"/>
    <w:rsid w:val="5A19C338"/>
    <w:rsid w:val="5A29566D"/>
    <w:rsid w:val="5A575E64"/>
    <w:rsid w:val="5A5F640C"/>
    <w:rsid w:val="5A811FC6"/>
    <w:rsid w:val="5A93C306"/>
    <w:rsid w:val="5AEEE271"/>
    <w:rsid w:val="5B650DFE"/>
    <w:rsid w:val="5BA45FDB"/>
    <w:rsid w:val="5BC22B8C"/>
    <w:rsid w:val="5BC4C4FC"/>
    <w:rsid w:val="5BD4FD30"/>
    <w:rsid w:val="5BE577C2"/>
    <w:rsid w:val="5BE7F40A"/>
    <w:rsid w:val="5BF34B96"/>
    <w:rsid w:val="5BF7C924"/>
    <w:rsid w:val="5C48D290"/>
    <w:rsid w:val="5C72E7D7"/>
    <w:rsid w:val="5C75C6F4"/>
    <w:rsid w:val="5C9355D0"/>
    <w:rsid w:val="5C9F6872"/>
    <w:rsid w:val="5CF83A5E"/>
    <w:rsid w:val="5D05F5E0"/>
    <w:rsid w:val="5D09C75B"/>
    <w:rsid w:val="5D28E375"/>
    <w:rsid w:val="5D2CD380"/>
    <w:rsid w:val="5D603280"/>
    <w:rsid w:val="5D6F428C"/>
    <w:rsid w:val="5D8793AE"/>
    <w:rsid w:val="5D8D0112"/>
    <w:rsid w:val="5D971199"/>
    <w:rsid w:val="5DD1865F"/>
    <w:rsid w:val="5DDDBA30"/>
    <w:rsid w:val="5E05041E"/>
    <w:rsid w:val="5E492572"/>
    <w:rsid w:val="5E832BEF"/>
    <w:rsid w:val="5E95741A"/>
    <w:rsid w:val="5EB2E9AD"/>
    <w:rsid w:val="5F2F5056"/>
    <w:rsid w:val="5F386EA5"/>
    <w:rsid w:val="5F5E575F"/>
    <w:rsid w:val="5F6B6529"/>
    <w:rsid w:val="5F8593FF"/>
    <w:rsid w:val="5F943DE8"/>
    <w:rsid w:val="5F960FAE"/>
    <w:rsid w:val="5FBB35CC"/>
    <w:rsid w:val="6006D648"/>
    <w:rsid w:val="602E84FB"/>
    <w:rsid w:val="6042B3A5"/>
    <w:rsid w:val="604DECEE"/>
    <w:rsid w:val="60649B34"/>
    <w:rsid w:val="60F18839"/>
    <w:rsid w:val="610404D4"/>
    <w:rsid w:val="611162DF"/>
    <w:rsid w:val="6125FCB8"/>
    <w:rsid w:val="613202F4"/>
    <w:rsid w:val="6145A364"/>
    <w:rsid w:val="616CF896"/>
    <w:rsid w:val="617514D1"/>
    <w:rsid w:val="61781CE4"/>
    <w:rsid w:val="618205AE"/>
    <w:rsid w:val="618466FD"/>
    <w:rsid w:val="61A0F9B8"/>
    <w:rsid w:val="61B3CD13"/>
    <w:rsid w:val="61DD0D0F"/>
    <w:rsid w:val="61E1F81E"/>
    <w:rsid w:val="61EE72FA"/>
    <w:rsid w:val="62261ABA"/>
    <w:rsid w:val="62535250"/>
    <w:rsid w:val="625451DF"/>
    <w:rsid w:val="629ED787"/>
    <w:rsid w:val="62C58ECD"/>
    <w:rsid w:val="62F9699B"/>
    <w:rsid w:val="62FABC4B"/>
    <w:rsid w:val="634ACB40"/>
    <w:rsid w:val="634E2DCA"/>
    <w:rsid w:val="63790B24"/>
    <w:rsid w:val="639581F7"/>
    <w:rsid w:val="639C3181"/>
    <w:rsid w:val="63C6F96F"/>
    <w:rsid w:val="63DE388F"/>
    <w:rsid w:val="640F07F0"/>
    <w:rsid w:val="645E9D8E"/>
    <w:rsid w:val="6467A6D5"/>
    <w:rsid w:val="648880F1"/>
    <w:rsid w:val="64920E85"/>
    <w:rsid w:val="64BAEC8C"/>
    <w:rsid w:val="64D62AED"/>
    <w:rsid w:val="64DBA4E1"/>
    <w:rsid w:val="64FB922F"/>
    <w:rsid w:val="64FF4362"/>
    <w:rsid w:val="65037638"/>
    <w:rsid w:val="653180D9"/>
    <w:rsid w:val="6541F67B"/>
    <w:rsid w:val="6574F47F"/>
    <w:rsid w:val="65AF7D89"/>
    <w:rsid w:val="65B8CD0B"/>
    <w:rsid w:val="65B9B2EC"/>
    <w:rsid w:val="65D25C05"/>
    <w:rsid w:val="664F7EDD"/>
    <w:rsid w:val="666BAE24"/>
    <w:rsid w:val="667A2B20"/>
    <w:rsid w:val="668C0897"/>
    <w:rsid w:val="668FBD52"/>
    <w:rsid w:val="66CDABD2"/>
    <w:rsid w:val="66E831AD"/>
    <w:rsid w:val="6710E2F8"/>
    <w:rsid w:val="679A2E41"/>
    <w:rsid w:val="67C88E2F"/>
    <w:rsid w:val="67D36015"/>
    <w:rsid w:val="67D64EFE"/>
    <w:rsid w:val="67E06068"/>
    <w:rsid w:val="68012534"/>
    <w:rsid w:val="68161E0E"/>
    <w:rsid w:val="683EFBF8"/>
    <w:rsid w:val="68527E34"/>
    <w:rsid w:val="6890B098"/>
    <w:rsid w:val="68D8E402"/>
    <w:rsid w:val="68FA299E"/>
    <w:rsid w:val="69157666"/>
    <w:rsid w:val="69361139"/>
    <w:rsid w:val="699F3832"/>
    <w:rsid w:val="6A042A06"/>
    <w:rsid w:val="6A0B9E46"/>
    <w:rsid w:val="6A22843C"/>
    <w:rsid w:val="6A486CCE"/>
    <w:rsid w:val="6A659ABF"/>
    <w:rsid w:val="6A675B1F"/>
    <w:rsid w:val="6A6A30CC"/>
    <w:rsid w:val="6AAA94BD"/>
    <w:rsid w:val="6ACF488C"/>
    <w:rsid w:val="6ACFE7DE"/>
    <w:rsid w:val="6AD7690F"/>
    <w:rsid w:val="6AE0C94A"/>
    <w:rsid w:val="6AE4E541"/>
    <w:rsid w:val="6AE79AFA"/>
    <w:rsid w:val="6AEC5D50"/>
    <w:rsid w:val="6B064855"/>
    <w:rsid w:val="6B63E0A5"/>
    <w:rsid w:val="6B73B97B"/>
    <w:rsid w:val="6B8C951E"/>
    <w:rsid w:val="6BB1BE98"/>
    <w:rsid w:val="6BB4CF92"/>
    <w:rsid w:val="6BC3B737"/>
    <w:rsid w:val="6BED8F7C"/>
    <w:rsid w:val="6C22F670"/>
    <w:rsid w:val="6C3B027F"/>
    <w:rsid w:val="6C476415"/>
    <w:rsid w:val="6CA354B7"/>
    <w:rsid w:val="6CC0D870"/>
    <w:rsid w:val="6CC23C25"/>
    <w:rsid w:val="6CC5213E"/>
    <w:rsid w:val="6CCE636A"/>
    <w:rsid w:val="6CDC3938"/>
    <w:rsid w:val="6D072FFE"/>
    <w:rsid w:val="6D0EC4CD"/>
    <w:rsid w:val="6D2443E2"/>
    <w:rsid w:val="6D325D92"/>
    <w:rsid w:val="6D4A50B6"/>
    <w:rsid w:val="6D4EBB0F"/>
    <w:rsid w:val="6D62D272"/>
    <w:rsid w:val="6DE4A768"/>
    <w:rsid w:val="6E151E94"/>
    <w:rsid w:val="6E45124E"/>
    <w:rsid w:val="6E4D7BEA"/>
    <w:rsid w:val="6E4E03B1"/>
    <w:rsid w:val="6E5D86E3"/>
    <w:rsid w:val="6E772268"/>
    <w:rsid w:val="6E9F61E7"/>
    <w:rsid w:val="6EA0B672"/>
    <w:rsid w:val="6EDEE97F"/>
    <w:rsid w:val="6EE9455E"/>
    <w:rsid w:val="6EEE6DB5"/>
    <w:rsid w:val="6F04C6F6"/>
    <w:rsid w:val="6F42D4A3"/>
    <w:rsid w:val="6F7F2056"/>
    <w:rsid w:val="6F87ACDE"/>
    <w:rsid w:val="6FA8F4A5"/>
    <w:rsid w:val="6FB51A35"/>
    <w:rsid w:val="6FD6B494"/>
    <w:rsid w:val="6FE4AA9E"/>
    <w:rsid w:val="6FE586A5"/>
    <w:rsid w:val="6FF5E049"/>
    <w:rsid w:val="6FFA2D89"/>
    <w:rsid w:val="70010637"/>
    <w:rsid w:val="7049333C"/>
    <w:rsid w:val="705924D5"/>
    <w:rsid w:val="70811E4F"/>
    <w:rsid w:val="70A2F21E"/>
    <w:rsid w:val="70E4E1F8"/>
    <w:rsid w:val="716A5399"/>
    <w:rsid w:val="71822424"/>
    <w:rsid w:val="718D279C"/>
    <w:rsid w:val="719F773C"/>
    <w:rsid w:val="71A7E604"/>
    <w:rsid w:val="71AF902A"/>
    <w:rsid w:val="71B0A5D8"/>
    <w:rsid w:val="71B3A1D4"/>
    <w:rsid w:val="71B7917F"/>
    <w:rsid w:val="71BD6535"/>
    <w:rsid w:val="71CE38BC"/>
    <w:rsid w:val="71DADA4E"/>
    <w:rsid w:val="71E6C6E8"/>
    <w:rsid w:val="725F7109"/>
    <w:rsid w:val="7267F6BB"/>
    <w:rsid w:val="727B12CD"/>
    <w:rsid w:val="728B0969"/>
    <w:rsid w:val="729E0072"/>
    <w:rsid w:val="72B0D651"/>
    <w:rsid w:val="72D11D5F"/>
    <w:rsid w:val="72DD72C0"/>
    <w:rsid w:val="72EF32D7"/>
    <w:rsid w:val="732BB4D9"/>
    <w:rsid w:val="73372293"/>
    <w:rsid w:val="73B45C70"/>
    <w:rsid w:val="73D3437C"/>
    <w:rsid w:val="73DDF49E"/>
    <w:rsid w:val="73FBE07F"/>
    <w:rsid w:val="740D1196"/>
    <w:rsid w:val="7464F3AE"/>
    <w:rsid w:val="74853F78"/>
    <w:rsid w:val="74B59863"/>
    <w:rsid w:val="74BF16DA"/>
    <w:rsid w:val="74D39F36"/>
    <w:rsid w:val="7534DE13"/>
    <w:rsid w:val="762862FB"/>
    <w:rsid w:val="76342981"/>
    <w:rsid w:val="76354A0F"/>
    <w:rsid w:val="7660A28D"/>
    <w:rsid w:val="766E95E5"/>
    <w:rsid w:val="7680FE76"/>
    <w:rsid w:val="7746561B"/>
    <w:rsid w:val="7762FA56"/>
    <w:rsid w:val="7767BACB"/>
    <w:rsid w:val="7792C1CE"/>
    <w:rsid w:val="779E90AB"/>
    <w:rsid w:val="77A88609"/>
    <w:rsid w:val="77E03157"/>
    <w:rsid w:val="77F3FEEB"/>
    <w:rsid w:val="78185920"/>
    <w:rsid w:val="782A90F6"/>
    <w:rsid w:val="7836AB65"/>
    <w:rsid w:val="78A328B6"/>
    <w:rsid w:val="78AD925F"/>
    <w:rsid w:val="793F14D1"/>
    <w:rsid w:val="7957D156"/>
    <w:rsid w:val="798771DC"/>
    <w:rsid w:val="79C25DF1"/>
    <w:rsid w:val="79CCF5A4"/>
    <w:rsid w:val="79DA2E84"/>
    <w:rsid w:val="79FDD2C8"/>
    <w:rsid w:val="7A3413A8"/>
    <w:rsid w:val="7A3918B4"/>
    <w:rsid w:val="7A74EEF7"/>
    <w:rsid w:val="7AB64A39"/>
    <w:rsid w:val="7AD3B939"/>
    <w:rsid w:val="7AF7612B"/>
    <w:rsid w:val="7B2ED5D8"/>
    <w:rsid w:val="7B427057"/>
    <w:rsid w:val="7B429256"/>
    <w:rsid w:val="7B7C053E"/>
    <w:rsid w:val="7BB9FC14"/>
    <w:rsid w:val="7BD5F3D5"/>
    <w:rsid w:val="7C06C7ED"/>
    <w:rsid w:val="7C1FDDB7"/>
    <w:rsid w:val="7C72DE6A"/>
    <w:rsid w:val="7CEEA370"/>
    <w:rsid w:val="7D1CF68C"/>
    <w:rsid w:val="7D2BB183"/>
    <w:rsid w:val="7D91B3F4"/>
    <w:rsid w:val="7DBD8CA4"/>
    <w:rsid w:val="7DBDD259"/>
    <w:rsid w:val="7DCB526E"/>
    <w:rsid w:val="7E28EB61"/>
    <w:rsid w:val="7E2B4819"/>
    <w:rsid w:val="7E4E8DF5"/>
    <w:rsid w:val="7E8151E7"/>
    <w:rsid w:val="7E86EE08"/>
    <w:rsid w:val="7EA1AF95"/>
    <w:rsid w:val="7EAE6603"/>
    <w:rsid w:val="7EC1CFF8"/>
    <w:rsid w:val="7EC3F2E4"/>
    <w:rsid w:val="7ED31AF6"/>
    <w:rsid w:val="7EE71765"/>
    <w:rsid w:val="7EFFF861"/>
    <w:rsid w:val="7F052A77"/>
    <w:rsid w:val="7F0817CC"/>
    <w:rsid w:val="7F09A231"/>
    <w:rsid w:val="7F17ECE0"/>
    <w:rsid w:val="7F2693B5"/>
    <w:rsid w:val="7F3EB731"/>
    <w:rsid w:val="7FCB35CF"/>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3D88C"/>
  <w15:chartTrackingRefBased/>
  <w15:docId w15:val="{68864921-C77B-4BFF-AE57-107063C3F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820"/>
  </w:style>
  <w:style w:type="paragraph" w:styleId="Ttulo1">
    <w:name w:val="heading 1"/>
    <w:basedOn w:val="Normal"/>
    <w:next w:val="Normal"/>
    <w:link w:val="Ttulo1Car"/>
    <w:uiPriority w:val="9"/>
    <w:qFormat/>
    <w:rsid w:val="000D32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D32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D326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D326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D326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D326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D326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D326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D326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326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D326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D326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D326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D326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D326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D326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D326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D3262"/>
    <w:rPr>
      <w:rFonts w:eastAsiaTheme="majorEastAsia" w:cstheme="majorBidi"/>
      <w:color w:val="272727" w:themeColor="text1" w:themeTint="D8"/>
    </w:rPr>
  </w:style>
  <w:style w:type="paragraph" w:styleId="Ttulo">
    <w:name w:val="Title"/>
    <w:basedOn w:val="Normal"/>
    <w:next w:val="Normal"/>
    <w:link w:val="TtuloCar"/>
    <w:uiPriority w:val="10"/>
    <w:qFormat/>
    <w:rsid w:val="000D32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D326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D326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D326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D3262"/>
    <w:pPr>
      <w:spacing w:before="160"/>
      <w:jc w:val="center"/>
    </w:pPr>
    <w:rPr>
      <w:i/>
      <w:iCs/>
      <w:color w:val="404040" w:themeColor="text1" w:themeTint="BF"/>
    </w:rPr>
  </w:style>
  <w:style w:type="character" w:customStyle="1" w:styleId="CitaCar">
    <w:name w:val="Cita Car"/>
    <w:basedOn w:val="Fuentedeprrafopredeter"/>
    <w:link w:val="Cita"/>
    <w:uiPriority w:val="29"/>
    <w:rsid w:val="000D3262"/>
    <w:rPr>
      <w:i/>
      <w:iCs/>
      <w:color w:val="404040" w:themeColor="text1" w:themeTint="BF"/>
    </w:rPr>
  </w:style>
  <w:style w:type="paragraph" w:styleId="Prrafodelista">
    <w:name w:val="List Paragraph"/>
    <w:basedOn w:val="Normal"/>
    <w:link w:val="PrrafodelistaCar"/>
    <w:uiPriority w:val="34"/>
    <w:qFormat/>
    <w:rsid w:val="000D3262"/>
    <w:pPr>
      <w:ind w:left="720"/>
      <w:contextualSpacing/>
    </w:pPr>
  </w:style>
  <w:style w:type="character" w:styleId="nfasisintenso">
    <w:name w:val="Intense Emphasis"/>
    <w:basedOn w:val="Fuentedeprrafopredeter"/>
    <w:uiPriority w:val="21"/>
    <w:qFormat/>
    <w:rsid w:val="000D3262"/>
    <w:rPr>
      <w:i/>
      <w:iCs/>
      <w:color w:val="0F4761" w:themeColor="accent1" w:themeShade="BF"/>
    </w:rPr>
  </w:style>
  <w:style w:type="paragraph" w:styleId="Citadestacada">
    <w:name w:val="Intense Quote"/>
    <w:basedOn w:val="Normal"/>
    <w:next w:val="Normal"/>
    <w:link w:val="CitadestacadaCar"/>
    <w:uiPriority w:val="30"/>
    <w:qFormat/>
    <w:rsid w:val="000D32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D3262"/>
    <w:rPr>
      <w:i/>
      <w:iCs/>
      <w:color w:val="0F4761" w:themeColor="accent1" w:themeShade="BF"/>
    </w:rPr>
  </w:style>
  <w:style w:type="character" w:styleId="Referenciaintensa">
    <w:name w:val="Intense Reference"/>
    <w:basedOn w:val="Fuentedeprrafopredeter"/>
    <w:uiPriority w:val="32"/>
    <w:qFormat/>
    <w:rsid w:val="000D3262"/>
    <w:rPr>
      <w:b/>
      <w:bCs/>
      <w:smallCaps/>
      <w:color w:val="0F4761" w:themeColor="accent1" w:themeShade="BF"/>
      <w:spacing w:val="5"/>
    </w:rPr>
  </w:style>
  <w:style w:type="table" w:styleId="Tablaconcuadrcula">
    <w:name w:val="Table Grid"/>
    <w:basedOn w:val="Tablanormal"/>
    <w:uiPriority w:val="39"/>
    <w:rsid w:val="000D3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D326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3262"/>
  </w:style>
  <w:style w:type="paragraph" w:styleId="Piedepgina">
    <w:name w:val="footer"/>
    <w:basedOn w:val="Normal"/>
    <w:link w:val="PiedepginaCar"/>
    <w:uiPriority w:val="99"/>
    <w:unhideWhenUsed/>
    <w:rsid w:val="000D326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3262"/>
  </w:style>
  <w:style w:type="paragraph" w:styleId="Sinespaciado">
    <w:name w:val="No Spacing"/>
    <w:link w:val="SinespaciadoCar"/>
    <w:uiPriority w:val="1"/>
    <w:qFormat/>
    <w:rsid w:val="00234948"/>
    <w:pPr>
      <w:spacing w:after="0" w:line="240" w:lineRule="auto"/>
    </w:pPr>
    <w:rPr>
      <w:rFonts w:eastAsiaTheme="minorEastAsia"/>
      <w:kern w:val="0"/>
      <w:lang w:eastAsia="es-CL"/>
      <w14:ligatures w14:val="none"/>
    </w:rPr>
  </w:style>
  <w:style w:type="character" w:customStyle="1" w:styleId="SinespaciadoCar">
    <w:name w:val="Sin espaciado Car"/>
    <w:basedOn w:val="Fuentedeprrafopredeter"/>
    <w:link w:val="Sinespaciado"/>
    <w:uiPriority w:val="1"/>
    <w:rsid w:val="00234948"/>
    <w:rPr>
      <w:rFonts w:eastAsiaTheme="minorEastAsia"/>
      <w:kern w:val="0"/>
      <w:lang w:eastAsia="es-CL"/>
      <w14:ligatures w14:val="none"/>
    </w:rPr>
  </w:style>
  <w:style w:type="paragraph" w:styleId="TtuloTDC">
    <w:name w:val="TOC Heading"/>
    <w:basedOn w:val="Ttulo1"/>
    <w:next w:val="Normal"/>
    <w:uiPriority w:val="39"/>
    <w:unhideWhenUsed/>
    <w:qFormat/>
    <w:rsid w:val="00234948"/>
    <w:pPr>
      <w:spacing w:before="240" w:after="0"/>
      <w:outlineLvl w:val="9"/>
    </w:pPr>
    <w:rPr>
      <w:kern w:val="0"/>
      <w:sz w:val="32"/>
      <w:szCs w:val="32"/>
      <w:lang w:eastAsia="es-CL"/>
      <w14:ligatures w14:val="none"/>
    </w:rPr>
  </w:style>
  <w:style w:type="paragraph" w:styleId="TDC1">
    <w:name w:val="toc 1"/>
    <w:basedOn w:val="Normal"/>
    <w:next w:val="Normal"/>
    <w:autoRedefine/>
    <w:uiPriority w:val="39"/>
    <w:unhideWhenUsed/>
    <w:rsid w:val="00234948"/>
    <w:pPr>
      <w:spacing w:after="100"/>
    </w:pPr>
  </w:style>
  <w:style w:type="character" w:styleId="Hipervnculo">
    <w:name w:val="Hyperlink"/>
    <w:basedOn w:val="Fuentedeprrafopredeter"/>
    <w:uiPriority w:val="99"/>
    <w:unhideWhenUsed/>
    <w:rsid w:val="00234948"/>
    <w:rPr>
      <w:color w:val="467886" w:themeColor="hyperlink"/>
      <w:u w:val="single"/>
    </w:rPr>
  </w:style>
  <w:style w:type="paragraph" w:styleId="TDC2">
    <w:name w:val="toc 2"/>
    <w:basedOn w:val="Normal"/>
    <w:next w:val="Normal"/>
    <w:autoRedefine/>
    <w:uiPriority w:val="39"/>
    <w:unhideWhenUsed/>
    <w:rsid w:val="009C6F24"/>
    <w:pPr>
      <w:spacing w:after="100"/>
      <w:ind w:left="220"/>
    </w:pPr>
  </w:style>
  <w:style w:type="character" w:customStyle="1" w:styleId="PrrafodelistaCar">
    <w:name w:val="Párrafo de lista Car"/>
    <w:link w:val="Prrafodelista"/>
    <w:uiPriority w:val="34"/>
    <w:rsid w:val="0009683A"/>
  </w:style>
  <w:style w:type="paragraph" w:customStyle="1" w:styleId="TitulosProyecto">
    <w:name w:val="Titulos Proyecto"/>
    <w:basedOn w:val="Normal"/>
    <w:next w:val="Ttulo1"/>
    <w:link w:val="TitulosProyectoCar"/>
    <w:qFormat/>
    <w:rsid w:val="00242C52"/>
    <w:rPr>
      <w:rFonts w:ascii="Arial" w:hAnsi="Arial"/>
      <w:color w:val="156082" w:themeColor="accent1"/>
      <w:sz w:val="28"/>
    </w:rPr>
  </w:style>
  <w:style w:type="character" w:customStyle="1" w:styleId="TitulosProyectoCar">
    <w:name w:val="Titulos Proyecto Car"/>
    <w:basedOn w:val="Fuentedeprrafopredeter"/>
    <w:link w:val="TitulosProyecto"/>
    <w:rsid w:val="00242C52"/>
    <w:rPr>
      <w:rFonts w:ascii="Arial" w:hAnsi="Arial"/>
      <w:color w:val="156082" w:themeColor="accent1"/>
      <w:sz w:val="28"/>
    </w:rPr>
  </w:style>
  <w:style w:type="paragraph" w:customStyle="1" w:styleId="Subtituloproyecto">
    <w:name w:val="Subtitulo proyecto"/>
    <w:basedOn w:val="TitulosProyecto"/>
    <w:link w:val="SubtituloproyectoCar"/>
    <w:qFormat/>
    <w:rsid w:val="002A0241"/>
    <w:rPr>
      <w:sz w:val="26"/>
    </w:rPr>
  </w:style>
  <w:style w:type="character" w:customStyle="1" w:styleId="SubtituloproyectoCar">
    <w:name w:val="Subtitulo proyecto Car"/>
    <w:basedOn w:val="TitulosProyectoCar"/>
    <w:link w:val="Subtituloproyecto"/>
    <w:rsid w:val="002A0241"/>
    <w:rPr>
      <w:rFonts w:ascii="Arial" w:hAnsi="Arial"/>
      <w:color w:val="156082" w:themeColor="accent1"/>
      <w:sz w:val="26"/>
    </w:rPr>
  </w:style>
  <w:style w:type="paragraph" w:customStyle="1" w:styleId="Parrafoproyecto">
    <w:name w:val="Parrafo proyecto"/>
    <w:basedOn w:val="Prrafodelista"/>
    <w:link w:val="ParrafoproyectoCar"/>
    <w:rsid w:val="002A0241"/>
    <w:pPr>
      <w:numPr>
        <w:numId w:val="2"/>
      </w:numPr>
      <w:spacing w:line="360" w:lineRule="auto"/>
      <w:jc w:val="both"/>
    </w:pPr>
    <w:rPr>
      <w:rFonts w:ascii="Arial" w:hAnsi="Arial" w:cs="Arial"/>
      <w:color w:val="000000" w:themeColor="text1"/>
      <w:sz w:val="24"/>
      <w:szCs w:val="24"/>
      <w:lang w:val="es-MX"/>
    </w:rPr>
  </w:style>
  <w:style w:type="character" w:customStyle="1" w:styleId="ParrafoproyectoCar">
    <w:name w:val="Parrafo proyecto Car"/>
    <w:basedOn w:val="PrrafodelistaCar"/>
    <w:link w:val="Parrafoproyecto"/>
    <w:rsid w:val="002A0241"/>
    <w:rPr>
      <w:rFonts w:ascii="Arial" w:hAnsi="Arial" w:cs="Arial"/>
      <w:color w:val="000000" w:themeColor="text1"/>
      <w:sz w:val="24"/>
      <w:szCs w:val="24"/>
      <w:lang w:val="es-MX"/>
    </w:rPr>
  </w:style>
  <w:style w:type="paragraph" w:customStyle="1" w:styleId="ParrafoProyecto0">
    <w:name w:val="Parrafo Proyecto"/>
    <w:basedOn w:val="Normal"/>
    <w:link w:val="ParrafoProyectoCar0"/>
    <w:qFormat/>
    <w:rsid w:val="002A0241"/>
    <w:pPr>
      <w:spacing w:line="360" w:lineRule="auto"/>
      <w:jc w:val="both"/>
    </w:pPr>
    <w:rPr>
      <w:rFonts w:ascii="Arial" w:hAnsi="Arial" w:cs="Arial"/>
      <w:color w:val="000000" w:themeColor="text1"/>
      <w:sz w:val="24"/>
      <w:szCs w:val="24"/>
      <w:lang w:val="es-MX"/>
    </w:rPr>
  </w:style>
  <w:style w:type="character" w:customStyle="1" w:styleId="ParrafoProyectoCar0">
    <w:name w:val="Parrafo Proyecto Car"/>
    <w:basedOn w:val="Fuentedeprrafopredeter"/>
    <w:link w:val="ParrafoProyecto0"/>
    <w:rsid w:val="002A0241"/>
    <w:rPr>
      <w:rFonts w:ascii="Arial" w:hAnsi="Arial" w:cs="Arial"/>
      <w:color w:val="000000" w:themeColor="text1"/>
      <w:sz w:val="24"/>
      <w:szCs w:val="24"/>
      <w:lang w:val="es-MX"/>
    </w:rPr>
  </w:style>
  <w:style w:type="paragraph" w:styleId="Descripcin">
    <w:name w:val="caption"/>
    <w:basedOn w:val="Normal"/>
    <w:next w:val="Normal"/>
    <w:uiPriority w:val="35"/>
    <w:unhideWhenUsed/>
    <w:qFormat/>
    <w:rsid w:val="006A1F30"/>
    <w:pPr>
      <w:spacing w:after="200" w:line="240" w:lineRule="auto"/>
    </w:pPr>
    <w:rPr>
      <w:i/>
      <w:iCs/>
      <w:color w:val="0E2841" w:themeColor="text2"/>
      <w:sz w:val="18"/>
      <w:szCs w:val="18"/>
    </w:rPr>
  </w:style>
  <w:style w:type="paragraph" w:styleId="TDC3">
    <w:name w:val="toc 3"/>
    <w:basedOn w:val="Normal"/>
    <w:next w:val="Normal"/>
    <w:autoRedefine/>
    <w:uiPriority w:val="39"/>
    <w:unhideWhenUsed/>
    <w:rsid w:val="00846A4A"/>
    <w:pPr>
      <w:spacing w:after="100"/>
      <w:ind w:left="440"/>
    </w:pPr>
  </w:style>
  <w:style w:type="paragraph" w:styleId="Bibliografa">
    <w:name w:val="Bibliography"/>
    <w:basedOn w:val="Normal"/>
    <w:next w:val="Normal"/>
    <w:uiPriority w:val="37"/>
    <w:unhideWhenUsed/>
    <w:rsid w:val="00A77E44"/>
  </w:style>
  <w:style w:type="character" w:styleId="Mencinsinresolver">
    <w:name w:val="Unresolved Mention"/>
    <w:basedOn w:val="Fuentedeprrafopredeter"/>
    <w:uiPriority w:val="99"/>
    <w:semiHidden/>
    <w:unhideWhenUsed/>
    <w:rsid w:val="00866521"/>
    <w:rPr>
      <w:color w:val="605E5C"/>
      <w:shd w:val="clear" w:color="auto" w:fill="E1DFDD"/>
    </w:rPr>
  </w:style>
  <w:style w:type="paragraph" w:styleId="ndice1">
    <w:name w:val="index 1"/>
    <w:basedOn w:val="Normal"/>
    <w:next w:val="Normal"/>
    <w:autoRedefine/>
    <w:uiPriority w:val="99"/>
    <w:unhideWhenUsed/>
    <w:rsid w:val="005E475D"/>
    <w:pPr>
      <w:spacing w:after="0"/>
      <w:ind w:left="220" w:hanging="220"/>
    </w:pPr>
    <w:rPr>
      <w:sz w:val="20"/>
      <w:szCs w:val="20"/>
    </w:rPr>
  </w:style>
  <w:style w:type="paragraph" w:styleId="ndice2">
    <w:name w:val="index 2"/>
    <w:basedOn w:val="Normal"/>
    <w:next w:val="Normal"/>
    <w:autoRedefine/>
    <w:uiPriority w:val="99"/>
    <w:unhideWhenUsed/>
    <w:rsid w:val="005E475D"/>
    <w:pPr>
      <w:spacing w:after="0"/>
      <w:ind w:left="440" w:hanging="220"/>
    </w:pPr>
    <w:rPr>
      <w:sz w:val="20"/>
      <w:szCs w:val="20"/>
    </w:rPr>
  </w:style>
  <w:style w:type="paragraph" w:styleId="ndice3">
    <w:name w:val="index 3"/>
    <w:basedOn w:val="Normal"/>
    <w:next w:val="Normal"/>
    <w:autoRedefine/>
    <w:uiPriority w:val="99"/>
    <w:unhideWhenUsed/>
    <w:rsid w:val="005E475D"/>
    <w:pPr>
      <w:spacing w:after="0"/>
      <w:ind w:left="660" w:hanging="220"/>
    </w:pPr>
    <w:rPr>
      <w:sz w:val="20"/>
      <w:szCs w:val="20"/>
    </w:rPr>
  </w:style>
  <w:style w:type="paragraph" w:styleId="ndice4">
    <w:name w:val="index 4"/>
    <w:basedOn w:val="Normal"/>
    <w:next w:val="Normal"/>
    <w:autoRedefine/>
    <w:uiPriority w:val="99"/>
    <w:unhideWhenUsed/>
    <w:rsid w:val="005E475D"/>
    <w:pPr>
      <w:spacing w:after="0"/>
      <w:ind w:left="880" w:hanging="220"/>
    </w:pPr>
    <w:rPr>
      <w:sz w:val="20"/>
      <w:szCs w:val="20"/>
    </w:rPr>
  </w:style>
  <w:style w:type="paragraph" w:styleId="ndice5">
    <w:name w:val="index 5"/>
    <w:basedOn w:val="Normal"/>
    <w:next w:val="Normal"/>
    <w:autoRedefine/>
    <w:uiPriority w:val="99"/>
    <w:unhideWhenUsed/>
    <w:rsid w:val="005E475D"/>
    <w:pPr>
      <w:spacing w:after="0"/>
      <w:ind w:left="1100" w:hanging="220"/>
    </w:pPr>
    <w:rPr>
      <w:sz w:val="20"/>
      <w:szCs w:val="20"/>
    </w:rPr>
  </w:style>
  <w:style w:type="paragraph" w:styleId="ndice6">
    <w:name w:val="index 6"/>
    <w:basedOn w:val="Normal"/>
    <w:next w:val="Normal"/>
    <w:autoRedefine/>
    <w:uiPriority w:val="99"/>
    <w:unhideWhenUsed/>
    <w:rsid w:val="005E475D"/>
    <w:pPr>
      <w:spacing w:after="0"/>
      <w:ind w:left="1320" w:hanging="220"/>
    </w:pPr>
    <w:rPr>
      <w:sz w:val="20"/>
      <w:szCs w:val="20"/>
    </w:rPr>
  </w:style>
  <w:style w:type="paragraph" w:styleId="ndice7">
    <w:name w:val="index 7"/>
    <w:basedOn w:val="Normal"/>
    <w:next w:val="Normal"/>
    <w:autoRedefine/>
    <w:uiPriority w:val="99"/>
    <w:unhideWhenUsed/>
    <w:rsid w:val="005E475D"/>
    <w:pPr>
      <w:spacing w:after="0"/>
      <w:ind w:left="1540" w:hanging="220"/>
    </w:pPr>
    <w:rPr>
      <w:sz w:val="20"/>
      <w:szCs w:val="20"/>
    </w:rPr>
  </w:style>
  <w:style w:type="paragraph" w:styleId="ndice8">
    <w:name w:val="index 8"/>
    <w:basedOn w:val="Normal"/>
    <w:next w:val="Normal"/>
    <w:autoRedefine/>
    <w:uiPriority w:val="99"/>
    <w:unhideWhenUsed/>
    <w:rsid w:val="005E475D"/>
    <w:pPr>
      <w:spacing w:after="0"/>
      <w:ind w:left="1760" w:hanging="220"/>
    </w:pPr>
    <w:rPr>
      <w:sz w:val="20"/>
      <w:szCs w:val="20"/>
    </w:rPr>
  </w:style>
  <w:style w:type="paragraph" w:styleId="ndice9">
    <w:name w:val="index 9"/>
    <w:basedOn w:val="Normal"/>
    <w:next w:val="Normal"/>
    <w:autoRedefine/>
    <w:uiPriority w:val="99"/>
    <w:unhideWhenUsed/>
    <w:rsid w:val="005E475D"/>
    <w:pPr>
      <w:spacing w:after="0"/>
      <w:ind w:left="1980" w:hanging="220"/>
    </w:pPr>
    <w:rPr>
      <w:sz w:val="20"/>
      <w:szCs w:val="20"/>
    </w:rPr>
  </w:style>
  <w:style w:type="paragraph" w:styleId="Ttulodendice">
    <w:name w:val="index heading"/>
    <w:basedOn w:val="Normal"/>
    <w:next w:val="ndice1"/>
    <w:uiPriority w:val="99"/>
    <w:unhideWhenUsed/>
    <w:rsid w:val="005E475D"/>
    <w:pPr>
      <w:spacing w:before="120" w:after="120"/>
    </w:pPr>
    <w:rPr>
      <w:b/>
      <w:bCs/>
      <w:i/>
      <w:iCs/>
      <w:sz w:val="20"/>
      <w:szCs w:val="20"/>
    </w:rPr>
  </w:style>
  <w:style w:type="paragraph" w:styleId="Tabladeilustraciones">
    <w:name w:val="table of figures"/>
    <w:basedOn w:val="Normal"/>
    <w:next w:val="Normal"/>
    <w:uiPriority w:val="99"/>
    <w:unhideWhenUsed/>
    <w:rsid w:val="00B957F1"/>
    <w:pPr>
      <w:spacing w:after="0"/>
    </w:pPr>
  </w:style>
  <w:style w:type="character" w:styleId="Hipervnculovisitado">
    <w:name w:val="FollowedHyperlink"/>
    <w:basedOn w:val="Fuentedeprrafopredeter"/>
    <w:uiPriority w:val="99"/>
    <w:semiHidden/>
    <w:unhideWhenUsed/>
    <w:rsid w:val="00FA3C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00396">
      <w:bodyDiv w:val="1"/>
      <w:marLeft w:val="0"/>
      <w:marRight w:val="0"/>
      <w:marTop w:val="0"/>
      <w:marBottom w:val="0"/>
      <w:divBdr>
        <w:top w:val="none" w:sz="0" w:space="0" w:color="auto"/>
        <w:left w:val="none" w:sz="0" w:space="0" w:color="auto"/>
        <w:bottom w:val="none" w:sz="0" w:space="0" w:color="auto"/>
        <w:right w:val="none" w:sz="0" w:space="0" w:color="auto"/>
      </w:divBdr>
    </w:div>
    <w:div w:id="47462570">
      <w:bodyDiv w:val="1"/>
      <w:marLeft w:val="0"/>
      <w:marRight w:val="0"/>
      <w:marTop w:val="0"/>
      <w:marBottom w:val="0"/>
      <w:divBdr>
        <w:top w:val="none" w:sz="0" w:space="0" w:color="auto"/>
        <w:left w:val="none" w:sz="0" w:space="0" w:color="auto"/>
        <w:bottom w:val="none" w:sz="0" w:space="0" w:color="auto"/>
        <w:right w:val="none" w:sz="0" w:space="0" w:color="auto"/>
      </w:divBdr>
    </w:div>
    <w:div w:id="135879940">
      <w:bodyDiv w:val="1"/>
      <w:marLeft w:val="0"/>
      <w:marRight w:val="0"/>
      <w:marTop w:val="0"/>
      <w:marBottom w:val="0"/>
      <w:divBdr>
        <w:top w:val="none" w:sz="0" w:space="0" w:color="auto"/>
        <w:left w:val="none" w:sz="0" w:space="0" w:color="auto"/>
        <w:bottom w:val="none" w:sz="0" w:space="0" w:color="auto"/>
        <w:right w:val="none" w:sz="0" w:space="0" w:color="auto"/>
      </w:divBdr>
    </w:div>
    <w:div w:id="146634745">
      <w:bodyDiv w:val="1"/>
      <w:marLeft w:val="0"/>
      <w:marRight w:val="0"/>
      <w:marTop w:val="0"/>
      <w:marBottom w:val="0"/>
      <w:divBdr>
        <w:top w:val="none" w:sz="0" w:space="0" w:color="auto"/>
        <w:left w:val="none" w:sz="0" w:space="0" w:color="auto"/>
        <w:bottom w:val="none" w:sz="0" w:space="0" w:color="auto"/>
        <w:right w:val="none" w:sz="0" w:space="0" w:color="auto"/>
      </w:divBdr>
    </w:div>
    <w:div w:id="187717475">
      <w:bodyDiv w:val="1"/>
      <w:marLeft w:val="0"/>
      <w:marRight w:val="0"/>
      <w:marTop w:val="0"/>
      <w:marBottom w:val="0"/>
      <w:divBdr>
        <w:top w:val="none" w:sz="0" w:space="0" w:color="auto"/>
        <w:left w:val="none" w:sz="0" w:space="0" w:color="auto"/>
        <w:bottom w:val="none" w:sz="0" w:space="0" w:color="auto"/>
        <w:right w:val="none" w:sz="0" w:space="0" w:color="auto"/>
      </w:divBdr>
    </w:div>
    <w:div w:id="202451088">
      <w:bodyDiv w:val="1"/>
      <w:marLeft w:val="0"/>
      <w:marRight w:val="0"/>
      <w:marTop w:val="0"/>
      <w:marBottom w:val="0"/>
      <w:divBdr>
        <w:top w:val="none" w:sz="0" w:space="0" w:color="auto"/>
        <w:left w:val="none" w:sz="0" w:space="0" w:color="auto"/>
        <w:bottom w:val="none" w:sz="0" w:space="0" w:color="auto"/>
        <w:right w:val="none" w:sz="0" w:space="0" w:color="auto"/>
      </w:divBdr>
    </w:div>
    <w:div w:id="213472698">
      <w:bodyDiv w:val="1"/>
      <w:marLeft w:val="0"/>
      <w:marRight w:val="0"/>
      <w:marTop w:val="0"/>
      <w:marBottom w:val="0"/>
      <w:divBdr>
        <w:top w:val="none" w:sz="0" w:space="0" w:color="auto"/>
        <w:left w:val="none" w:sz="0" w:space="0" w:color="auto"/>
        <w:bottom w:val="none" w:sz="0" w:space="0" w:color="auto"/>
        <w:right w:val="none" w:sz="0" w:space="0" w:color="auto"/>
      </w:divBdr>
    </w:div>
    <w:div w:id="234509270">
      <w:bodyDiv w:val="1"/>
      <w:marLeft w:val="0"/>
      <w:marRight w:val="0"/>
      <w:marTop w:val="0"/>
      <w:marBottom w:val="0"/>
      <w:divBdr>
        <w:top w:val="none" w:sz="0" w:space="0" w:color="auto"/>
        <w:left w:val="none" w:sz="0" w:space="0" w:color="auto"/>
        <w:bottom w:val="none" w:sz="0" w:space="0" w:color="auto"/>
        <w:right w:val="none" w:sz="0" w:space="0" w:color="auto"/>
      </w:divBdr>
    </w:div>
    <w:div w:id="245961590">
      <w:bodyDiv w:val="1"/>
      <w:marLeft w:val="0"/>
      <w:marRight w:val="0"/>
      <w:marTop w:val="0"/>
      <w:marBottom w:val="0"/>
      <w:divBdr>
        <w:top w:val="none" w:sz="0" w:space="0" w:color="auto"/>
        <w:left w:val="none" w:sz="0" w:space="0" w:color="auto"/>
        <w:bottom w:val="none" w:sz="0" w:space="0" w:color="auto"/>
        <w:right w:val="none" w:sz="0" w:space="0" w:color="auto"/>
      </w:divBdr>
    </w:div>
    <w:div w:id="249167899">
      <w:bodyDiv w:val="1"/>
      <w:marLeft w:val="0"/>
      <w:marRight w:val="0"/>
      <w:marTop w:val="0"/>
      <w:marBottom w:val="0"/>
      <w:divBdr>
        <w:top w:val="none" w:sz="0" w:space="0" w:color="auto"/>
        <w:left w:val="none" w:sz="0" w:space="0" w:color="auto"/>
        <w:bottom w:val="none" w:sz="0" w:space="0" w:color="auto"/>
        <w:right w:val="none" w:sz="0" w:space="0" w:color="auto"/>
      </w:divBdr>
    </w:div>
    <w:div w:id="345789312">
      <w:bodyDiv w:val="1"/>
      <w:marLeft w:val="0"/>
      <w:marRight w:val="0"/>
      <w:marTop w:val="0"/>
      <w:marBottom w:val="0"/>
      <w:divBdr>
        <w:top w:val="none" w:sz="0" w:space="0" w:color="auto"/>
        <w:left w:val="none" w:sz="0" w:space="0" w:color="auto"/>
        <w:bottom w:val="none" w:sz="0" w:space="0" w:color="auto"/>
        <w:right w:val="none" w:sz="0" w:space="0" w:color="auto"/>
      </w:divBdr>
    </w:div>
    <w:div w:id="401872647">
      <w:bodyDiv w:val="1"/>
      <w:marLeft w:val="0"/>
      <w:marRight w:val="0"/>
      <w:marTop w:val="0"/>
      <w:marBottom w:val="0"/>
      <w:divBdr>
        <w:top w:val="none" w:sz="0" w:space="0" w:color="auto"/>
        <w:left w:val="none" w:sz="0" w:space="0" w:color="auto"/>
        <w:bottom w:val="none" w:sz="0" w:space="0" w:color="auto"/>
        <w:right w:val="none" w:sz="0" w:space="0" w:color="auto"/>
      </w:divBdr>
    </w:div>
    <w:div w:id="460660294">
      <w:bodyDiv w:val="1"/>
      <w:marLeft w:val="0"/>
      <w:marRight w:val="0"/>
      <w:marTop w:val="0"/>
      <w:marBottom w:val="0"/>
      <w:divBdr>
        <w:top w:val="none" w:sz="0" w:space="0" w:color="auto"/>
        <w:left w:val="none" w:sz="0" w:space="0" w:color="auto"/>
        <w:bottom w:val="none" w:sz="0" w:space="0" w:color="auto"/>
        <w:right w:val="none" w:sz="0" w:space="0" w:color="auto"/>
      </w:divBdr>
    </w:div>
    <w:div w:id="544566690">
      <w:bodyDiv w:val="1"/>
      <w:marLeft w:val="0"/>
      <w:marRight w:val="0"/>
      <w:marTop w:val="0"/>
      <w:marBottom w:val="0"/>
      <w:divBdr>
        <w:top w:val="none" w:sz="0" w:space="0" w:color="auto"/>
        <w:left w:val="none" w:sz="0" w:space="0" w:color="auto"/>
        <w:bottom w:val="none" w:sz="0" w:space="0" w:color="auto"/>
        <w:right w:val="none" w:sz="0" w:space="0" w:color="auto"/>
      </w:divBdr>
    </w:div>
    <w:div w:id="552542071">
      <w:bodyDiv w:val="1"/>
      <w:marLeft w:val="0"/>
      <w:marRight w:val="0"/>
      <w:marTop w:val="0"/>
      <w:marBottom w:val="0"/>
      <w:divBdr>
        <w:top w:val="none" w:sz="0" w:space="0" w:color="auto"/>
        <w:left w:val="none" w:sz="0" w:space="0" w:color="auto"/>
        <w:bottom w:val="none" w:sz="0" w:space="0" w:color="auto"/>
        <w:right w:val="none" w:sz="0" w:space="0" w:color="auto"/>
      </w:divBdr>
    </w:div>
    <w:div w:id="593321041">
      <w:bodyDiv w:val="1"/>
      <w:marLeft w:val="0"/>
      <w:marRight w:val="0"/>
      <w:marTop w:val="0"/>
      <w:marBottom w:val="0"/>
      <w:divBdr>
        <w:top w:val="none" w:sz="0" w:space="0" w:color="auto"/>
        <w:left w:val="none" w:sz="0" w:space="0" w:color="auto"/>
        <w:bottom w:val="none" w:sz="0" w:space="0" w:color="auto"/>
        <w:right w:val="none" w:sz="0" w:space="0" w:color="auto"/>
      </w:divBdr>
    </w:div>
    <w:div w:id="614479790">
      <w:bodyDiv w:val="1"/>
      <w:marLeft w:val="0"/>
      <w:marRight w:val="0"/>
      <w:marTop w:val="0"/>
      <w:marBottom w:val="0"/>
      <w:divBdr>
        <w:top w:val="none" w:sz="0" w:space="0" w:color="auto"/>
        <w:left w:val="none" w:sz="0" w:space="0" w:color="auto"/>
        <w:bottom w:val="none" w:sz="0" w:space="0" w:color="auto"/>
        <w:right w:val="none" w:sz="0" w:space="0" w:color="auto"/>
      </w:divBdr>
    </w:div>
    <w:div w:id="680471773">
      <w:bodyDiv w:val="1"/>
      <w:marLeft w:val="0"/>
      <w:marRight w:val="0"/>
      <w:marTop w:val="0"/>
      <w:marBottom w:val="0"/>
      <w:divBdr>
        <w:top w:val="none" w:sz="0" w:space="0" w:color="auto"/>
        <w:left w:val="none" w:sz="0" w:space="0" w:color="auto"/>
        <w:bottom w:val="none" w:sz="0" w:space="0" w:color="auto"/>
        <w:right w:val="none" w:sz="0" w:space="0" w:color="auto"/>
      </w:divBdr>
    </w:div>
    <w:div w:id="747192030">
      <w:bodyDiv w:val="1"/>
      <w:marLeft w:val="0"/>
      <w:marRight w:val="0"/>
      <w:marTop w:val="0"/>
      <w:marBottom w:val="0"/>
      <w:divBdr>
        <w:top w:val="none" w:sz="0" w:space="0" w:color="auto"/>
        <w:left w:val="none" w:sz="0" w:space="0" w:color="auto"/>
        <w:bottom w:val="none" w:sz="0" w:space="0" w:color="auto"/>
        <w:right w:val="none" w:sz="0" w:space="0" w:color="auto"/>
      </w:divBdr>
    </w:div>
    <w:div w:id="890189657">
      <w:bodyDiv w:val="1"/>
      <w:marLeft w:val="0"/>
      <w:marRight w:val="0"/>
      <w:marTop w:val="0"/>
      <w:marBottom w:val="0"/>
      <w:divBdr>
        <w:top w:val="none" w:sz="0" w:space="0" w:color="auto"/>
        <w:left w:val="none" w:sz="0" w:space="0" w:color="auto"/>
        <w:bottom w:val="none" w:sz="0" w:space="0" w:color="auto"/>
        <w:right w:val="none" w:sz="0" w:space="0" w:color="auto"/>
      </w:divBdr>
    </w:div>
    <w:div w:id="939219960">
      <w:bodyDiv w:val="1"/>
      <w:marLeft w:val="0"/>
      <w:marRight w:val="0"/>
      <w:marTop w:val="0"/>
      <w:marBottom w:val="0"/>
      <w:divBdr>
        <w:top w:val="none" w:sz="0" w:space="0" w:color="auto"/>
        <w:left w:val="none" w:sz="0" w:space="0" w:color="auto"/>
        <w:bottom w:val="none" w:sz="0" w:space="0" w:color="auto"/>
        <w:right w:val="none" w:sz="0" w:space="0" w:color="auto"/>
      </w:divBdr>
    </w:div>
    <w:div w:id="1006976459">
      <w:bodyDiv w:val="1"/>
      <w:marLeft w:val="0"/>
      <w:marRight w:val="0"/>
      <w:marTop w:val="0"/>
      <w:marBottom w:val="0"/>
      <w:divBdr>
        <w:top w:val="none" w:sz="0" w:space="0" w:color="auto"/>
        <w:left w:val="none" w:sz="0" w:space="0" w:color="auto"/>
        <w:bottom w:val="none" w:sz="0" w:space="0" w:color="auto"/>
        <w:right w:val="none" w:sz="0" w:space="0" w:color="auto"/>
      </w:divBdr>
    </w:div>
    <w:div w:id="1098670283">
      <w:bodyDiv w:val="1"/>
      <w:marLeft w:val="0"/>
      <w:marRight w:val="0"/>
      <w:marTop w:val="0"/>
      <w:marBottom w:val="0"/>
      <w:divBdr>
        <w:top w:val="none" w:sz="0" w:space="0" w:color="auto"/>
        <w:left w:val="none" w:sz="0" w:space="0" w:color="auto"/>
        <w:bottom w:val="none" w:sz="0" w:space="0" w:color="auto"/>
        <w:right w:val="none" w:sz="0" w:space="0" w:color="auto"/>
      </w:divBdr>
    </w:div>
    <w:div w:id="1135755963">
      <w:bodyDiv w:val="1"/>
      <w:marLeft w:val="0"/>
      <w:marRight w:val="0"/>
      <w:marTop w:val="0"/>
      <w:marBottom w:val="0"/>
      <w:divBdr>
        <w:top w:val="none" w:sz="0" w:space="0" w:color="auto"/>
        <w:left w:val="none" w:sz="0" w:space="0" w:color="auto"/>
        <w:bottom w:val="none" w:sz="0" w:space="0" w:color="auto"/>
        <w:right w:val="none" w:sz="0" w:space="0" w:color="auto"/>
      </w:divBdr>
    </w:div>
    <w:div w:id="1435714170">
      <w:bodyDiv w:val="1"/>
      <w:marLeft w:val="0"/>
      <w:marRight w:val="0"/>
      <w:marTop w:val="0"/>
      <w:marBottom w:val="0"/>
      <w:divBdr>
        <w:top w:val="none" w:sz="0" w:space="0" w:color="auto"/>
        <w:left w:val="none" w:sz="0" w:space="0" w:color="auto"/>
        <w:bottom w:val="none" w:sz="0" w:space="0" w:color="auto"/>
        <w:right w:val="none" w:sz="0" w:space="0" w:color="auto"/>
      </w:divBdr>
    </w:div>
    <w:div w:id="1505589125">
      <w:bodyDiv w:val="1"/>
      <w:marLeft w:val="0"/>
      <w:marRight w:val="0"/>
      <w:marTop w:val="0"/>
      <w:marBottom w:val="0"/>
      <w:divBdr>
        <w:top w:val="none" w:sz="0" w:space="0" w:color="auto"/>
        <w:left w:val="none" w:sz="0" w:space="0" w:color="auto"/>
        <w:bottom w:val="none" w:sz="0" w:space="0" w:color="auto"/>
        <w:right w:val="none" w:sz="0" w:space="0" w:color="auto"/>
      </w:divBdr>
    </w:div>
    <w:div w:id="1582790559">
      <w:bodyDiv w:val="1"/>
      <w:marLeft w:val="0"/>
      <w:marRight w:val="0"/>
      <w:marTop w:val="0"/>
      <w:marBottom w:val="0"/>
      <w:divBdr>
        <w:top w:val="none" w:sz="0" w:space="0" w:color="auto"/>
        <w:left w:val="none" w:sz="0" w:space="0" w:color="auto"/>
        <w:bottom w:val="none" w:sz="0" w:space="0" w:color="auto"/>
        <w:right w:val="none" w:sz="0" w:space="0" w:color="auto"/>
      </w:divBdr>
    </w:div>
    <w:div w:id="1645622623">
      <w:bodyDiv w:val="1"/>
      <w:marLeft w:val="0"/>
      <w:marRight w:val="0"/>
      <w:marTop w:val="0"/>
      <w:marBottom w:val="0"/>
      <w:divBdr>
        <w:top w:val="none" w:sz="0" w:space="0" w:color="auto"/>
        <w:left w:val="none" w:sz="0" w:space="0" w:color="auto"/>
        <w:bottom w:val="none" w:sz="0" w:space="0" w:color="auto"/>
        <w:right w:val="none" w:sz="0" w:space="0" w:color="auto"/>
      </w:divBdr>
    </w:div>
    <w:div w:id="1679625084">
      <w:bodyDiv w:val="1"/>
      <w:marLeft w:val="0"/>
      <w:marRight w:val="0"/>
      <w:marTop w:val="0"/>
      <w:marBottom w:val="0"/>
      <w:divBdr>
        <w:top w:val="none" w:sz="0" w:space="0" w:color="auto"/>
        <w:left w:val="none" w:sz="0" w:space="0" w:color="auto"/>
        <w:bottom w:val="none" w:sz="0" w:space="0" w:color="auto"/>
        <w:right w:val="none" w:sz="0" w:space="0" w:color="auto"/>
      </w:divBdr>
    </w:div>
    <w:div w:id="1726292541">
      <w:bodyDiv w:val="1"/>
      <w:marLeft w:val="0"/>
      <w:marRight w:val="0"/>
      <w:marTop w:val="0"/>
      <w:marBottom w:val="0"/>
      <w:divBdr>
        <w:top w:val="none" w:sz="0" w:space="0" w:color="auto"/>
        <w:left w:val="none" w:sz="0" w:space="0" w:color="auto"/>
        <w:bottom w:val="none" w:sz="0" w:space="0" w:color="auto"/>
        <w:right w:val="none" w:sz="0" w:space="0" w:color="auto"/>
      </w:divBdr>
    </w:div>
    <w:div w:id="1736316587">
      <w:bodyDiv w:val="1"/>
      <w:marLeft w:val="0"/>
      <w:marRight w:val="0"/>
      <w:marTop w:val="0"/>
      <w:marBottom w:val="0"/>
      <w:divBdr>
        <w:top w:val="none" w:sz="0" w:space="0" w:color="auto"/>
        <w:left w:val="none" w:sz="0" w:space="0" w:color="auto"/>
        <w:bottom w:val="none" w:sz="0" w:space="0" w:color="auto"/>
        <w:right w:val="none" w:sz="0" w:space="0" w:color="auto"/>
      </w:divBdr>
    </w:div>
    <w:div w:id="1800151792">
      <w:bodyDiv w:val="1"/>
      <w:marLeft w:val="0"/>
      <w:marRight w:val="0"/>
      <w:marTop w:val="0"/>
      <w:marBottom w:val="0"/>
      <w:divBdr>
        <w:top w:val="none" w:sz="0" w:space="0" w:color="auto"/>
        <w:left w:val="none" w:sz="0" w:space="0" w:color="auto"/>
        <w:bottom w:val="none" w:sz="0" w:space="0" w:color="auto"/>
        <w:right w:val="none" w:sz="0" w:space="0" w:color="auto"/>
      </w:divBdr>
    </w:div>
    <w:div w:id="1826432336">
      <w:bodyDiv w:val="1"/>
      <w:marLeft w:val="0"/>
      <w:marRight w:val="0"/>
      <w:marTop w:val="0"/>
      <w:marBottom w:val="0"/>
      <w:divBdr>
        <w:top w:val="none" w:sz="0" w:space="0" w:color="auto"/>
        <w:left w:val="none" w:sz="0" w:space="0" w:color="auto"/>
        <w:bottom w:val="none" w:sz="0" w:space="0" w:color="auto"/>
        <w:right w:val="none" w:sz="0" w:space="0" w:color="auto"/>
      </w:divBdr>
    </w:div>
    <w:div w:id="1831284650">
      <w:bodyDiv w:val="1"/>
      <w:marLeft w:val="0"/>
      <w:marRight w:val="0"/>
      <w:marTop w:val="0"/>
      <w:marBottom w:val="0"/>
      <w:divBdr>
        <w:top w:val="none" w:sz="0" w:space="0" w:color="auto"/>
        <w:left w:val="none" w:sz="0" w:space="0" w:color="auto"/>
        <w:bottom w:val="none" w:sz="0" w:space="0" w:color="auto"/>
        <w:right w:val="none" w:sz="0" w:space="0" w:color="auto"/>
      </w:divBdr>
    </w:div>
    <w:div w:id="1915970391">
      <w:bodyDiv w:val="1"/>
      <w:marLeft w:val="0"/>
      <w:marRight w:val="0"/>
      <w:marTop w:val="0"/>
      <w:marBottom w:val="0"/>
      <w:divBdr>
        <w:top w:val="none" w:sz="0" w:space="0" w:color="auto"/>
        <w:left w:val="none" w:sz="0" w:space="0" w:color="auto"/>
        <w:bottom w:val="none" w:sz="0" w:space="0" w:color="auto"/>
        <w:right w:val="none" w:sz="0" w:space="0" w:color="auto"/>
      </w:divBdr>
    </w:div>
    <w:div w:id="2022197656">
      <w:bodyDiv w:val="1"/>
      <w:marLeft w:val="0"/>
      <w:marRight w:val="0"/>
      <w:marTop w:val="0"/>
      <w:marBottom w:val="0"/>
      <w:divBdr>
        <w:top w:val="none" w:sz="0" w:space="0" w:color="auto"/>
        <w:left w:val="none" w:sz="0" w:space="0" w:color="auto"/>
        <w:bottom w:val="none" w:sz="0" w:space="0" w:color="auto"/>
        <w:right w:val="none" w:sz="0" w:space="0" w:color="auto"/>
      </w:divBdr>
    </w:div>
    <w:div w:id="2040550595">
      <w:bodyDiv w:val="1"/>
      <w:marLeft w:val="0"/>
      <w:marRight w:val="0"/>
      <w:marTop w:val="0"/>
      <w:marBottom w:val="0"/>
      <w:divBdr>
        <w:top w:val="none" w:sz="0" w:space="0" w:color="auto"/>
        <w:left w:val="none" w:sz="0" w:space="0" w:color="auto"/>
        <w:bottom w:val="none" w:sz="0" w:space="0" w:color="auto"/>
        <w:right w:val="none" w:sz="0" w:space="0" w:color="auto"/>
      </w:divBdr>
    </w:div>
    <w:div w:id="2072727718">
      <w:bodyDiv w:val="1"/>
      <w:marLeft w:val="0"/>
      <w:marRight w:val="0"/>
      <w:marTop w:val="0"/>
      <w:marBottom w:val="0"/>
      <w:divBdr>
        <w:top w:val="none" w:sz="0" w:space="0" w:color="auto"/>
        <w:left w:val="none" w:sz="0" w:space="0" w:color="auto"/>
        <w:bottom w:val="none" w:sz="0" w:space="0" w:color="auto"/>
        <w:right w:val="none" w:sz="0" w:space="0" w:color="auto"/>
      </w:divBdr>
    </w:div>
    <w:div w:id="213151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sentrio.io/blog/diferencias-entre-desarrollo-iterativo-e-incrementa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intelequia.com/es/blog/post/qu%C3%A9-modelo-de-ciclo-de-vida-del-software-es-el-m%C3%A1s-adecuado-para-tu-proyect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atlassian.com/es/agile/scru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intelequia.com/es/blog/post/qu%C3%A9-modelo-de-ciclo-de-vida-del-software-es-el-m%C3%A1s-adecuado-para-tu-proyecto" TargetMode="External"/><Relationship Id="rId8" Type="http://schemas.openxmlformats.org/officeDocument/2006/relationships/image" Target="media/image1.png"/><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ibm.com/docs/es/product-master/12.0.0?topic=processes-defining-use-cases"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pos24</b:Tag>
    <b:SourceType>InternetSite</b:SourceType>
    <b:Guid>{1D36926C-94FF-4EF7-AC34-07629A612B7C}</b:Guid>
    <b:Title>possibleinc.</b:Title>
    <b:Year>2024</b:Year>
    <b:Author>
      <b:Author>
        <b:NameList>
          <b:Person>
            <b:Last>possibleinc.</b:Last>
          </b:Person>
        </b:NameList>
      </b:Author>
    </b:Author>
    <b:InternetSiteTitle>possibleinc.</b:InternetSiteTitle>
    <b:URL>https://www.possibleinc.com/blog/los-roles-de-la-metodologia-scrum/</b:URL>
    <b:RefOrder>1</b:RefOrder>
  </b:Source>
</b:Sources>
</file>

<file path=customXml/itemProps1.xml><?xml version="1.0" encoding="utf-8"?>
<ds:datastoreItem xmlns:ds="http://schemas.openxmlformats.org/officeDocument/2006/customXml" ds:itemID="{4C176404-7B42-4C3D-9BE2-B2DDC3054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81</Pages>
  <Words>13218</Words>
  <Characters>72705</Characters>
  <Application>Microsoft Office Word</Application>
  <DocSecurity>0</DocSecurity>
  <Lines>605</Lines>
  <Paragraphs>171</Paragraphs>
  <ScaleCrop>false</ScaleCrop>
  <Company/>
  <LinksUpToDate>false</LinksUpToDate>
  <CharactersWithSpaces>85752</CharactersWithSpaces>
  <SharedDoc>false</SharedDoc>
  <HLinks>
    <vt:vector size="582" baseType="variant">
      <vt:variant>
        <vt:i4>7143521</vt:i4>
      </vt:variant>
      <vt:variant>
        <vt:i4>702</vt:i4>
      </vt:variant>
      <vt:variant>
        <vt:i4>0</vt:i4>
      </vt:variant>
      <vt:variant>
        <vt:i4>5</vt:i4>
      </vt:variant>
      <vt:variant>
        <vt:lpwstr>https://intelequia.com/es/blog/post/qu%C3%A9-modelo-de-ciclo-de-vida-del-software-es-el-m%C3%A1s-adecuado-para-tu-proyecto</vt:lpwstr>
      </vt:variant>
      <vt:variant>
        <vt:lpwstr/>
      </vt:variant>
      <vt:variant>
        <vt:i4>1310796</vt:i4>
      </vt:variant>
      <vt:variant>
        <vt:i4>699</vt:i4>
      </vt:variant>
      <vt:variant>
        <vt:i4>0</vt:i4>
      </vt:variant>
      <vt:variant>
        <vt:i4>5</vt:i4>
      </vt:variant>
      <vt:variant>
        <vt:lpwstr>https://sentrio.io/blog/diferencias-entre-desarrollo-iterativo-e-incremental/</vt:lpwstr>
      </vt:variant>
      <vt:variant>
        <vt:lpwstr/>
      </vt:variant>
      <vt:variant>
        <vt:i4>4390913</vt:i4>
      </vt:variant>
      <vt:variant>
        <vt:i4>696</vt:i4>
      </vt:variant>
      <vt:variant>
        <vt:i4>0</vt:i4>
      </vt:variant>
      <vt:variant>
        <vt:i4>5</vt:i4>
      </vt:variant>
      <vt:variant>
        <vt:lpwstr>https://www.ibm.com/docs/es/product-master/12.0.0?topic=processes-defining-use-cases</vt:lpwstr>
      </vt:variant>
      <vt:variant>
        <vt:lpwstr/>
      </vt:variant>
      <vt:variant>
        <vt:i4>5439567</vt:i4>
      </vt:variant>
      <vt:variant>
        <vt:i4>693</vt:i4>
      </vt:variant>
      <vt:variant>
        <vt:i4>0</vt:i4>
      </vt:variant>
      <vt:variant>
        <vt:i4>5</vt:i4>
      </vt:variant>
      <vt:variant>
        <vt:lpwstr>https://www.atlassian.com/es/agile/scrum</vt:lpwstr>
      </vt:variant>
      <vt:variant>
        <vt:lpwstr/>
      </vt:variant>
      <vt:variant>
        <vt:i4>11075630</vt:i4>
      </vt:variant>
      <vt:variant>
        <vt:i4>675</vt:i4>
      </vt:variant>
      <vt:variant>
        <vt:i4>0</vt:i4>
      </vt:variant>
      <vt:variant>
        <vt:i4>5</vt:i4>
      </vt:variant>
      <vt:variant>
        <vt:lpwstr/>
      </vt:variant>
      <vt:variant>
        <vt:lpwstr>index_código_DDL</vt:lpwstr>
      </vt:variant>
      <vt:variant>
        <vt:i4>7143521</vt:i4>
      </vt:variant>
      <vt:variant>
        <vt:i4>561</vt:i4>
      </vt:variant>
      <vt:variant>
        <vt:i4>0</vt:i4>
      </vt:variant>
      <vt:variant>
        <vt:i4>5</vt:i4>
      </vt:variant>
      <vt:variant>
        <vt:lpwstr>https://intelequia.com/es/blog/post/qu%C3%A9-modelo-de-ciclo-de-vida-del-software-es-el-m%C3%A1s-adecuado-para-tu-proyecto,</vt:lpwstr>
      </vt:variant>
      <vt:variant>
        <vt:lpwstr/>
      </vt:variant>
      <vt:variant>
        <vt:i4>4259947</vt:i4>
      </vt:variant>
      <vt:variant>
        <vt:i4>552</vt:i4>
      </vt:variant>
      <vt:variant>
        <vt:i4>0</vt:i4>
      </vt:variant>
      <vt:variant>
        <vt:i4>5</vt:i4>
      </vt:variant>
      <vt:variant>
        <vt:lpwstr/>
      </vt:variant>
      <vt:variant>
        <vt:lpwstr>Flujo_de_proceso_optimizado</vt:lpwstr>
      </vt:variant>
      <vt:variant>
        <vt:i4>2555905</vt:i4>
      </vt:variant>
      <vt:variant>
        <vt:i4>546</vt:i4>
      </vt:variant>
      <vt:variant>
        <vt:i4>0</vt:i4>
      </vt:variant>
      <vt:variant>
        <vt:i4>5</vt:i4>
      </vt:variant>
      <vt:variant>
        <vt:lpwstr/>
      </vt:variant>
      <vt:variant>
        <vt:lpwstr>Flujo_de_proceso_original</vt:lpwstr>
      </vt:variant>
      <vt:variant>
        <vt:i4>1179709</vt:i4>
      </vt:variant>
      <vt:variant>
        <vt:i4>536</vt:i4>
      </vt:variant>
      <vt:variant>
        <vt:i4>0</vt:i4>
      </vt:variant>
      <vt:variant>
        <vt:i4>5</vt:i4>
      </vt:variant>
      <vt:variant>
        <vt:lpwstr/>
      </vt:variant>
      <vt:variant>
        <vt:lpwstr>_Toc183468911</vt:lpwstr>
      </vt:variant>
      <vt:variant>
        <vt:i4>1179709</vt:i4>
      </vt:variant>
      <vt:variant>
        <vt:i4>530</vt:i4>
      </vt:variant>
      <vt:variant>
        <vt:i4>0</vt:i4>
      </vt:variant>
      <vt:variant>
        <vt:i4>5</vt:i4>
      </vt:variant>
      <vt:variant>
        <vt:lpwstr/>
      </vt:variant>
      <vt:variant>
        <vt:lpwstr>_Toc183468910</vt:lpwstr>
      </vt:variant>
      <vt:variant>
        <vt:i4>1245245</vt:i4>
      </vt:variant>
      <vt:variant>
        <vt:i4>524</vt:i4>
      </vt:variant>
      <vt:variant>
        <vt:i4>0</vt:i4>
      </vt:variant>
      <vt:variant>
        <vt:i4>5</vt:i4>
      </vt:variant>
      <vt:variant>
        <vt:lpwstr/>
      </vt:variant>
      <vt:variant>
        <vt:lpwstr>_Toc183468909</vt:lpwstr>
      </vt:variant>
      <vt:variant>
        <vt:i4>1245245</vt:i4>
      </vt:variant>
      <vt:variant>
        <vt:i4>518</vt:i4>
      </vt:variant>
      <vt:variant>
        <vt:i4>0</vt:i4>
      </vt:variant>
      <vt:variant>
        <vt:i4>5</vt:i4>
      </vt:variant>
      <vt:variant>
        <vt:lpwstr/>
      </vt:variant>
      <vt:variant>
        <vt:lpwstr>_Toc183468908</vt:lpwstr>
      </vt:variant>
      <vt:variant>
        <vt:i4>1245245</vt:i4>
      </vt:variant>
      <vt:variant>
        <vt:i4>512</vt:i4>
      </vt:variant>
      <vt:variant>
        <vt:i4>0</vt:i4>
      </vt:variant>
      <vt:variant>
        <vt:i4>5</vt:i4>
      </vt:variant>
      <vt:variant>
        <vt:lpwstr/>
      </vt:variant>
      <vt:variant>
        <vt:lpwstr>_Toc183468907</vt:lpwstr>
      </vt:variant>
      <vt:variant>
        <vt:i4>1245245</vt:i4>
      </vt:variant>
      <vt:variant>
        <vt:i4>506</vt:i4>
      </vt:variant>
      <vt:variant>
        <vt:i4>0</vt:i4>
      </vt:variant>
      <vt:variant>
        <vt:i4>5</vt:i4>
      </vt:variant>
      <vt:variant>
        <vt:lpwstr/>
      </vt:variant>
      <vt:variant>
        <vt:lpwstr>_Toc183468906</vt:lpwstr>
      </vt:variant>
      <vt:variant>
        <vt:i4>1245245</vt:i4>
      </vt:variant>
      <vt:variant>
        <vt:i4>500</vt:i4>
      </vt:variant>
      <vt:variant>
        <vt:i4>0</vt:i4>
      </vt:variant>
      <vt:variant>
        <vt:i4>5</vt:i4>
      </vt:variant>
      <vt:variant>
        <vt:lpwstr/>
      </vt:variant>
      <vt:variant>
        <vt:lpwstr>_Toc183468905</vt:lpwstr>
      </vt:variant>
      <vt:variant>
        <vt:i4>1245245</vt:i4>
      </vt:variant>
      <vt:variant>
        <vt:i4>494</vt:i4>
      </vt:variant>
      <vt:variant>
        <vt:i4>0</vt:i4>
      </vt:variant>
      <vt:variant>
        <vt:i4>5</vt:i4>
      </vt:variant>
      <vt:variant>
        <vt:lpwstr/>
      </vt:variant>
      <vt:variant>
        <vt:lpwstr>_Toc183468904</vt:lpwstr>
      </vt:variant>
      <vt:variant>
        <vt:i4>1245245</vt:i4>
      </vt:variant>
      <vt:variant>
        <vt:i4>488</vt:i4>
      </vt:variant>
      <vt:variant>
        <vt:i4>0</vt:i4>
      </vt:variant>
      <vt:variant>
        <vt:i4>5</vt:i4>
      </vt:variant>
      <vt:variant>
        <vt:lpwstr/>
      </vt:variant>
      <vt:variant>
        <vt:lpwstr>_Toc183468903</vt:lpwstr>
      </vt:variant>
      <vt:variant>
        <vt:i4>1245245</vt:i4>
      </vt:variant>
      <vt:variant>
        <vt:i4>482</vt:i4>
      </vt:variant>
      <vt:variant>
        <vt:i4>0</vt:i4>
      </vt:variant>
      <vt:variant>
        <vt:i4>5</vt:i4>
      </vt:variant>
      <vt:variant>
        <vt:lpwstr/>
      </vt:variant>
      <vt:variant>
        <vt:lpwstr>_Toc183468902</vt:lpwstr>
      </vt:variant>
      <vt:variant>
        <vt:i4>1245245</vt:i4>
      </vt:variant>
      <vt:variant>
        <vt:i4>476</vt:i4>
      </vt:variant>
      <vt:variant>
        <vt:i4>0</vt:i4>
      </vt:variant>
      <vt:variant>
        <vt:i4>5</vt:i4>
      </vt:variant>
      <vt:variant>
        <vt:lpwstr/>
      </vt:variant>
      <vt:variant>
        <vt:lpwstr>_Toc183468901</vt:lpwstr>
      </vt:variant>
      <vt:variant>
        <vt:i4>1245245</vt:i4>
      </vt:variant>
      <vt:variant>
        <vt:i4>470</vt:i4>
      </vt:variant>
      <vt:variant>
        <vt:i4>0</vt:i4>
      </vt:variant>
      <vt:variant>
        <vt:i4>5</vt:i4>
      </vt:variant>
      <vt:variant>
        <vt:lpwstr/>
      </vt:variant>
      <vt:variant>
        <vt:lpwstr>_Toc183468900</vt:lpwstr>
      </vt:variant>
      <vt:variant>
        <vt:i4>1703996</vt:i4>
      </vt:variant>
      <vt:variant>
        <vt:i4>464</vt:i4>
      </vt:variant>
      <vt:variant>
        <vt:i4>0</vt:i4>
      </vt:variant>
      <vt:variant>
        <vt:i4>5</vt:i4>
      </vt:variant>
      <vt:variant>
        <vt:lpwstr/>
      </vt:variant>
      <vt:variant>
        <vt:lpwstr>_Toc183468899</vt:lpwstr>
      </vt:variant>
      <vt:variant>
        <vt:i4>1703996</vt:i4>
      </vt:variant>
      <vt:variant>
        <vt:i4>458</vt:i4>
      </vt:variant>
      <vt:variant>
        <vt:i4>0</vt:i4>
      </vt:variant>
      <vt:variant>
        <vt:i4>5</vt:i4>
      </vt:variant>
      <vt:variant>
        <vt:lpwstr/>
      </vt:variant>
      <vt:variant>
        <vt:lpwstr>_Toc183468898</vt:lpwstr>
      </vt:variant>
      <vt:variant>
        <vt:i4>1703996</vt:i4>
      </vt:variant>
      <vt:variant>
        <vt:i4>452</vt:i4>
      </vt:variant>
      <vt:variant>
        <vt:i4>0</vt:i4>
      </vt:variant>
      <vt:variant>
        <vt:i4>5</vt:i4>
      </vt:variant>
      <vt:variant>
        <vt:lpwstr/>
      </vt:variant>
      <vt:variant>
        <vt:lpwstr>_Toc183468897</vt:lpwstr>
      </vt:variant>
      <vt:variant>
        <vt:i4>1703996</vt:i4>
      </vt:variant>
      <vt:variant>
        <vt:i4>446</vt:i4>
      </vt:variant>
      <vt:variant>
        <vt:i4>0</vt:i4>
      </vt:variant>
      <vt:variant>
        <vt:i4>5</vt:i4>
      </vt:variant>
      <vt:variant>
        <vt:lpwstr/>
      </vt:variant>
      <vt:variant>
        <vt:lpwstr>_Toc183468896</vt:lpwstr>
      </vt:variant>
      <vt:variant>
        <vt:i4>1310772</vt:i4>
      </vt:variant>
      <vt:variant>
        <vt:i4>437</vt:i4>
      </vt:variant>
      <vt:variant>
        <vt:i4>0</vt:i4>
      </vt:variant>
      <vt:variant>
        <vt:i4>5</vt:i4>
      </vt:variant>
      <vt:variant>
        <vt:lpwstr/>
      </vt:variant>
      <vt:variant>
        <vt:lpwstr>_Toc183468070</vt:lpwstr>
      </vt:variant>
      <vt:variant>
        <vt:i4>1376308</vt:i4>
      </vt:variant>
      <vt:variant>
        <vt:i4>431</vt:i4>
      </vt:variant>
      <vt:variant>
        <vt:i4>0</vt:i4>
      </vt:variant>
      <vt:variant>
        <vt:i4>5</vt:i4>
      </vt:variant>
      <vt:variant>
        <vt:lpwstr/>
      </vt:variant>
      <vt:variant>
        <vt:lpwstr>_Toc183468069</vt:lpwstr>
      </vt:variant>
      <vt:variant>
        <vt:i4>1376308</vt:i4>
      </vt:variant>
      <vt:variant>
        <vt:i4>425</vt:i4>
      </vt:variant>
      <vt:variant>
        <vt:i4>0</vt:i4>
      </vt:variant>
      <vt:variant>
        <vt:i4>5</vt:i4>
      </vt:variant>
      <vt:variant>
        <vt:lpwstr/>
      </vt:variant>
      <vt:variant>
        <vt:lpwstr>_Toc183468068</vt:lpwstr>
      </vt:variant>
      <vt:variant>
        <vt:i4>1376308</vt:i4>
      </vt:variant>
      <vt:variant>
        <vt:i4>419</vt:i4>
      </vt:variant>
      <vt:variant>
        <vt:i4>0</vt:i4>
      </vt:variant>
      <vt:variant>
        <vt:i4>5</vt:i4>
      </vt:variant>
      <vt:variant>
        <vt:lpwstr/>
      </vt:variant>
      <vt:variant>
        <vt:lpwstr>_Toc183468067</vt:lpwstr>
      </vt:variant>
      <vt:variant>
        <vt:i4>1376308</vt:i4>
      </vt:variant>
      <vt:variant>
        <vt:i4>413</vt:i4>
      </vt:variant>
      <vt:variant>
        <vt:i4>0</vt:i4>
      </vt:variant>
      <vt:variant>
        <vt:i4>5</vt:i4>
      </vt:variant>
      <vt:variant>
        <vt:lpwstr/>
      </vt:variant>
      <vt:variant>
        <vt:lpwstr>_Toc183468066</vt:lpwstr>
      </vt:variant>
      <vt:variant>
        <vt:i4>1376308</vt:i4>
      </vt:variant>
      <vt:variant>
        <vt:i4>407</vt:i4>
      </vt:variant>
      <vt:variant>
        <vt:i4>0</vt:i4>
      </vt:variant>
      <vt:variant>
        <vt:i4>5</vt:i4>
      </vt:variant>
      <vt:variant>
        <vt:lpwstr/>
      </vt:variant>
      <vt:variant>
        <vt:lpwstr>_Toc183468065</vt:lpwstr>
      </vt:variant>
      <vt:variant>
        <vt:i4>1376308</vt:i4>
      </vt:variant>
      <vt:variant>
        <vt:i4>401</vt:i4>
      </vt:variant>
      <vt:variant>
        <vt:i4>0</vt:i4>
      </vt:variant>
      <vt:variant>
        <vt:i4>5</vt:i4>
      </vt:variant>
      <vt:variant>
        <vt:lpwstr/>
      </vt:variant>
      <vt:variant>
        <vt:lpwstr>_Toc183468064</vt:lpwstr>
      </vt:variant>
      <vt:variant>
        <vt:i4>1376308</vt:i4>
      </vt:variant>
      <vt:variant>
        <vt:i4>395</vt:i4>
      </vt:variant>
      <vt:variant>
        <vt:i4>0</vt:i4>
      </vt:variant>
      <vt:variant>
        <vt:i4>5</vt:i4>
      </vt:variant>
      <vt:variant>
        <vt:lpwstr/>
      </vt:variant>
      <vt:variant>
        <vt:lpwstr>_Toc183468063</vt:lpwstr>
      </vt:variant>
      <vt:variant>
        <vt:i4>1376308</vt:i4>
      </vt:variant>
      <vt:variant>
        <vt:i4>389</vt:i4>
      </vt:variant>
      <vt:variant>
        <vt:i4>0</vt:i4>
      </vt:variant>
      <vt:variant>
        <vt:i4>5</vt:i4>
      </vt:variant>
      <vt:variant>
        <vt:lpwstr/>
      </vt:variant>
      <vt:variant>
        <vt:lpwstr>_Toc183468062</vt:lpwstr>
      </vt:variant>
      <vt:variant>
        <vt:i4>1376308</vt:i4>
      </vt:variant>
      <vt:variant>
        <vt:i4>383</vt:i4>
      </vt:variant>
      <vt:variant>
        <vt:i4>0</vt:i4>
      </vt:variant>
      <vt:variant>
        <vt:i4>5</vt:i4>
      </vt:variant>
      <vt:variant>
        <vt:lpwstr/>
      </vt:variant>
      <vt:variant>
        <vt:lpwstr>_Toc183468061</vt:lpwstr>
      </vt:variant>
      <vt:variant>
        <vt:i4>1376308</vt:i4>
      </vt:variant>
      <vt:variant>
        <vt:i4>377</vt:i4>
      </vt:variant>
      <vt:variant>
        <vt:i4>0</vt:i4>
      </vt:variant>
      <vt:variant>
        <vt:i4>5</vt:i4>
      </vt:variant>
      <vt:variant>
        <vt:lpwstr/>
      </vt:variant>
      <vt:variant>
        <vt:lpwstr>_Toc183468060</vt:lpwstr>
      </vt:variant>
      <vt:variant>
        <vt:i4>1441844</vt:i4>
      </vt:variant>
      <vt:variant>
        <vt:i4>371</vt:i4>
      </vt:variant>
      <vt:variant>
        <vt:i4>0</vt:i4>
      </vt:variant>
      <vt:variant>
        <vt:i4>5</vt:i4>
      </vt:variant>
      <vt:variant>
        <vt:lpwstr/>
      </vt:variant>
      <vt:variant>
        <vt:lpwstr>_Toc183468059</vt:lpwstr>
      </vt:variant>
      <vt:variant>
        <vt:i4>1441844</vt:i4>
      </vt:variant>
      <vt:variant>
        <vt:i4>365</vt:i4>
      </vt:variant>
      <vt:variant>
        <vt:i4>0</vt:i4>
      </vt:variant>
      <vt:variant>
        <vt:i4>5</vt:i4>
      </vt:variant>
      <vt:variant>
        <vt:lpwstr/>
      </vt:variant>
      <vt:variant>
        <vt:lpwstr>_Toc183468058</vt:lpwstr>
      </vt:variant>
      <vt:variant>
        <vt:i4>1441844</vt:i4>
      </vt:variant>
      <vt:variant>
        <vt:i4>359</vt:i4>
      </vt:variant>
      <vt:variant>
        <vt:i4>0</vt:i4>
      </vt:variant>
      <vt:variant>
        <vt:i4>5</vt:i4>
      </vt:variant>
      <vt:variant>
        <vt:lpwstr/>
      </vt:variant>
      <vt:variant>
        <vt:lpwstr>_Toc183468057</vt:lpwstr>
      </vt:variant>
      <vt:variant>
        <vt:i4>1441844</vt:i4>
      </vt:variant>
      <vt:variant>
        <vt:i4>353</vt:i4>
      </vt:variant>
      <vt:variant>
        <vt:i4>0</vt:i4>
      </vt:variant>
      <vt:variant>
        <vt:i4>5</vt:i4>
      </vt:variant>
      <vt:variant>
        <vt:lpwstr/>
      </vt:variant>
      <vt:variant>
        <vt:lpwstr>_Toc183468056</vt:lpwstr>
      </vt:variant>
      <vt:variant>
        <vt:i4>1441844</vt:i4>
      </vt:variant>
      <vt:variant>
        <vt:i4>347</vt:i4>
      </vt:variant>
      <vt:variant>
        <vt:i4>0</vt:i4>
      </vt:variant>
      <vt:variant>
        <vt:i4>5</vt:i4>
      </vt:variant>
      <vt:variant>
        <vt:lpwstr/>
      </vt:variant>
      <vt:variant>
        <vt:lpwstr>_Toc183468055</vt:lpwstr>
      </vt:variant>
      <vt:variant>
        <vt:i4>1441844</vt:i4>
      </vt:variant>
      <vt:variant>
        <vt:i4>341</vt:i4>
      </vt:variant>
      <vt:variant>
        <vt:i4>0</vt:i4>
      </vt:variant>
      <vt:variant>
        <vt:i4>5</vt:i4>
      </vt:variant>
      <vt:variant>
        <vt:lpwstr/>
      </vt:variant>
      <vt:variant>
        <vt:lpwstr>_Toc183468054</vt:lpwstr>
      </vt:variant>
      <vt:variant>
        <vt:i4>1441844</vt:i4>
      </vt:variant>
      <vt:variant>
        <vt:i4>335</vt:i4>
      </vt:variant>
      <vt:variant>
        <vt:i4>0</vt:i4>
      </vt:variant>
      <vt:variant>
        <vt:i4>5</vt:i4>
      </vt:variant>
      <vt:variant>
        <vt:lpwstr/>
      </vt:variant>
      <vt:variant>
        <vt:lpwstr>_Toc183468053</vt:lpwstr>
      </vt:variant>
      <vt:variant>
        <vt:i4>1441844</vt:i4>
      </vt:variant>
      <vt:variant>
        <vt:i4>329</vt:i4>
      </vt:variant>
      <vt:variant>
        <vt:i4>0</vt:i4>
      </vt:variant>
      <vt:variant>
        <vt:i4>5</vt:i4>
      </vt:variant>
      <vt:variant>
        <vt:lpwstr/>
      </vt:variant>
      <vt:variant>
        <vt:lpwstr>_Toc183468052</vt:lpwstr>
      </vt:variant>
      <vt:variant>
        <vt:i4>1441844</vt:i4>
      </vt:variant>
      <vt:variant>
        <vt:i4>323</vt:i4>
      </vt:variant>
      <vt:variant>
        <vt:i4>0</vt:i4>
      </vt:variant>
      <vt:variant>
        <vt:i4>5</vt:i4>
      </vt:variant>
      <vt:variant>
        <vt:lpwstr/>
      </vt:variant>
      <vt:variant>
        <vt:lpwstr>_Toc183468051</vt:lpwstr>
      </vt:variant>
      <vt:variant>
        <vt:i4>1441844</vt:i4>
      </vt:variant>
      <vt:variant>
        <vt:i4>317</vt:i4>
      </vt:variant>
      <vt:variant>
        <vt:i4>0</vt:i4>
      </vt:variant>
      <vt:variant>
        <vt:i4>5</vt:i4>
      </vt:variant>
      <vt:variant>
        <vt:lpwstr/>
      </vt:variant>
      <vt:variant>
        <vt:lpwstr>_Toc183468050</vt:lpwstr>
      </vt:variant>
      <vt:variant>
        <vt:i4>1507380</vt:i4>
      </vt:variant>
      <vt:variant>
        <vt:i4>311</vt:i4>
      </vt:variant>
      <vt:variant>
        <vt:i4>0</vt:i4>
      </vt:variant>
      <vt:variant>
        <vt:i4>5</vt:i4>
      </vt:variant>
      <vt:variant>
        <vt:lpwstr/>
      </vt:variant>
      <vt:variant>
        <vt:lpwstr>_Toc183468049</vt:lpwstr>
      </vt:variant>
      <vt:variant>
        <vt:i4>1507380</vt:i4>
      </vt:variant>
      <vt:variant>
        <vt:i4>305</vt:i4>
      </vt:variant>
      <vt:variant>
        <vt:i4>0</vt:i4>
      </vt:variant>
      <vt:variant>
        <vt:i4>5</vt:i4>
      </vt:variant>
      <vt:variant>
        <vt:lpwstr/>
      </vt:variant>
      <vt:variant>
        <vt:lpwstr>_Toc183468048</vt:lpwstr>
      </vt:variant>
      <vt:variant>
        <vt:i4>1507380</vt:i4>
      </vt:variant>
      <vt:variant>
        <vt:i4>299</vt:i4>
      </vt:variant>
      <vt:variant>
        <vt:i4>0</vt:i4>
      </vt:variant>
      <vt:variant>
        <vt:i4>5</vt:i4>
      </vt:variant>
      <vt:variant>
        <vt:lpwstr/>
      </vt:variant>
      <vt:variant>
        <vt:lpwstr>_Toc183468047</vt:lpwstr>
      </vt:variant>
      <vt:variant>
        <vt:i4>1507380</vt:i4>
      </vt:variant>
      <vt:variant>
        <vt:i4>293</vt:i4>
      </vt:variant>
      <vt:variant>
        <vt:i4>0</vt:i4>
      </vt:variant>
      <vt:variant>
        <vt:i4>5</vt:i4>
      </vt:variant>
      <vt:variant>
        <vt:lpwstr/>
      </vt:variant>
      <vt:variant>
        <vt:lpwstr>_Toc183468046</vt:lpwstr>
      </vt:variant>
      <vt:variant>
        <vt:i4>1507380</vt:i4>
      </vt:variant>
      <vt:variant>
        <vt:i4>287</vt:i4>
      </vt:variant>
      <vt:variant>
        <vt:i4>0</vt:i4>
      </vt:variant>
      <vt:variant>
        <vt:i4>5</vt:i4>
      </vt:variant>
      <vt:variant>
        <vt:lpwstr/>
      </vt:variant>
      <vt:variant>
        <vt:lpwstr>_Toc183468045</vt:lpwstr>
      </vt:variant>
      <vt:variant>
        <vt:i4>1507380</vt:i4>
      </vt:variant>
      <vt:variant>
        <vt:i4>281</vt:i4>
      </vt:variant>
      <vt:variant>
        <vt:i4>0</vt:i4>
      </vt:variant>
      <vt:variant>
        <vt:i4>5</vt:i4>
      </vt:variant>
      <vt:variant>
        <vt:lpwstr/>
      </vt:variant>
      <vt:variant>
        <vt:lpwstr>_Toc183468044</vt:lpwstr>
      </vt:variant>
      <vt:variant>
        <vt:i4>1507380</vt:i4>
      </vt:variant>
      <vt:variant>
        <vt:i4>275</vt:i4>
      </vt:variant>
      <vt:variant>
        <vt:i4>0</vt:i4>
      </vt:variant>
      <vt:variant>
        <vt:i4>5</vt:i4>
      </vt:variant>
      <vt:variant>
        <vt:lpwstr/>
      </vt:variant>
      <vt:variant>
        <vt:lpwstr>_Toc183468043</vt:lpwstr>
      </vt:variant>
      <vt:variant>
        <vt:i4>1507380</vt:i4>
      </vt:variant>
      <vt:variant>
        <vt:i4>269</vt:i4>
      </vt:variant>
      <vt:variant>
        <vt:i4>0</vt:i4>
      </vt:variant>
      <vt:variant>
        <vt:i4>5</vt:i4>
      </vt:variant>
      <vt:variant>
        <vt:lpwstr/>
      </vt:variant>
      <vt:variant>
        <vt:lpwstr>_Toc183468042</vt:lpwstr>
      </vt:variant>
      <vt:variant>
        <vt:i4>1507380</vt:i4>
      </vt:variant>
      <vt:variant>
        <vt:i4>263</vt:i4>
      </vt:variant>
      <vt:variant>
        <vt:i4>0</vt:i4>
      </vt:variant>
      <vt:variant>
        <vt:i4>5</vt:i4>
      </vt:variant>
      <vt:variant>
        <vt:lpwstr/>
      </vt:variant>
      <vt:variant>
        <vt:lpwstr>_Toc183468041</vt:lpwstr>
      </vt:variant>
      <vt:variant>
        <vt:i4>1900605</vt:i4>
      </vt:variant>
      <vt:variant>
        <vt:i4>254</vt:i4>
      </vt:variant>
      <vt:variant>
        <vt:i4>0</vt:i4>
      </vt:variant>
      <vt:variant>
        <vt:i4>5</vt:i4>
      </vt:variant>
      <vt:variant>
        <vt:lpwstr/>
      </vt:variant>
      <vt:variant>
        <vt:lpwstr>_Toc183471870</vt:lpwstr>
      </vt:variant>
      <vt:variant>
        <vt:i4>1835069</vt:i4>
      </vt:variant>
      <vt:variant>
        <vt:i4>248</vt:i4>
      </vt:variant>
      <vt:variant>
        <vt:i4>0</vt:i4>
      </vt:variant>
      <vt:variant>
        <vt:i4>5</vt:i4>
      </vt:variant>
      <vt:variant>
        <vt:lpwstr/>
      </vt:variant>
      <vt:variant>
        <vt:lpwstr>_Toc183471869</vt:lpwstr>
      </vt:variant>
      <vt:variant>
        <vt:i4>1835069</vt:i4>
      </vt:variant>
      <vt:variant>
        <vt:i4>242</vt:i4>
      </vt:variant>
      <vt:variant>
        <vt:i4>0</vt:i4>
      </vt:variant>
      <vt:variant>
        <vt:i4>5</vt:i4>
      </vt:variant>
      <vt:variant>
        <vt:lpwstr/>
      </vt:variant>
      <vt:variant>
        <vt:lpwstr>_Toc183471868</vt:lpwstr>
      </vt:variant>
      <vt:variant>
        <vt:i4>1835069</vt:i4>
      </vt:variant>
      <vt:variant>
        <vt:i4>236</vt:i4>
      </vt:variant>
      <vt:variant>
        <vt:i4>0</vt:i4>
      </vt:variant>
      <vt:variant>
        <vt:i4>5</vt:i4>
      </vt:variant>
      <vt:variant>
        <vt:lpwstr/>
      </vt:variant>
      <vt:variant>
        <vt:lpwstr>_Toc183471867</vt:lpwstr>
      </vt:variant>
      <vt:variant>
        <vt:i4>1835069</vt:i4>
      </vt:variant>
      <vt:variant>
        <vt:i4>230</vt:i4>
      </vt:variant>
      <vt:variant>
        <vt:i4>0</vt:i4>
      </vt:variant>
      <vt:variant>
        <vt:i4>5</vt:i4>
      </vt:variant>
      <vt:variant>
        <vt:lpwstr/>
      </vt:variant>
      <vt:variant>
        <vt:lpwstr>_Toc183471866</vt:lpwstr>
      </vt:variant>
      <vt:variant>
        <vt:i4>1835069</vt:i4>
      </vt:variant>
      <vt:variant>
        <vt:i4>224</vt:i4>
      </vt:variant>
      <vt:variant>
        <vt:i4>0</vt:i4>
      </vt:variant>
      <vt:variant>
        <vt:i4>5</vt:i4>
      </vt:variant>
      <vt:variant>
        <vt:lpwstr/>
      </vt:variant>
      <vt:variant>
        <vt:lpwstr>_Toc183471865</vt:lpwstr>
      </vt:variant>
      <vt:variant>
        <vt:i4>1835069</vt:i4>
      </vt:variant>
      <vt:variant>
        <vt:i4>218</vt:i4>
      </vt:variant>
      <vt:variant>
        <vt:i4>0</vt:i4>
      </vt:variant>
      <vt:variant>
        <vt:i4>5</vt:i4>
      </vt:variant>
      <vt:variant>
        <vt:lpwstr/>
      </vt:variant>
      <vt:variant>
        <vt:lpwstr>_Toc183471864</vt:lpwstr>
      </vt:variant>
      <vt:variant>
        <vt:i4>1835069</vt:i4>
      </vt:variant>
      <vt:variant>
        <vt:i4>212</vt:i4>
      </vt:variant>
      <vt:variant>
        <vt:i4>0</vt:i4>
      </vt:variant>
      <vt:variant>
        <vt:i4>5</vt:i4>
      </vt:variant>
      <vt:variant>
        <vt:lpwstr/>
      </vt:variant>
      <vt:variant>
        <vt:lpwstr>_Toc183471863</vt:lpwstr>
      </vt:variant>
      <vt:variant>
        <vt:i4>1835069</vt:i4>
      </vt:variant>
      <vt:variant>
        <vt:i4>206</vt:i4>
      </vt:variant>
      <vt:variant>
        <vt:i4>0</vt:i4>
      </vt:variant>
      <vt:variant>
        <vt:i4>5</vt:i4>
      </vt:variant>
      <vt:variant>
        <vt:lpwstr/>
      </vt:variant>
      <vt:variant>
        <vt:lpwstr>_Toc183471862</vt:lpwstr>
      </vt:variant>
      <vt:variant>
        <vt:i4>1835069</vt:i4>
      </vt:variant>
      <vt:variant>
        <vt:i4>200</vt:i4>
      </vt:variant>
      <vt:variant>
        <vt:i4>0</vt:i4>
      </vt:variant>
      <vt:variant>
        <vt:i4>5</vt:i4>
      </vt:variant>
      <vt:variant>
        <vt:lpwstr/>
      </vt:variant>
      <vt:variant>
        <vt:lpwstr>_Toc183471861</vt:lpwstr>
      </vt:variant>
      <vt:variant>
        <vt:i4>1835069</vt:i4>
      </vt:variant>
      <vt:variant>
        <vt:i4>194</vt:i4>
      </vt:variant>
      <vt:variant>
        <vt:i4>0</vt:i4>
      </vt:variant>
      <vt:variant>
        <vt:i4>5</vt:i4>
      </vt:variant>
      <vt:variant>
        <vt:lpwstr/>
      </vt:variant>
      <vt:variant>
        <vt:lpwstr>_Toc183471860</vt:lpwstr>
      </vt:variant>
      <vt:variant>
        <vt:i4>2031677</vt:i4>
      </vt:variant>
      <vt:variant>
        <vt:i4>188</vt:i4>
      </vt:variant>
      <vt:variant>
        <vt:i4>0</vt:i4>
      </vt:variant>
      <vt:variant>
        <vt:i4>5</vt:i4>
      </vt:variant>
      <vt:variant>
        <vt:lpwstr/>
      </vt:variant>
      <vt:variant>
        <vt:lpwstr>_Toc183471859</vt:lpwstr>
      </vt:variant>
      <vt:variant>
        <vt:i4>2031677</vt:i4>
      </vt:variant>
      <vt:variant>
        <vt:i4>182</vt:i4>
      </vt:variant>
      <vt:variant>
        <vt:i4>0</vt:i4>
      </vt:variant>
      <vt:variant>
        <vt:i4>5</vt:i4>
      </vt:variant>
      <vt:variant>
        <vt:lpwstr/>
      </vt:variant>
      <vt:variant>
        <vt:lpwstr>_Toc183471858</vt:lpwstr>
      </vt:variant>
      <vt:variant>
        <vt:i4>2031677</vt:i4>
      </vt:variant>
      <vt:variant>
        <vt:i4>176</vt:i4>
      </vt:variant>
      <vt:variant>
        <vt:i4>0</vt:i4>
      </vt:variant>
      <vt:variant>
        <vt:i4>5</vt:i4>
      </vt:variant>
      <vt:variant>
        <vt:lpwstr/>
      </vt:variant>
      <vt:variant>
        <vt:lpwstr>_Toc183471857</vt:lpwstr>
      </vt:variant>
      <vt:variant>
        <vt:i4>2031677</vt:i4>
      </vt:variant>
      <vt:variant>
        <vt:i4>170</vt:i4>
      </vt:variant>
      <vt:variant>
        <vt:i4>0</vt:i4>
      </vt:variant>
      <vt:variant>
        <vt:i4>5</vt:i4>
      </vt:variant>
      <vt:variant>
        <vt:lpwstr/>
      </vt:variant>
      <vt:variant>
        <vt:lpwstr>_Toc183471856</vt:lpwstr>
      </vt:variant>
      <vt:variant>
        <vt:i4>2031677</vt:i4>
      </vt:variant>
      <vt:variant>
        <vt:i4>164</vt:i4>
      </vt:variant>
      <vt:variant>
        <vt:i4>0</vt:i4>
      </vt:variant>
      <vt:variant>
        <vt:i4>5</vt:i4>
      </vt:variant>
      <vt:variant>
        <vt:lpwstr/>
      </vt:variant>
      <vt:variant>
        <vt:lpwstr>_Toc183471855</vt:lpwstr>
      </vt:variant>
      <vt:variant>
        <vt:i4>2031677</vt:i4>
      </vt:variant>
      <vt:variant>
        <vt:i4>158</vt:i4>
      </vt:variant>
      <vt:variant>
        <vt:i4>0</vt:i4>
      </vt:variant>
      <vt:variant>
        <vt:i4>5</vt:i4>
      </vt:variant>
      <vt:variant>
        <vt:lpwstr/>
      </vt:variant>
      <vt:variant>
        <vt:lpwstr>_Toc183471854</vt:lpwstr>
      </vt:variant>
      <vt:variant>
        <vt:i4>2031677</vt:i4>
      </vt:variant>
      <vt:variant>
        <vt:i4>152</vt:i4>
      </vt:variant>
      <vt:variant>
        <vt:i4>0</vt:i4>
      </vt:variant>
      <vt:variant>
        <vt:i4>5</vt:i4>
      </vt:variant>
      <vt:variant>
        <vt:lpwstr/>
      </vt:variant>
      <vt:variant>
        <vt:lpwstr>_Toc183471853</vt:lpwstr>
      </vt:variant>
      <vt:variant>
        <vt:i4>2031677</vt:i4>
      </vt:variant>
      <vt:variant>
        <vt:i4>146</vt:i4>
      </vt:variant>
      <vt:variant>
        <vt:i4>0</vt:i4>
      </vt:variant>
      <vt:variant>
        <vt:i4>5</vt:i4>
      </vt:variant>
      <vt:variant>
        <vt:lpwstr/>
      </vt:variant>
      <vt:variant>
        <vt:lpwstr>_Toc183471852</vt:lpwstr>
      </vt:variant>
      <vt:variant>
        <vt:i4>2031677</vt:i4>
      </vt:variant>
      <vt:variant>
        <vt:i4>140</vt:i4>
      </vt:variant>
      <vt:variant>
        <vt:i4>0</vt:i4>
      </vt:variant>
      <vt:variant>
        <vt:i4>5</vt:i4>
      </vt:variant>
      <vt:variant>
        <vt:lpwstr/>
      </vt:variant>
      <vt:variant>
        <vt:lpwstr>_Toc183471851</vt:lpwstr>
      </vt:variant>
      <vt:variant>
        <vt:i4>2031677</vt:i4>
      </vt:variant>
      <vt:variant>
        <vt:i4>134</vt:i4>
      </vt:variant>
      <vt:variant>
        <vt:i4>0</vt:i4>
      </vt:variant>
      <vt:variant>
        <vt:i4>5</vt:i4>
      </vt:variant>
      <vt:variant>
        <vt:lpwstr/>
      </vt:variant>
      <vt:variant>
        <vt:lpwstr>_Toc183471850</vt:lpwstr>
      </vt:variant>
      <vt:variant>
        <vt:i4>1966141</vt:i4>
      </vt:variant>
      <vt:variant>
        <vt:i4>128</vt:i4>
      </vt:variant>
      <vt:variant>
        <vt:i4>0</vt:i4>
      </vt:variant>
      <vt:variant>
        <vt:i4>5</vt:i4>
      </vt:variant>
      <vt:variant>
        <vt:lpwstr/>
      </vt:variant>
      <vt:variant>
        <vt:lpwstr>_Toc183471849</vt:lpwstr>
      </vt:variant>
      <vt:variant>
        <vt:i4>1966141</vt:i4>
      </vt:variant>
      <vt:variant>
        <vt:i4>122</vt:i4>
      </vt:variant>
      <vt:variant>
        <vt:i4>0</vt:i4>
      </vt:variant>
      <vt:variant>
        <vt:i4>5</vt:i4>
      </vt:variant>
      <vt:variant>
        <vt:lpwstr/>
      </vt:variant>
      <vt:variant>
        <vt:lpwstr>_Toc183471848</vt:lpwstr>
      </vt:variant>
      <vt:variant>
        <vt:i4>1966141</vt:i4>
      </vt:variant>
      <vt:variant>
        <vt:i4>116</vt:i4>
      </vt:variant>
      <vt:variant>
        <vt:i4>0</vt:i4>
      </vt:variant>
      <vt:variant>
        <vt:i4>5</vt:i4>
      </vt:variant>
      <vt:variant>
        <vt:lpwstr/>
      </vt:variant>
      <vt:variant>
        <vt:lpwstr>_Toc183471847</vt:lpwstr>
      </vt:variant>
      <vt:variant>
        <vt:i4>1966141</vt:i4>
      </vt:variant>
      <vt:variant>
        <vt:i4>110</vt:i4>
      </vt:variant>
      <vt:variant>
        <vt:i4>0</vt:i4>
      </vt:variant>
      <vt:variant>
        <vt:i4>5</vt:i4>
      </vt:variant>
      <vt:variant>
        <vt:lpwstr/>
      </vt:variant>
      <vt:variant>
        <vt:lpwstr>_Toc183471846</vt:lpwstr>
      </vt:variant>
      <vt:variant>
        <vt:i4>1966141</vt:i4>
      </vt:variant>
      <vt:variant>
        <vt:i4>104</vt:i4>
      </vt:variant>
      <vt:variant>
        <vt:i4>0</vt:i4>
      </vt:variant>
      <vt:variant>
        <vt:i4>5</vt:i4>
      </vt:variant>
      <vt:variant>
        <vt:lpwstr/>
      </vt:variant>
      <vt:variant>
        <vt:lpwstr>_Toc183471845</vt:lpwstr>
      </vt:variant>
      <vt:variant>
        <vt:i4>1966141</vt:i4>
      </vt:variant>
      <vt:variant>
        <vt:i4>98</vt:i4>
      </vt:variant>
      <vt:variant>
        <vt:i4>0</vt:i4>
      </vt:variant>
      <vt:variant>
        <vt:i4>5</vt:i4>
      </vt:variant>
      <vt:variant>
        <vt:lpwstr/>
      </vt:variant>
      <vt:variant>
        <vt:lpwstr>_Toc183471844</vt:lpwstr>
      </vt:variant>
      <vt:variant>
        <vt:i4>1966141</vt:i4>
      </vt:variant>
      <vt:variant>
        <vt:i4>92</vt:i4>
      </vt:variant>
      <vt:variant>
        <vt:i4>0</vt:i4>
      </vt:variant>
      <vt:variant>
        <vt:i4>5</vt:i4>
      </vt:variant>
      <vt:variant>
        <vt:lpwstr/>
      </vt:variant>
      <vt:variant>
        <vt:lpwstr>_Toc183471843</vt:lpwstr>
      </vt:variant>
      <vt:variant>
        <vt:i4>1966141</vt:i4>
      </vt:variant>
      <vt:variant>
        <vt:i4>86</vt:i4>
      </vt:variant>
      <vt:variant>
        <vt:i4>0</vt:i4>
      </vt:variant>
      <vt:variant>
        <vt:i4>5</vt:i4>
      </vt:variant>
      <vt:variant>
        <vt:lpwstr/>
      </vt:variant>
      <vt:variant>
        <vt:lpwstr>_Toc183471842</vt:lpwstr>
      </vt:variant>
      <vt:variant>
        <vt:i4>1966141</vt:i4>
      </vt:variant>
      <vt:variant>
        <vt:i4>80</vt:i4>
      </vt:variant>
      <vt:variant>
        <vt:i4>0</vt:i4>
      </vt:variant>
      <vt:variant>
        <vt:i4>5</vt:i4>
      </vt:variant>
      <vt:variant>
        <vt:lpwstr/>
      </vt:variant>
      <vt:variant>
        <vt:lpwstr>_Toc183471841</vt:lpwstr>
      </vt:variant>
      <vt:variant>
        <vt:i4>1966141</vt:i4>
      </vt:variant>
      <vt:variant>
        <vt:i4>74</vt:i4>
      </vt:variant>
      <vt:variant>
        <vt:i4>0</vt:i4>
      </vt:variant>
      <vt:variant>
        <vt:i4>5</vt:i4>
      </vt:variant>
      <vt:variant>
        <vt:lpwstr/>
      </vt:variant>
      <vt:variant>
        <vt:lpwstr>_Toc183471840</vt:lpwstr>
      </vt:variant>
      <vt:variant>
        <vt:i4>1638461</vt:i4>
      </vt:variant>
      <vt:variant>
        <vt:i4>68</vt:i4>
      </vt:variant>
      <vt:variant>
        <vt:i4>0</vt:i4>
      </vt:variant>
      <vt:variant>
        <vt:i4>5</vt:i4>
      </vt:variant>
      <vt:variant>
        <vt:lpwstr/>
      </vt:variant>
      <vt:variant>
        <vt:lpwstr>_Toc183471839</vt:lpwstr>
      </vt:variant>
      <vt:variant>
        <vt:i4>1638461</vt:i4>
      </vt:variant>
      <vt:variant>
        <vt:i4>62</vt:i4>
      </vt:variant>
      <vt:variant>
        <vt:i4>0</vt:i4>
      </vt:variant>
      <vt:variant>
        <vt:i4>5</vt:i4>
      </vt:variant>
      <vt:variant>
        <vt:lpwstr/>
      </vt:variant>
      <vt:variant>
        <vt:lpwstr>_Toc183471838</vt:lpwstr>
      </vt:variant>
      <vt:variant>
        <vt:i4>1638461</vt:i4>
      </vt:variant>
      <vt:variant>
        <vt:i4>56</vt:i4>
      </vt:variant>
      <vt:variant>
        <vt:i4>0</vt:i4>
      </vt:variant>
      <vt:variant>
        <vt:i4>5</vt:i4>
      </vt:variant>
      <vt:variant>
        <vt:lpwstr/>
      </vt:variant>
      <vt:variant>
        <vt:lpwstr>_Toc183471837</vt:lpwstr>
      </vt:variant>
      <vt:variant>
        <vt:i4>1638461</vt:i4>
      </vt:variant>
      <vt:variant>
        <vt:i4>50</vt:i4>
      </vt:variant>
      <vt:variant>
        <vt:i4>0</vt:i4>
      </vt:variant>
      <vt:variant>
        <vt:i4>5</vt:i4>
      </vt:variant>
      <vt:variant>
        <vt:lpwstr/>
      </vt:variant>
      <vt:variant>
        <vt:lpwstr>_Toc183471836</vt:lpwstr>
      </vt:variant>
      <vt:variant>
        <vt:i4>1638461</vt:i4>
      </vt:variant>
      <vt:variant>
        <vt:i4>44</vt:i4>
      </vt:variant>
      <vt:variant>
        <vt:i4>0</vt:i4>
      </vt:variant>
      <vt:variant>
        <vt:i4>5</vt:i4>
      </vt:variant>
      <vt:variant>
        <vt:lpwstr/>
      </vt:variant>
      <vt:variant>
        <vt:lpwstr>_Toc183471835</vt:lpwstr>
      </vt:variant>
      <vt:variant>
        <vt:i4>1638461</vt:i4>
      </vt:variant>
      <vt:variant>
        <vt:i4>38</vt:i4>
      </vt:variant>
      <vt:variant>
        <vt:i4>0</vt:i4>
      </vt:variant>
      <vt:variant>
        <vt:i4>5</vt:i4>
      </vt:variant>
      <vt:variant>
        <vt:lpwstr/>
      </vt:variant>
      <vt:variant>
        <vt:lpwstr>_Toc183471834</vt:lpwstr>
      </vt:variant>
      <vt:variant>
        <vt:i4>1638461</vt:i4>
      </vt:variant>
      <vt:variant>
        <vt:i4>32</vt:i4>
      </vt:variant>
      <vt:variant>
        <vt:i4>0</vt:i4>
      </vt:variant>
      <vt:variant>
        <vt:i4>5</vt:i4>
      </vt:variant>
      <vt:variant>
        <vt:lpwstr/>
      </vt:variant>
      <vt:variant>
        <vt:lpwstr>_Toc183471833</vt:lpwstr>
      </vt:variant>
      <vt:variant>
        <vt:i4>1638461</vt:i4>
      </vt:variant>
      <vt:variant>
        <vt:i4>26</vt:i4>
      </vt:variant>
      <vt:variant>
        <vt:i4>0</vt:i4>
      </vt:variant>
      <vt:variant>
        <vt:i4>5</vt:i4>
      </vt:variant>
      <vt:variant>
        <vt:lpwstr/>
      </vt:variant>
      <vt:variant>
        <vt:lpwstr>_Toc183471832</vt:lpwstr>
      </vt:variant>
      <vt:variant>
        <vt:i4>1638461</vt:i4>
      </vt:variant>
      <vt:variant>
        <vt:i4>20</vt:i4>
      </vt:variant>
      <vt:variant>
        <vt:i4>0</vt:i4>
      </vt:variant>
      <vt:variant>
        <vt:i4>5</vt:i4>
      </vt:variant>
      <vt:variant>
        <vt:lpwstr/>
      </vt:variant>
      <vt:variant>
        <vt:lpwstr>_Toc183471831</vt:lpwstr>
      </vt:variant>
      <vt:variant>
        <vt:i4>1638461</vt:i4>
      </vt:variant>
      <vt:variant>
        <vt:i4>14</vt:i4>
      </vt:variant>
      <vt:variant>
        <vt:i4>0</vt:i4>
      </vt:variant>
      <vt:variant>
        <vt:i4>5</vt:i4>
      </vt:variant>
      <vt:variant>
        <vt:lpwstr/>
      </vt:variant>
      <vt:variant>
        <vt:lpwstr>_Toc183471830</vt:lpwstr>
      </vt:variant>
      <vt:variant>
        <vt:i4>1572925</vt:i4>
      </vt:variant>
      <vt:variant>
        <vt:i4>8</vt:i4>
      </vt:variant>
      <vt:variant>
        <vt:i4>0</vt:i4>
      </vt:variant>
      <vt:variant>
        <vt:i4>5</vt:i4>
      </vt:variant>
      <vt:variant>
        <vt:lpwstr/>
      </vt:variant>
      <vt:variant>
        <vt:lpwstr>_Toc183471829</vt:lpwstr>
      </vt:variant>
      <vt:variant>
        <vt:i4>1572925</vt:i4>
      </vt:variant>
      <vt:variant>
        <vt:i4>2</vt:i4>
      </vt:variant>
      <vt:variant>
        <vt:i4>0</vt:i4>
      </vt:variant>
      <vt:variant>
        <vt:i4>5</vt:i4>
      </vt:variant>
      <vt:variant>
        <vt:lpwstr/>
      </vt:variant>
      <vt:variant>
        <vt:lpwstr>_Toc183471828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David Sandoval Riquelme</dc:creator>
  <cp:keywords/>
  <dc:description/>
  <cp:lastModifiedBy>Jonatan David Sandoval Riquelme</cp:lastModifiedBy>
  <cp:revision>1340</cp:revision>
  <cp:lastPrinted>2024-11-26T03:04:00Z</cp:lastPrinted>
  <dcterms:created xsi:type="dcterms:W3CDTF">2024-11-17T03:04:00Z</dcterms:created>
  <dcterms:modified xsi:type="dcterms:W3CDTF">2024-11-27T01:49:00Z</dcterms:modified>
</cp:coreProperties>
</file>